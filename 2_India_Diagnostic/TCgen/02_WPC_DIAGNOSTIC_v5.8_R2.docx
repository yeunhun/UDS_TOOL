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71413" w14:textId="77777777" w:rsidR="000769D6" w:rsidRPr="00DD74DF" w:rsidRDefault="000769D6" w:rsidP="000769D6">
      <w:pPr>
        <w:rPr>
          <w:rFonts w:ascii="현대하모니 M" w:eastAsia="현대하모니 M" w:hAnsi="현대하모니 M"/>
        </w:rPr>
      </w:pPr>
    </w:p>
    <w:tbl>
      <w:tblPr>
        <w:tblpPr w:leftFromText="180" w:rightFromText="180" w:vertAnchor="page" w:horzAnchor="margin" w:tblpY="4253"/>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413"/>
        <w:gridCol w:w="683"/>
        <w:gridCol w:w="983"/>
        <w:gridCol w:w="894"/>
        <w:gridCol w:w="4470"/>
        <w:gridCol w:w="1881"/>
      </w:tblGrid>
      <w:tr w:rsidR="000769D6" w:rsidRPr="00DD74DF" w14:paraId="6D5FA09B" w14:textId="77777777" w:rsidTr="008674AD">
        <w:trPr>
          <w:trHeight w:val="363"/>
        </w:trPr>
        <w:tc>
          <w:tcPr>
            <w:tcW w:w="5000" w:type="pct"/>
            <w:gridSpan w:val="6"/>
            <w:tcBorders>
              <w:top w:val="single" w:sz="12" w:space="0" w:color="auto"/>
              <w:left w:val="single" w:sz="12" w:space="0" w:color="auto"/>
              <w:bottom w:val="single" w:sz="4" w:space="0" w:color="auto"/>
              <w:right w:val="single" w:sz="12" w:space="0" w:color="auto"/>
            </w:tcBorders>
            <w:shd w:val="clear" w:color="auto" w:fill="E0E0E0"/>
            <w:vAlign w:val="center"/>
          </w:tcPr>
          <w:p w14:paraId="081A208E" w14:textId="77777777" w:rsidR="000769D6" w:rsidRPr="00DD74DF" w:rsidRDefault="000769D6" w:rsidP="008674AD">
            <w:pPr>
              <w:jc w:val="center"/>
              <w:rPr>
                <w:rFonts w:ascii="현대하모니 M" w:eastAsia="현대하모니 M" w:hAnsi="현대하모니 M"/>
              </w:rPr>
            </w:pPr>
            <w:r w:rsidRPr="00DD74DF">
              <w:rPr>
                <w:rFonts w:ascii="현대하모니 M" w:eastAsia="현대하모니 M" w:hAnsi="현대하모니 M"/>
                <w:bCs/>
                <w:sz w:val="28"/>
                <w:szCs w:val="28"/>
              </w:rPr>
              <w:t>Document Change History</w:t>
            </w:r>
          </w:p>
        </w:tc>
      </w:tr>
      <w:tr w:rsidR="00F15D9D" w:rsidRPr="00DD74DF" w14:paraId="1E29D208" w14:textId="77777777" w:rsidTr="00F15D9D">
        <w:trPr>
          <w:trHeight w:val="363"/>
        </w:trPr>
        <w:tc>
          <w:tcPr>
            <w:tcW w:w="684" w:type="pct"/>
            <w:tcBorders>
              <w:top w:val="single" w:sz="4" w:space="0" w:color="auto"/>
              <w:left w:val="single" w:sz="12" w:space="0" w:color="auto"/>
              <w:bottom w:val="single" w:sz="12" w:space="0" w:color="auto"/>
              <w:right w:val="single" w:sz="6" w:space="0" w:color="auto"/>
            </w:tcBorders>
            <w:shd w:val="clear" w:color="auto" w:fill="E0E0E0"/>
          </w:tcPr>
          <w:p w14:paraId="08A13CEB"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Date</w:t>
            </w:r>
          </w:p>
        </w:tc>
        <w:tc>
          <w:tcPr>
            <w:tcW w:w="331" w:type="pct"/>
            <w:tcBorders>
              <w:top w:val="single" w:sz="4" w:space="0" w:color="auto"/>
              <w:left w:val="single" w:sz="6" w:space="0" w:color="auto"/>
              <w:bottom w:val="single" w:sz="12" w:space="0" w:color="auto"/>
              <w:right w:val="single" w:sz="4" w:space="0" w:color="auto"/>
            </w:tcBorders>
            <w:shd w:val="clear" w:color="auto" w:fill="E0E0E0"/>
          </w:tcPr>
          <w:p w14:paraId="2CAAB859"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Ver.</w:t>
            </w:r>
          </w:p>
        </w:tc>
        <w:tc>
          <w:tcPr>
            <w:tcW w:w="476" w:type="pct"/>
            <w:tcBorders>
              <w:top w:val="single" w:sz="4" w:space="0" w:color="auto"/>
              <w:left w:val="single" w:sz="4" w:space="0" w:color="auto"/>
              <w:bottom w:val="single" w:sz="12" w:space="0" w:color="auto"/>
              <w:right w:val="single" w:sz="4" w:space="0" w:color="auto"/>
            </w:tcBorders>
            <w:shd w:val="clear" w:color="auto" w:fill="E0E0E0"/>
          </w:tcPr>
          <w:p w14:paraId="2C6EF1EB"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Editor</w:t>
            </w:r>
          </w:p>
        </w:tc>
        <w:tc>
          <w:tcPr>
            <w:tcW w:w="433" w:type="pct"/>
            <w:tcBorders>
              <w:top w:val="single" w:sz="4" w:space="0" w:color="auto"/>
              <w:left w:val="single" w:sz="4" w:space="0" w:color="auto"/>
              <w:bottom w:val="single" w:sz="12" w:space="0" w:color="auto"/>
              <w:right w:val="single" w:sz="4" w:space="0" w:color="auto"/>
            </w:tcBorders>
            <w:shd w:val="clear" w:color="auto" w:fill="E0E0E0"/>
          </w:tcPr>
          <w:p w14:paraId="37439811"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Chap.</w:t>
            </w:r>
          </w:p>
        </w:tc>
        <w:tc>
          <w:tcPr>
            <w:tcW w:w="2165" w:type="pct"/>
            <w:tcBorders>
              <w:top w:val="single" w:sz="4" w:space="0" w:color="auto"/>
              <w:left w:val="single" w:sz="4" w:space="0" w:color="auto"/>
              <w:bottom w:val="single" w:sz="12" w:space="0" w:color="auto"/>
              <w:right w:val="single" w:sz="4" w:space="0" w:color="auto"/>
            </w:tcBorders>
            <w:shd w:val="clear" w:color="auto" w:fill="E0E0E0"/>
          </w:tcPr>
          <w:p w14:paraId="372D99E5"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Description</w:t>
            </w:r>
          </w:p>
        </w:tc>
        <w:tc>
          <w:tcPr>
            <w:tcW w:w="912" w:type="pct"/>
            <w:tcBorders>
              <w:top w:val="single" w:sz="4" w:space="0" w:color="auto"/>
              <w:left w:val="single" w:sz="4" w:space="0" w:color="auto"/>
              <w:bottom w:val="single" w:sz="12" w:space="0" w:color="auto"/>
              <w:right w:val="single" w:sz="12" w:space="0" w:color="auto"/>
            </w:tcBorders>
            <w:shd w:val="clear" w:color="auto" w:fill="E0E0E0"/>
          </w:tcPr>
          <w:p w14:paraId="6B75B83C" w14:textId="77777777" w:rsidR="000769D6" w:rsidRPr="00DD74DF" w:rsidRDefault="000769D6" w:rsidP="008674AD">
            <w:pPr>
              <w:rPr>
                <w:rFonts w:ascii="현대하모니 M" w:eastAsia="현대하모니 M" w:hAnsi="현대하모니 M"/>
                <w:bCs/>
                <w:sz w:val="24"/>
                <w:szCs w:val="24"/>
              </w:rPr>
            </w:pPr>
            <w:r w:rsidRPr="00DD74DF">
              <w:rPr>
                <w:rFonts w:ascii="현대하모니 M" w:eastAsia="현대하모니 M" w:hAnsi="현대하모니 M"/>
                <w:bCs/>
                <w:sz w:val="24"/>
                <w:szCs w:val="24"/>
              </w:rPr>
              <w:t>CR#</w:t>
            </w:r>
          </w:p>
        </w:tc>
      </w:tr>
      <w:tr w:rsidR="000769D6" w:rsidRPr="00DD74DF" w14:paraId="28564EAA" w14:textId="77777777" w:rsidTr="00F15D9D">
        <w:trPr>
          <w:trHeight w:val="284"/>
        </w:trPr>
        <w:tc>
          <w:tcPr>
            <w:tcW w:w="684" w:type="pct"/>
          </w:tcPr>
          <w:p w14:paraId="456B36AD"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2018.11.30</w:t>
            </w:r>
          </w:p>
        </w:tc>
        <w:tc>
          <w:tcPr>
            <w:tcW w:w="331" w:type="pct"/>
            <w:tcBorders>
              <w:right w:val="single" w:sz="4" w:space="0" w:color="auto"/>
            </w:tcBorders>
          </w:tcPr>
          <w:p w14:paraId="3D1D666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1.0</w:t>
            </w:r>
          </w:p>
        </w:tc>
        <w:tc>
          <w:tcPr>
            <w:tcW w:w="476" w:type="pct"/>
            <w:tcBorders>
              <w:left w:val="single" w:sz="4" w:space="0" w:color="auto"/>
              <w:right w:val="single" w:sz="4" w:space="0" w:color="auto"/>
            </w:tcBorders>
          </w:tcPr>
          <w:p w14:paraId="2BEEA2A3"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이재혁</w:t>
            </w:r>
          </w:p>
        </w:tc>
        <w:tc>
          <w:tcPr>
            <w:tcW w:w="433" w:type="pct"/>
            <w:tcBorders>
              <w:left w:val="single" w:sz="4" w:space="0" w:color="auto"/>
              <w:right w:val="single" w:sz="4" w:space="0" w:color="auto"/>
            </w:tcBorders>
          </w:tcPr>
          <w:p w14:paraId="7CE20E8B"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ALL</w:t>
            </w:r>
          </w:p>
        </w:tc>
        <w:tc>
          <w:tcPr>
            <w:tcW w:w="2165" w:type="pct"/>
            <w:tcBorders>
              <w:left w:val="single" w:sz="4" w:space="0" w:color="auto"/>
              <w:right w:val="single" w:sz="4" w:space="0" w:color="auto"/>
            </w:tcBorders>
          </w:tcPr>
          <w:p w14:paraId="0754E7B4"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Initial Creation</w:t>
            </w:r>
          </w:p>
        </w:tc>
        <w:tc>
          <w:tcPr>
            <w:tcW w:w="912" w:type="pct"/>
            <w:tcBorders>
              <w:left w:val="single" w:sz="4" w:space="0" w:color="auto"/>
            </w:tcBorders>
          </w:tcPr>
          <w:p w14:paraId="5F49ABF2"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SCR-181101-005</w:t>
            </w:r>
          </w:p>
        </w:tc>
      </w:tr>
      <w:tr w:rsidR="000769D6" w:rsidRPr="00DD74DF" w14:paraId="2A83F6ED" w14:textId="77777777" w:rsidTr="00F15D9D">
        <w:trPr>
          <w:trHeight w:val="284"/>
        </w:trPr>
        <w:tc>
          <w:tcPr>
            <w:tcW w:w="684" w:type="pct"/>
          </w:tcPr>
          <w:p w14:paraId="12148AE1"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2019.02.01</w:t>
            </w:r>
          </w:p>
        </w:tc>
        <w:tc>
          <w:tcPr>
            <w:tcW w:w="331" w:type="pct"/>
            <w:tcBorders>
              <w:right w:val="single" w:sz="4" w:space="0" w:color="auto"/>
            </w:tcBorders>
          </w:tcPr>
          <w:p w14:paraId="39209947"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w:t>
            </w:r>
          </w:p>
        </w:tc>
        <w:tc>
          <w:tcPr>
            <w:tcW w:w="476" w:type="pct"/>
            <w:tcBorders>
              <w:left w:val="single" w:sz="4" w:space="0" w:color="auto"/>
              <w:right w:val="single" w:sz="4" w:space="0" w:color="auto"/>
            </w:tcBorders>
          </w:tcPr>
          <w:p w14:paraId="32A513D5"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이재혁</w:t>
            </w:r>
          </w:p>
        </w:tc>
        <w:tc>
          <w:tcPr>
            <w:tcW w:w="433" w:type="pct"/>
            <w:tcBorders>
              <w:left w:val="single" w:sz="4" w:space="0" w:color="auto"/>
              <w:right w:val="single" w:sz="4" w:space="0" w:color="auto"/>
            </w:tcBorders>
          </w:tcPr>
          <w:p w14:paraId="01F6A075"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4.2.x</w:t>
            </w:r>
          </w:p>
          <w:p w14:paraId="6D766651"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4.3.x</w:t>
            </w:r>
          </w:p>
          <w:p w14:paraId="72402C02"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4.4.x</w:t>
            </w:r>
          </w:p>
          <w:p w14:paraId="22E53FF1"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4.6.1</w:t>
            </w:r>
          </w:p>
        </w:tc>
        <w:tc>
          <w:tcPr>
            <w:tcW w:w="2165" w:type="pct"/>
            <w:tcBorders>
              <w:left w:val="single" w:sz="4" w:space="0" w:color="auto"/>
              <w:right w:val="single" w:sz="4" w:space="0" w:color="auto"/>
            </w:tcBorders>
          </w:tcPr>
          <w:p w14:paraId="4FD2B3BA"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cs="Calibri" w:hint="eastAsia"/>
                <w:sz w:val="20"/>
                <w:szCs w:val="20"/>
              </w:rPr>
              <w:t xml:space="preserve">Read Data by Identifier (22 hex) 항목 추가 </w:t>
            </w:r>
            <w:r w:rsidRPr="00064DA7">
              <w:rPr>
                <w:rFonts w:ascii="바탕" w:eastAsia="바탕" w:hAnsi="바탕" w:cs="바탕" w:hint="eastAsia"/>
                <w:sz w:val="20"/>
                <w:szCs w:val="20"/>
              </w:rPr>
              <w:t>–</w:t>
            </w:r>
            <w:r w:rsidRPr="00064DA7">
              <w:rPr>
                <w:rFonts w:ascii="현대하모니 M" w:eastAsia="현대하모니 M" w:hAnsi="현대하모니 M" w:cs="Calibri" w:hint="eastAsia"/>
                <w:sz w:val="20"/>
                <w:szCs w:val="20"/>
              </w:rPr>
              <w:t xml:space="preserve"> 2</w:t>
            </w:r>
            <w:r w:rsidRPr="00064DA7">
              <w:rPr>
                <w:rFonts w:ascii="현대하모니 M" w:eastAsia="현대하모니 M" w:hAnsi="현대하모니 M" w:cs="바탕" w:hint="eastAsia"/>
                <w:sz w:val="20"/>
                <w:szCs w:val="20"/>
              </w:rPr>
              <w:t>세대/3세대 구분</w:t>
            </w:r>
          </w:p>
          <w:p w14:paraId="6145C2BB"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바탕" w:hint="eastAsia"/>
                <w:sz w:val="20"/>
                <w:szCs w:val="20"/>
              </w:rPr>
              <w:t>강제 구동/DTC Reset Condtion 전원 조건 변경</w:t>
            </w:r>
          </w:p>
        </w:tc>
        <w:tc>
          <w:tcPr>
            <w:tcW w:w="912" w:type="pct"/>
            <w:tcBorders>
              <w:left w:val="single" w:sz="4" w:space="0" w:color="auto"/>
            </w:tcBorders>
          </w:tcPr>
          <w:p w14:paraId="4C4C69CF"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w:t>
            </w:r>
            <w:r w:rsidRPr="00064DA7">
              <w:rPr>
                <w:rFonts w:ascii="현대하모니 M" w:eastAsia="현대하모니 M" w:hAnsi="현대하모니 M" w:cs="Calibri"/>
                <w:sz w:val="20"/>
                <w:szCs w:val="20"/>
              </w:rPr>
              <w:t>190121-006</w:t>
            </w:r>
          </w:p>
        </w:tc>
      </w:tr>
      <w:tr w:rsidR="000769D6" w:rsidRPr="00DD74DF" w14:paraId="1ED02689" w14:textId="77777777" w:rsidTr="00F15D9D">
        <w:trPr>
          <w:trHeight w:val="284"/>
        </w:trPr>
        <w:tc>
          <w:tcPr>
            <w:tcW w:w="684" w:type="pct"/>
          </w:tcPr>
          <w:p w14:paraId="23A4BBF0"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2019.04.26</w:t>
            </w:r>
          </w:p>
        </w:tc>
        <w:tc>
          <w:tcPr>
            <w:tcW w:w="331" w:type="pct"/>
            <w:tcBorders>
              <w:right w:val="single" w:sz="4" w:space="0" w:color="auto"/>
            </w:tcBorders>
          </w:tcPr>
          <w:p w14:paraId="01CAB7DD"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3.0</w:t>
            </w:r>
          </w:p>
        </w:tc>
        <w:tc>
          <w:tcPr>
            <w:tcW w:w="476" w:type="pct"/>
            <w:tcBorders>
              <w:left w:val="single" w:sz="4" w:space="0" w:color="auto"/>
              <w:right w:val="single" w:sz="4" w:space="0" w:color="auto"/>
            </w:tcBorders>
          </w:tcPr>
          <w:p w14:paraId="58FC4C4F"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6208674A"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4.6.1</w:t>
            </w:r>
          </w:p>
        </w:tc>
        <w:tc>
          <w:tcPr>
            <w:tcW w:w="2165" w:type="pct"/>
            <w:tcBorders>
              <w:left w:val="single" w:sz="4" w:space="0" w:color="auto"/>
              <w:right w:val="single" w:sz="4" w:space="0" w:color="auto"/>
            </w:tcBorders>
          </w:tcPr>
          <w:p w14:paraId="776F64A3"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cs="Calibri" w:hint="eastAsia"/>
                <w:sz w:val="20"/>
                <w:szCs w:val="20"/>
              </w:rPr>
              <w:t xml:space="preserve">Local CAN 관련 DTC </w:t>
            </w:r>
            <w:r w:rsidRPr="00064DA7">
              <w:rPr>
                <w:rFonts w:ascii="현대하모니 M" w:eastAsia="현대하모니 M" w:hAnsi="현대하모니 M" w:cs="바탕" w:hint="eastAsia"/>
                <w:sz w:val="20"/>
                <w:szCs w:val="20"/>
              </w:rPr>
              <w:t>코드 수정</w:t>
            </w:r>
          </w:p>
          <w:p w14:paraId="0774AA7E"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cs="바탕" w:hint="eastAsia"/>
                <w:sz w:val="20"/>
                <w:szCs w:val="20"/>
              </w:rPr>
              <w:t>(DIMS 마스터 DB 코드와 매칭 필요)</w:t>
            </w:r>
          </w:p>
          <w:p w14:paraId="21BD5F32"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cs="바탕" w:hint="eastAsia"/>
                <w:sz w:val="20"/>
                <w:szCs w:val="20"/>
              </w:rPr>
              <w:t>B-CAN TIMEOUT Detecting time 수정</w:t>
            </w:r>
          </w:p>
        </w:tc>
        <w:tc>
          <w:tcPr>
            <w:tcW w:w="912" w:type="pct"/>
            <w:tcBorders>
              <w:left w:val="single" w:sz="4" w:space="0" w:color="auto"/>
            </w:tcBorders>
          </w:tcPr>
          <w:p w14:paraId="78F9B636"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SCR-190528-002</w:t>
            </w:r>
          </w:p>
        </w:tc>
      </w:tr>
      <w:tr w:rsidR="000769D6" w:rsidRPr="00DD74DF" w14:paraId="2D176B73" w14:textId="77777777" w:rsidTr="00F15D9D">
        <w:trPr>
          <w:trHeight w:val="284"/>
        </w:trPr>
        <w:tc>
          <w:tcPr>
            <w:tcW w:w="684" w:type="pct"/>
          </w:tcPr>
          <w:p w14:paraId="3263256B"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2019.07.22</w:t>
            </w:r>
          </w:p>
        </w:tc>
        <w:tc>
          <w:tcPr>
            <w:tcW w:w="331" w:type="pct"/>
            <w:tcBorders>
              <w:right w:val="single" w:sz="4" w:space="0" w:color="auto"/>
            </w:tcBorders>
          </w:tcPr>
          <w:p w14:paraId="209F56EF"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4.0</w:t>
            </w:r>
          </w:p>
        </w:tc>
        <w:tc>
          <w:tcPr>
            <w:tcW w:w="476" w:type="pct"/>
            <w:tcBorders>
              <w:left w:val="single" w:sz="4" w:space="0" w:color="auto"/>
              <w:right w:val="single" w:sz="4" w:space="0" w:color="auto"/>
            </w:tcBorders>
          </w:tcPr>
          <w:p w14:paraId="1BD6D93B"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1C586E13"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4.2.8.1</w:t>
            </w:r>
          </w:p>
          <w:p w14:paraId="078386E1"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4.5.1</w:t>
            </w:r>
          </w:p>
          <w:p w14:paraId="5BDA0D26" w14:textId="77777777" w:rsidR="000769D6" w:rsidRPr="00064DA7" w:rsidRDefault="000769D6" w:rsidP="008674AD">
            <w:pPr>
              <w:rPr>
                <w:rFonts w:ascii="현대하모니 M" w:eastAsia="현대하모니 M" w:hAnsi="현대하모니 M" w:cs="Calibri"/>
                <w:sz w:val="20"/>
                <w:szCs w:val="20"/>
              </w:rPr>
            </w:pPr>
          </w:p>
          <w:p w14:paraId="5737597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4.6.1</w:t>
            </w:r>
          </w:p>
        </w:tc>
        <w:tc>
          <w:tcPr>
            <w:tcW w:w="2165" w:type="pct"/>
            <w:tcBorders>
              <w:left w:val="single" w:sz="4" w:space="0" w:color="auto"/>
              <w:right w:val="single" w:sz="4" w:space="0" w:color="auto"/>
            </w:tcBorders>
          </w:tcPr>
          <w:p w14:paraId="01705BAA"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 xml:space="preserve">Charging Status Bit 오류 </w:t>
            </w:r>
            <w:r w:rsidRPr="00064DA7">
              <w:rPr>
                <w:rFonts w:ascii="현대하모니 M" w:eastAsia="현대하모니 M" w:hAnsi="현대하모니 M" w:cs="바탕" w:hint="eastAsia"/>
                <w:sz w:val="20"/>
                <w:szCs w:val="20"/>
              </w:rPr>
              <w:t>수정</w:t>
            </w:r>
          </w:p>
          <w:p w14:paraId="4E794107"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Report DTC Extended Data Record By DTC Number 내용 삭제</w:t>
            </w:r>
          </w:p>
          <w:p w14:paraId="1CC09332"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코일 불량 조건에서 DTC 미출력</w:t>
            </w:r>
          </w:p>
        </w:tc>
        <w:tc>
          <w:tcPr>
            <w:tcW w:w="912" w:type="pct"/>
            <w:tcBorders>
              <w:left w:val="single" w:sz="4" w:space="0" w:color="auto"/>
            </w:tcBorders>
          </w:tcPr>
          <w:p w14:paraId="22DBA874" w14:textId="77777777" w:rsidR="000769D6" w:rsidRPr="00064DA7" w:rsidRDefault="000769D6" w:rsidP="008674AD">
            <w:pPr>
              <w:rPr>
                <w:rFonts w:ascii="현대하모니 M" w:eastAsia="현대하모니 M" w:hAnsi="현대하모니 M" w:cs="Calibri"/>
                <w:sz w:val="20"/>
                <w:szCs w:val="20"/>
              </w:rPr>
            </w:pPr>
          </w:p>
          <w:p w14:paraId="5FDA21F6" w14:textId="77777777" w:rsidR="000769D6" w:rsidRPr="00064DA7" w:rsidRDefault="000769D6" w:rsidP="008674AD">
            <w:pPr>
              <w:rPr>
                <w:rFonts w:ascii="현대하모니 M" w:eastAsia="현대하모니 M" w:hAnsi="현대하모니 M" w:cs="Calibri"/>
                <w:sz w:val="20"/>
                <w:szCs w:val="20"/>
              </w:rPr>
            </w:pPr>
          </w:p>
          <w:p w14:paraId="4E55C092"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SCR-190722-005</w:t>
            </w:r>
          </w:p>
          <w:p w14:paraId="4AC97196"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SCR-190722-004</w:t>
            </w:r>
          </w:p>
        </w:tc>
      </w:tr>
      <w:tr w:rsidR="000769D6" w:rsidRPr="00DD74DF" w14:paraId="67AA41A2" w14:textId="77777777" w:rsidTr="00F15D9D">
        <w:trPr>
          <w:trHeight w:val="284"/>
        </w:trPr>
        <w:tc>
          <w:tcPr>
            <w:tcW w:w="684" w:type="pct"/>
          </w:tcPr>
          <w:p w14:paraId="7681DA17"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2019.12.23</w:t>
            </w:r>
          </w:p>
        </w:tc>
        <w:tc>
          <w:tcPr>
            <w:tcW w:w="331" w:type="pct"/>
            <w:tcBorders>
              <w:right w:val="single" w:sz="4" w:space="0" w:color="auto"/>
            </w:tcBorders>
          </w:tcPr>
          <w:p w14:paraId="6E9890D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4.1</w:t>
            </w:r>
          </w:p>
        </w:tc>
        <w:tc>
          <w:tcPr>
            <w:tcW w:w="476" w:type="pct"/>
            <w:tcBorders>
              <w:left w:val="single" w:sz="4" w:space="0" w:color="auto"/>
              <w:right w:val="single" w:sz="4" w:space="0" w:color="auto"/>
            </w:tcBorders>
          </w:tcPr>
          <w:p w14:paraId="6DF9D5A2"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24858AFC"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4.6.1</w:t>
            </w:r>
          </w:p>
        </w:tc>
        <w:tc>
          <w:tcPr>
            <w:tcW w:w="2165" w:type="pct"/>
            <w:tcBorders>
              <w:left w:val="single" w:sz="4" w:space="0" w:color="auto"/>
              <w:right w:val="single" w:sz="4" w:space="0" w:color="auto"/>
            </w:tcBorders>
          </w:tcPr>
          <w:p w14:paraId="3231A503" w14:textId="77777777" w:rsidR="000769D6" w:rsidRPr="00064DA7" w:rsidRDefault="000769D6" w:rsidP="008674AD">
            <w:pPr>
              <w:rPr>
                <w:rFonts w:ascii="현대하모니 M" w:eastAsia="현대하모니 M" w:hAnsi="현대하모니 M" w:cs="Arial Unicode MS"/>
                <w:color w:val="000000"/>
                <w:sz w:val="20"/>
                <w:szCs w:val="20"/>
              </w:rPr>
            </w:pPr>
            <w:r w:rsidRPr="00064DA7">
              <w:rPr>
                <w:rFonts w:ascii="현대하모니 M" w:eastAsia="현대하모니 M" w:hAnsi="현대하모니 M" w:cs="Arial Unicode MS"/>
                <w:color w:val="000000"/>
                <w:sz w:val="20"/>
                <w:szCs w:val="20"/>
              </w:rPr>
              <w:t xml:space="preserve">고속 B-CAN에서는 B1602 DTC </w:t>
            </w:r>
          </w:p>
          <w:p w14:paraId="3594382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Arial Unicode MS"/>
                <w:color w:val="000000"/>
                <w:sz w:val="20"/>
                <w:szCs w:val="20"/>
              </w:rPr>
              <w:t>미적용 명기</w:t>
            </w:r>
          </w:p>
        </w:tc>
        <w:tc>
          <w:tcPr>
            <w:tcW w:w="912" w:type="pct"/>
            <w:tcBorders>
              <w:left w:val="single" w:sz="4" w:space="0" w:color="auto"/>
            </w:tcBorders>
          </w:tcPr>
          <w:p w14:paraId="123B4F18" w14:textId="77777777" w:rsidR="000769D6" w:rsidRPr="00064DA7" w:rsidRDefault="000769D6" w:rsidP="008674AD">
            <w:pPr>
              <w:rPr>
                <w:rFonts w:ascii="현대하모니 M" w:eastAsia="현대하모니 M" w:hAnsi="현대하모니 M" w:cs="Calibri"/>
                <w:sz w:val="20"/>
                <w:szCs w:val="20"/>
              </w:rPr>
            </w:pPr>
          </w:p>
          <w:p w14:paraId="0856092A"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SCR-191223-005</w:t>
            </w:r>
          </w:p>
        </w:tc>
      </w:tr>
      <w:tr w:rsidR="000769D6" w:rsidRPr="00E71A22" w14:paraId="2A1D95B9" w14:textId="77777777" w:rsidTr="00F15D9D">
        <w:trPr>
          <w:trHeight w:val="284"/>
        </w:trPr>
        <w:tc>
          <w:tcPr>
            <w:tcW w:w="684" w:type="pct"/>
          </w:tcPr>
          <w:p w14:paraId="09A4D898"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2020.01.23</w:t>
            </w:r>
          </w:p>
        </w:tc>
        <w:tc>
          <w:tcPr>
            <w:tcW w:w="331" w:type="pct"/>
            <w:tcBorders>
              <w:right w:val="single" w:sz="4" w:space="0" w:color="auto"/>
            </w:tcBorders>
          </w:tcPr>
          <w:p w14:paraId="1415F28C"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4.2</w:t>
            </w:r>
          </w:p>
        </w:tc>
        <w:tc>
          <w:tcPr>
            <w:tcW w:w="476" w:type="pct"/>
            <w:tcBorders>
              <w:left w:val="single" w:sz="4" w:space="0" w:color="auto"/>
              <w:right w:val="single" w:sz="4" w:space="0" w:color="auto"/>
            </w:tcBorders>
          </w:tcPr>
          <w:p w14:paraId="2906A89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7F7EB0D9"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4.2.7</w:t>
            </w:r>
          </w:p>
        </w:tc>
        <w:tc>
          <w:tcPr>
            <w:tcW w:w="2165" w:type="pct"/>
            <w:tcBorders>
              <w:left w:val="single" w:sz="4" w:space="0" w:color="auto"/>
              <w:right w:val="single" w:sz="4" w:space="0" w:color="auto"/>
            </w:tcBorders>
          </w:tcPr>
          <w:p w14:paraId="3A5368AC"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상황별 Active Coil ID 출력방안 명확화</w:t>
            </w:r>
          </w:p>
        </w:tc>
        <w:tc>
          <w:tcPr>
            <w:tcW w:w="912" w:type="pct"/>
            <w:tcBorders>
              <w:left w:val="single" w:sz="4" w:space="0" w:color="auto"/>
            </w:tcBorders>
          </w:tcPr>
          <w:p w14:paraId="2CE3616E" w14:textId="77777777" w:rsidR="000769D6" w:rsidRPr="00064DA7" w:rsidRDefault="000769D6" w:rsidP="008674AD">
            <w:pPr>
              <w:rPr>
                <w:rFonts w:ascii="현대하모니 M" w:eastAsia="현대하모니 M" w:hAnsi="현대하모니 M" w:cs="Calibri"/>
                <w:sz w:val="20"/>
                <w:szCs w:val="20"/>
              </w:rPr>
            </w:pPr>
            <w:r w:rsidRPr="00064DA7">
              <w:rPr>
                <w:rFonts w:ascii="현대하모니 M" w:eastAsia="현대하모니 M" w:hAnsi="현대하모니 M" w:cs="Calibri" w:hint="eastAsia"/>
                <w:sz w:val="20"/>
                <w:szCs w:val="20"/>
              </w:rPr>
              <w:t>SCR-200123-001</w:t>
            </w:r>
          </w:p>
        </w:tc>
      </w:tr>
      <w:tr w:rsidR="000769D6" w:rsidRPr="00DD74DF" w14:paraId="51C3E150" w14:textId="77777777" w:rsidTr="00F15D9D">
        <w:trPr>
          <w:trHeight w:val="284"/>
        </w:trPr>
        <w:tc>
          <w:tcPr>
            <w:tcW w:w="684" w:type="pct"/>
          </w:tcPr>
          <w:p w14:paraId="4C05AF1A"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2020.04.03</w:t>
            </w:r>
          </w:p>
        </w:tc>
        <w:tc>
          <w:tcPr>
            <w:tcW w:w="331" w:type="pct"/>
            <w:tcBorders>
              <w:right w:val="single" w:sz="4" w:space="0" w:color="auto"/>
            </w:tcBorders>
          </w:tcPr>
          <w:p w14:paraId="111B4A92"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4.3</w:t>
            </w:r>
          </w:p>
        </w:tc>
        <w:tc>
          <w:tcPr>
            <w:tcW w:w="476" w:type="pct"/>
            <w:tcBorders>
              <w:left w:val="single" w:sz="4" w:space="0" w:color="auto"/>
              <w:right w:val="single" w:sz="4" w:space="0" w:color="auto"/>
            </w:tcBorders>
          </w:tcPr>
          <w:p w14:paraId="5F087983"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632A7273"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6E759A23"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RDBI 항목 추가 및 내용 보완</w:t>
            </w:r>
          </w:p>
          <w:p w14:paraId="30A7344A"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 xml:space="preserve"> - F1A0, F1A1, F1B0, F1B1, F191, </w:t>
            </w:r>
          </w:p>
          <w:p w14:paraId="198DD33A"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 xml:space="preserve">   F193 추가 및 </w:t>
            </w:r>
            <w:r w:rsidRPr="00064DA7">
              <w:rPr>
                <w:rFonts w:ascii="현대하모니 M" w:eastAsia="현대하모니 M" w:hAnsi="현대하모니 M" w:cs="바탕" w:hint="eastAsia"/>
                <w:sz w:val="20"/>
                <w:szCs w:val="20"/>
              </w:rPr>
              <w:t>수정</w:t>
            </w:r>
          </w:p>
        </w:tc>
        <w:tc>
          <w:tcPr>
            <w:tcW w:w="912" w:type="pct"/>
            <w:tcBorders>
              <w:left w:val="single" w:sz="4" w:space="0" w:color="auto"/>
            </w:tcBorders>
          </w:tcPr>
          <w:p w14:paraId="70ED1176"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SCR-200406-010</w:t>
            </w:r>
          </w:p>
        </w:tc>
      </w:tr>
      <w:tr w:rsidR="000769D6" w:rsidRPr="00DD74DF" w14:paraId="44AC76DE" w14:textId="77777777" w:rsidTr="00F15D9D">
        <w:trPr>
          <w:trHeight w:val="284"/>
        </w:trPr>
        <w:tc>
          <w:tcPr>
            <w:tcW w:w="684" w:type="pct"/>
          </w:tcPr>
          <w:p w14:paraId="62A7A73B"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2020.0</w:t>
            </w:r>
            <w:r w:rsidRPr="00064DA7">
              <w:rPr>
                <w:rFonts w:ascii="현대하모니 M" w:eastAsia="현대하모니 M" w:hAnsi="현대하모니 M"/>
                <w:sz w:val="20"/>
                <w:szCs w:val="20"/>
              </w:rPr>
              <w:t>6</w:t>
            </w:r>
            <w:r w:rsidRPr="00064DA7">
              <w:rPr>
                <w:rFonts w:ascii="현대하모니 M" w:eastAsia="현대하모니 M" w:hAnsi="현대하모니 M" w:hint="eastAsia"/>
                <w:sz w:val="20"/>
                <w:szCs w:val="20"/>
              </w:rPr>
              <w:t>.04</w:t>
            </w:r>
          </w:p>
        </w:tc>
        <w:tc>
          <w:tcPr>
            <w:tcW w:w="331" w:type="pct"/>
            <w:tcBorders>
              <w:right w:val="single" w:sz="4" w:space="0" w:color="auto"/>
            </w:tcBorders>
          </w:tcPr>
          <w:p w14:paraId="54C77539"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4.4</w:t>
            </w:r>
          </w:p>
        </w:tc>
        <w:tc>
          <w:tcPr>
            <w:tcW w:w="476" w:type="pct"/>
            <w:tcBorders>
              <w:left w:val="single" w:sz="4" w:space="0" w:color="auto"/>
              <w:right w:val="single" w:sz="4" w:space="0" w:color="auto"/>
            </w:tcBorders>
          </w:tcPr>
          <w:p w14:paraId="02E8F00A"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3D4D6B6D"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5E1F0C7D"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hint="eastAsia"/>
                <w:sz w:val="20"/>
                <w:szCs w:val="20"/>
              </w:rPr>
              <w:t xml:space="preserve">RDBI Data Size 오류 </w:t>
            </w:r>
            <w:r w:rsidRPr="00064DA7">
              <w:rPr>
                <w:rFonts w:ascii="현대하모니 M" w:eastAsia="현대하모니 M" w:hAnsi="현대하모니 M" w:cs="바탕" w:hint="eastAsia"/>
                <w:sz w:val="20"/>
                <w:szCs w:val="20"/>
              </w:rPr>
              <w:t>수정</w:t>
            </w:r>
          </w:p>
          <w:p w14:paraId="682F0AB9" w14:textId="77777777" w:rsidR="000769D6" w:rsidRPr="00064DA7" w:rsidRDefault="000769D6" w:rsidP="008674AD">
            <w:pPr>
              <w:rPr>
                <w:rFonts w:ascii="현대하모니 M" w:eastAsia="현대하모니 M" w:hAnsi="현대하모니 M" w:cs="바탕"/>
                <w:sz w:val="20"/>
                <w:szCs w:val="20"/>
              </w:rPr>
            </w:pPr>
            <w:r w:rsidRPr="00064DA7">
              <w:rPr>
                <w:rFonts w:ascii="현대하모니 M" w:eastAsia="현대하모니 M" w:hAnsi="현대하모니 M" w:cs="바탕" w:hint="eastAsia"/>
                <w:sz w:val="20"/>
                <w:szCs w:val="20"/>
              </w:rPr>
              <w:t xml:space="preserve"> - F1A1, F1B0, F1B1, F191</w:t>
            </w:r>
          </w:p>
          <w:p w14:paraId="6FBB49F3"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cs="바탕"/>
                <w:sz w:val="20"/>
                <w:szCs w:val="20"/>
              </w:rPr>
              <w:t xml:space="preserve">RDBI </w:t>
            </w:r>
            <w:r w:rsidRPr="00064DA7">
              <w:rPr>
                <w:rFonts w:ascii="현대하모니 M" w:eastAsia="현대하모니 M" w:hAnsi="현대하모니 M" w:cs="바탕" w:hint="eastAsia"/>
                <w:sz w:val="20"/>
                <w:szCs w:val="20"/>
              </w:rPr>
              <w:t>Description 오기 내용 수정</w:t>
            </w:r>
          </w:p>
        </w:tc>
        <w:tc>
          <w:tcPr>
            <w:tcW w:w="912" w:type="pct"/>
            <w:tcBorders>
              <w:left w:val="single" w:sz="4" w:space="0" w:color="auto"/>
            </w:tcBorders>
          </w:tcPr>
          <w:p w14:paraId="7F10DAF2"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SCR-</w:t>
            </w:r>
            <w:r w:rsidRPr="00064DA7">
              <w:rPr>
                <w:rFonts w:ascii="현대하모니 M" w:eastAsia="현대하모니 M" w:hAnsi="현대하모니 M"/>
                <w:sz w:val="20"/>
                <w:szCs w:val="20"/>
              </w:rPr>
              <w:t>200519-004</w:t>
            </w:r>
          </w:p>
        </w:tc>
      </w:tr>
      <w:tr w:rsidR="000769D6" w:rsidRPr="00DD74DF" w14:paraId="018F6E16" w14:textId="77777777" w:rsidTr="00F15D9D">
        <w:trPr>
          <w:trHeight w:val="284"/>
        </w:trPr>
        <w:tc>
          <w:tcPr>
            <w:tcW w:w="684" w:type="pct"/>
          </w:tcPr>
          <w:p w14:paraId="2758ED5B"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2021.05.24</w:t>
            </w:r>
          </w:p>
        </w:tc>
        <w:tc>
          <w:tcPr>
            <w:tcW w:w="331" w:type="pct"/>
            <w:tcBorders>
              <w:right w:val="single" w:sz="4" w:space="0" w:color="auto"/>
            </w:tcBorders>
          </w:tcPr>
          <w:p w14:paraId="19967335"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4.5</w:t>
            </w:r>
          </w:p>
        </w:tc>
        <w:tc>
          <w:tcPr>
            <w:tcW w:w="476" w:type="pct"/>
            <w:tcBorders>
              <w:left w:val="single" w:sz="4" w:space="0" w:color="auto"/>
              <w:right w:val="single" w:sz="4" w:space="0" w:color="auto"/>
            </w:tcBorders>
          </w:tcPr>
          <w:p w14:paraId="3BCE861B"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7CFB8914"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58C6CB36"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RDBI 항목 추가</w:t>
            </w:r>
          </w:p>
          <w:p w14:paraId="5D6EB5B3"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 F1EF</w:t>
            </w:r>
            <w:r w:rsidRPr="00064DA7">
              <w:rPr>
                <w:rFonts w:ascii="현대하모니 M" w:eastAsia="현대하모니 M" w:hAnsi="현대하모니 M"/>
                <w:sz w:val="20"/>
                <w:szCs w:val="20"/>
              </w:rPr>
              <w:t xml:space="preserve"> (RXSWIN </w:t>
            </w:r>
            <w:r w:rsidRPr="00064DA7">
              <w:rPr>
                <w:rFonts w:ascii="현대하모니 M" w:eastAsia="현대하모니 M" w:hAnsi="현대하모니 M" w:hint="eastAsia"/>
                <w:sz w:val="20"/>
                <w:szCs w:val="20"/>
              </w:rPr>
              <w:t>대응 추가)</w:t>
            </w:r>
          </w:p>
        </w:tc>
        <w:tc>
          <w:tcPr>
            <w:tcW w:w="912" w:type="pct"/>
            <w:tcBorders>
              <w:left w:val="single" w:sz="4" w:space="0" w:color="auto"/>
            </w:tcBorders>
          </w:tcPr>
          <w:p w14:paraId="7B3D811F"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SCR-210524-007</w:t>
            </w:r>
          </w:p>
        </w:tc>
      </w:tr>
      <w:tr w:rsidR="000769D6" w:rsidRPr="00DD74DF" w14:paraId="6CD606A0" w14:textId="77777777" w:rsidTr="00F15D9D">
        <w:trPr>
          <w:trHeight w:val="284"/>
        </w:trPr>
        <w:tc>
          <w:tcPr>
            <w:tcW w:w="684" w:type="pct"/>
          </w:tcPr>
          <w:p w14:paraId="767F0427"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sz w:val="20"/>
                <w:szCs w:val="20"/>
              </w:rPr>
              <w:t>2021.08.24</w:t>
            </w:r>
          </w:p>
        </w:tc>
        <w:tc>
          <w:tcPr>
            <w:tcW w:w="331" w:type="pct"/>
            <w:tcBorders>
              <w:right w:val="single" w:sz="4" w:space="0" w:color="auto"/>
            </w:tcBorders>
          </w:tcPr>
          <w:p w14:paraId="01CF34EC"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4.6</w:t>
            </w:r>
          </w:p>
        </w:tc>
        <w:tc>
          <w:tcPr>
            <w:tcW w:w="476" w:type="pct"/>
            <w:tcBorders>
              <w:left w:val="single" w:sz="4" w:space="0" w:color="auto"/>
              <w:right w:val="single" w:sz="4" w:space="0" w:color="auto"/>
            </w:tcBorders>
          </w:tcPr>
          <w:p w14:paraId="052DFE35" w14:textId="77777777" w:rsidR="000769D6" w:rsidRPr="00064DA7" w:rsidRDefault="000769D6" w:rsidP="008674AD">
            <w:pPr>
              <w:rPr>
                <w:rFonts w:ascii="현대하모니 M" w:eastAsia="현대하모니 M" w:hAnsi="현대하모니 M"/>
                <w:sz w:val="20"/>
                <w:szCs w:val="20"/>
              </w:rPr>
            </w:pPr>
            <w:r w:rsidRPr="00064DA7">
              <w:rPr>
                <w:rFonts w:ascii="현대하모니 M" w:eastAsia="현대하모니 M" w:hAnsi="현대하모니 M" w:hint="eastAsia"/>
                <w:sz w:val="20"/>
                <w:szCs w:val="20"/>
              </w:rPr>
              <w:t>이</w:t>
            </w:r>
            <w:r w:rsidRPr="00064DA7">
              <w:rPr>
                <w:rFonts w:ascii="현대하모니 M" w:eastAsia="현대하모니 M" w:hAnsi="현대하모니 M" w:cs="바탕" w:hint="eastAsia"/>
                <w:sz w:val="20"/>
                <w:szCs w:val="20"/>
              </w:rPr>
              <w:t>재혁</w:t>
            </w:r>
          </w:p>
        </w:tc>
        <w:tc>
          <w:tcPr>
            <w:tcW w:w="433" w:type="pct"/>
            <w:tcBorders>
              <w:left w:val="single" w:sz="4" w:space="0" w:color="auto"/>
              <w:right w:val="single" w:sz="4" w:space="0" w:color="auto"/>
            </w:tcBorders>
          </w:tcPr>
          <w:p w14:paraId="507DDAC6" w14:textId="77777777" w:rsidR="000769D6" w:rsidRPr="005B2A67" w:rsidRDefault="000769D6" w:rsidP="008674AD">
            <w:pPr>
              <w:rPr>
                <w:rFonts w:ascii="현대하모니 M" w:eastAsia="현대하모니 M" w:hAnsi="현대하모니 M"/>
                <w:sz w:val="20"/>
                <w:szCs w:val="20"/>
              </w:rPr>
            </w:pPr>
            <w:r w:rsidRPr="005B2A67">
              <w:rPr>
                <w:rFonts w:ascii="현대하모니 M" w:eastAsia="현대하모니 M" w:hAnsi="현대하모니 M" w:hint="eastAsia"/>
                <w:sz w:val="20"/>
                <w:szCs w:val="20"/>
              </w:rPr>
              <w:t>4.2.8</w:t>
            </w:r>
          </w:p>
        </w:tc>
        <w:tc>
          <w:tcPr>
            <w:tcW w:w="2165" w:type="pct"/>
            <w:tcBorders>
              <w:left w:val="single" w:sz="4" w:space="0" w:color="auto"/>
              <w:right w:val="single" w:sz="4" w:space="0" w:color="auto"/>
            </w:tcBorders>
          </w:tcPr>
          <w:p w14:paraId="073EAC26" w14:textId="77777777" w:rsidR="000769D6" w:rsidRPr="005B2A67" w:rsidRDefault="000769D6" w:rsidP="008674AD">
            <w:pPr>
              <w:rPr>
                <w:rFonts w:ascii="현대하모니 M" w:eastAsia="현대하모니 M" w:hAnsi="현대하모니 M" w:cs="바탕"/>
                <w:sz w:val="20"/>
                <w:szCs w:val="20"/>
              </w:rPr>
            </w:pPr>
            <w:r w:rsidRPr="005B2A67">
              <w:rPr>
                <w:rFonts w:ascii="현대하모니 M" w:eastAsia="현대하모니 M" w:hAnsi="현대하모니 M" w:hint="eastAsia"/>
                <w:sz w:val="20"/>
                <w:szCs w:val="20"/>
              </w:rPr>
              <w:t xml:space="preserve">DID 버전 </w:t>
            </w:r>
            <w:r w:rsidRPr="005B2A67">
              <w:rPr>
                <w:rFonts w:ascii="현대하모니 M" w:eastAsia="현대하모니 M" w:hAnsi="현대하모니 M" w:cs="바탕" w:hint="eastAsia"/>
                <w:sz w:val="20"/>
                <w:szCs w:val="20"/>
              </w:rPr>
              <w:t>표기 방법 변경</w:t>
            </w:r>
          </w:p>
          <w:p w14:paraId="0A5EEA47" w14:textId="77777777" w:rsidR="000769D6" w:rsidRPr="005B2A67" w:rsidRDefault="000769D6" w:rsidP="008674AD">
            <w:pPr>
              <w:ind w:firstLineChars="100" w:firstLine="200"/>
              <w:rPr>
                <w:rFonts w:ascii="현대하모니 M" w:eastAsia="현대하모니 M" w:hAnsi="현대하모니 M" w:cs="바탕"/>
                <w:sz w:val="20"/>
                <w:szCs w:val="20"/>
              </w:rPr>
            </w:pPr>
            <w:r w:rsidRPr="005B2A67">
              <w:rPr>
                <w:rFonts w:ascii="현대하모니 M" w:eastAsia="현대하모니 M" w:hAnsi="현대하모니 M" w:cs="바탕" w:hint="eastAsia"/>
                <w:sz w:val="20"/>
                <w:szCs w:val="20"/>
              </w:rPr>
              <w:t>(</w:t>
            </w:r>
            <w:r w:rsidRPr="005B2A67">
              <w:rPr>
                <w:rFonts w:ascii="현대하모니 M" w:eastAsia="현대하모니 M" w:hAnsi="현대하모니 M" w:cs="바탕"/>
                <w:sz w:val="20"/>
                <w:szCs w:val="20"/>
              </w:rPr>
              <w:t>3Byte -&gt; 4</w:t>
            </w:r>
            <w:r w:rsidRPr="005B2A67">
              <w:rPr>
                <w:rFonts w:ascii="현대하모니 M" w:eastAsia="현대하모니 M" w:hAnsi="현대하모니 M" w:cs="바탕" w:hint="eastAsia"/>
                <w:sz w:val="20"/>
                <w:szCs w:val="20"/>
              </w:rPr>
              <w:t>B</w:t>
            </w:r>
            <w:r w:rsidRPr="005B2A67">
              <w:rPr>
                <w:rFonts w:ascii="현대하모니 M" w:eastAsia="현대하모니 M" w:hAnsi="현대하모니 M" w:cs="바탕"/>
                <w:sz w:val="20"/>
                <w:szCs w:val="20"/>
              </w:rPr>
              <w:t xml:space="preserve">yte / ”.” </w:t>
            </w:r>
            <w:r w:rsidRPr="005B2A67">
              <w:rPr>
                <w:rFonts w:ascii="현대하모니 M" w:eastAsia="현대하모니 M" w:hAnsi="현대하모니 M" w:cs="바탕" w:hint="eastAsia"/>
                <w:sz w:val="20"/>
                <w:szCs w:val="20"/>
              </w:rPr>
              <w:t>추가)</w:t>
            </w:r>
          </w:p>
          <w:p w14:paraId="764E494E" w14:textId="77777777" w:rsidR="000769D6" w:rsidRPr="005B2A67" w:rsidRDefault="000769D6" w:rsidP="008674AD">
            <w:pPr>
              <w:ind w:firstLineChars="100" w:firstLine="200"/>
              <w:rPr>
                <w:rFonts w:ascii="현대하모니 M" w:eastAsia="현대하모니 M" w:hAnsi="현대하모니 M"/>
                <w:sz w:val="20"/>
                <w:szCs w:val="20"/>
              </w:rPr>
            </w:pPr>
            <w:r w:rsidRPr="005B2A67">
              <w:rPr>
                <w:rFonts w:ascii="현대하모니 M" w:eastAsia="현대하모니 M" w:hAnsi="현대하모니 M" w:hint="eastAsia"/>
                <w:sz w:val="20"/>
                <w:szCs w:val="20"/>
              </w:rPr>
              <w:t xml:space="preserve">- </w:t>
            </w:r>
            <w:r w:rsidRPr="005B2A67">
              <w:rPr>
                <w:rFonts w:ascii="현대하모니 M" w:eastAsia="현대하모니 M" w:hAnsi="현대하모니 M"/>
                <w:sz w:val="20"/>
                <w:szCs w:val="20"/>
              </w:rPr>
              <w:t>F1A0, F1B1, F191, F193, F195, F100</w:t>
            </w:r>
          </w:p>
        </w:tc>
        <w:tc>
          <w:tcPr>
            <w:tcW w:w="912" w:type="pct"/>
            <w:tcBorders>
              <w:left w:val="single" w:sz="4" w:space="0" w:color="auto"/>
            </w:tcBorders>
          </w:tcPr>
          <w:p w14:paraId="345F3949" w14:textId="77777777" w:rsidR="000769D6" w:rsidRPr="00064DA7" w:rsidRDefault="000769D6" w:rsidP="008674AD">
            <w:pPr>
              <w:rPr>
                <w:rFonts w:ascii="현대하모니 M" w:eastAsia="현대하모니 M" w:hAnsi="현대하모니 M"/>
                <w:sz w:val="20"/>
                <w:szCs w:val="20"/>
              </w:rPr>
            </w:pPr>
            <w:r>
              <w:rPr>
                <w:rFonts w:ascii="현대하모니 M" w:eastAsia="현대하모니 M" w:hAnsi="현대하모니 M" w:hint="eastAsia"/>
                <w:sz w:val="20"/>
                <w:szCs w:val="20"/>
              </w:rPr>
              <w:t>SCR-21082</w:t>
            </w:r>
            <w:r w:rsidRPr="00064DA7">
              <w:rPr>
                <w:rFonts w:ascii="현대하모니 M" w:eastAsia="현대하모니 M" w:hAnsi="현대하모니 M" w:hint="eastAsia"/>
                <w:sz w:val="20"/>
                <w:szCs w:val="20"/>
              </w:rPr>
              <w:t>4-003</w:t>
            </w:r>
          </w:p>
          <w:p w14:paraId="44257A6A" w14:textId="77777777" w:rsidR="000769D6" w:rsidRPr="00064DA7" w:rsidRDefault="000769D6" w:rsidP="008674AD">
            <w:pPr>
              <w:rPr>
                <w:rFonts w:ascii="현대하모니 M" w:eastAsia="현대하모니 M" w:hAnsi="현대하모니 M"/>
                <w:sz w:val="20"/>
                <w:szCs w:val="20"/>
              </w:rPr>
            </w:pPr>
          </w:p>
        </w:tc>
      </w:tr>
      <w:tr w:rsidR="00022903" w:rsidRPr="00DD74DF" w14:paraId="40A1F6A1" w14:textId="77777777" w:rsidTr="00F15D9D">
        <w:trPr>
          <w:trHeight w:val="284"/>
        </w:trPr>
        <w:tc>
          <w:tcPr>
            <w:tcW w:w="684" w:type="pct"/>
          </w:tcPr>
          <w:p w14:paraId="2F353CF7" w14:textId="492F9CD0" w:rsidR="00022903" w:rsidRPr="00064DA7" w:rsidRDefault="00DB23C9" w:rsidP="00022903">
            <w:pPr>
              <w:rPr>
                <w:rFonts w:ascii="현대하모니 M" w:eastAsia="현대하모니 M" w:hAnsi="현대하모니 M"/>
                <w:sz w:val="20"/>
                <w:szCs w:val="20"/>
              </w:rPr>
            </w:pPr>
            <w:r>
              <w:rPr>
                <w:rFonts w:ascii="현대하모니 M" w:eastAsia="현대하모니 M" w:hAnsi="현대하모니 M" w:hint="eastAsia"/>
                <w:sz w:val="20"/>
                <w:szCs w:val="20"/>
              </w:rPr>
              <w:t>2021.12.0</w:t>
            </w:r>
            <w:r>
              <w:rPr>
                <w:rFonts w:ascii="현대하모니 M" w:eastAsia="현대하모니 M" w:hAnsi="현대하모니 M"/>
                <w:sz w:val="20"/>
                <w:szCs w:val="20"/>
              </w:rPr>
              <w:t>8</w:t>
            </w:r>
          </w:p>
        </w:tc>
        <w:tc>
          <w:tcPr>
            <w:tcW w:w="331" w:type="pct"/>
            <w:tcBorders>
              <w:right w:val="single" w:sz="4" w:space="0" w:color="auto"/>
            </w:tcBorders>
          </w:tcPr>
          <w:p w14:paraId="28709305" w14:textId="71EBF4DA" w:rsidR="00022903" w:rsidRPr="00064DA7" w:rsidRDefault="00022903" w:rsidP="00022903">
            <w:pPr>
              <w:rPr>
                <w:rFonts w:ascii="현대하모니 M" w:eastAsia="현대하모니 M" w:hAnsi="현대하모니 M"/>
                <w:sz w:val="20"/>
                <w:szCs w:val="20"/>
              </w:rPr>
            </w:pPr>
            <w:r>
              <w:rPr>
                <w:rFonts w:ascii="현대하모니 M" w:eastAsia="현대하모니 M" w:hAnsi="현대하모니 M" w:hint="eastAsia"/>
                <w:sz w:val="20"/>
                <w:szCs w:val="20"/>
              </w:rPr>
              <w:t>4.7</w:t>
            </w:r>
          </w:p>
        </w:tc>
        <w:tc>
          <w:tcPr>
            <w:tcW w:w="476" w:type="pct"/>
            <w:tcBorders>
              <w:left w:val="single" w:sz="4" w:space="0" w:color="auto"/>
              <w:right w:val="single" w:sz="4" w:space="0" w:color="auto"/>
            </w:tcBorders>
          </w:tcPr>
          <w:p w14:paraId="01C4DEA4" w14:textId="339FFD42" w:rsidR="00022903" w:rsidRPr="00064DA7" w:rsidRDefault="00022903" w:rsidP="00022903">
            <w:pPr>
              <w:rPr>
                <w:rFonts w:ascii="현대하모니 M" w:eastAsia="현대하모니 M" w:hAnsi="현대하모니 M"/>
                <w:sz w:val="20"/>
                <w:szCs w:val="20"/>
              </w:rPr>
            </w:pPr>
            <w:r>
              <w:rPr>
                <w:rFonts w:ascii="현대하모니 M" w:eastAsia="현대하모니 M" w:hAnsi="현대하모니 M" w:hint="eastAsia"/>
                <w:sz w:val="20"/>
                <w:szCs w:val="20"/>
              </w:rPr>
              <w:t>조</w:t>
            </w:r>
            <w:r w:rsidRPr="00022903">
              <w:rPr>
                <w:rFonts w:ascii="현대하모니 M" w:eastAsia="현대하모니 M" w:hAnsi="현대하모니 M" w:hint="eastAsia"/>
                <w:sz w:val="20"/>
                <w:szCs w:val="20"/>
              </w:rPr>
              <w:t>길상</w:t>
            </w:r>
          </w:p>
        </w:tc>
        <w:tc>
          <w:tcPr>
            <w:tcW w:w="433" w:type="pct"/>
            <w:tcBorders>
              <w:left w:val="single" w:sz="4" w:space="0" w:color="auto"/>
              <w:right w:val="single" w:sz="4" w:space="0" w:color="auto"/>
            </w:tcBorders>
          </w:tcPr>
          <w:p w14:paraId="789DF96A" w14:textId="041D45D0" w:rsidR="00022903" w:rsidRPr="005B2A67" w:rsidRDefault="00022903" w:rsidP="00022903">
            <w:pPr>
              <w:rPr>
                <w:rFonts w:ascii="현대하모니 M" w:eastAsia="현대하모니 M" w:hAnsi="현대하모니 M"/>
                <w:sz w:val="20"/>
                <w:szCs w:val="20"/>
              </w:rPr>
            </w:pPr>
            <w:r>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720BDE5A" w14:textId="77777777" w:rsidR="00022903" w:rsidRDefault="00022903" w:rsidP="00022903">
            <w:pPr>
              <w:rPr>
                <w:rFonts w:ascii="현대하모니 M" w:eastAsia="현대하모니 M" w:hAnsi="현대하모니 M"/>
                <w:sz w:val="20"/>
                <w:szCs w:val="20"/>
              </w:rPr>
            </w:pPr>
            <w:r>
              <w:rPr>
                <w:rFonts w:ascii="현대하모니 M" w:eastAsia="현대하모니 M" w:hAnsi="현대하모니 M" w:hint="eastAsia"/>
                <w:sz w:val="20"/>
                <w:szCs w:val="20"/>
              </w:rPr>
              <w:t>RDBI 항목 추가</w:t>
            </w:r>
          </w:p>
          <w:p w14:paraId="5F764E6B" w14:textId="4C5E1FD3" w:rsidR="00022903" w:rsidRPr="005B2A67" w:rsidRDefault="00022903" w:rsidP="00022903">
            <w:pPr>
              <w:rPr>
                <w:rFonts w:ascii="현대하모니 M" w:eastAsia="현대하모니 M" w:hAnsi="현대하모니 M"/>
                <w:sz w:val="20"/>
                <w:szCs w:val="20"/>
              </w:rPr>
            </w:pPr>
            <w:r w:rsidRPr="006A36E4">
              <w:rPr>
                <w:rFonts w:ascii="현대하모니 M" w:eastAsia="현대하모니 M" w:hAnsi="현대하모니 M" w:hint="eastAsia"/>
                <w:sz w:val="20"/>
                <w:szCs w:val="20"/>
              </w:rPr>
              <w:t xml:space="preserve">- </w:t>
            </w:r>
            <w:r w:rsidRPr="006A36E4">
              <w:rPr>
                <w:rFonts w:ascii="현대하모니 M" w:eastAsia="현대하모니 M" w:hAnsi="현대하모니 M"/>
                <w:sz w:val="20"/>
                <w:szCs w:val="20"/>
              </w:rPr>
              <w:t>F1C1 (</w:t>
            </w:r>
            <w:r w:rsidRPr="006A36E4">
              <w:rPr>
                <w:rFonts w:ascii="현대하모니 M" w:eastAsia="현대하모니 M" w:hAnsi="현대하모니 M" w:hint="eastAsia"/>
                <w:sz w:val="20"/>
                <w:szCs w:val="20"/>
              </w:rPr>
              <w:t>SW무</w:t>
            </w:r>
            <w:r w:rsidRPr="006A36E4">
              <w:rPr>
                <w:rFonts w:ascii="현대하모니 M" w:eastAsia="현대하모니 M" w:hAnsi="현대하모니 M" w:cs="바탕" w:hint="eastAsia"/>
                <w:sz w:val="20"/>
                <w:szCs w:val="20"/>
              </w:rPr>
              <w:t>결성검증 추가)</w:t>
            </w:r>
          </w:p>
        </w:tc>
        <w:tc>
          <w:tcPr>
            <w:tcW w:w="912" w:type="pct"/>
            <w:tcBorders>
              <w:left w:val="single" w:sz="4" w:space="0" w:color="auto"/>
            </w:tcBorders>
          </w:tcPr>
          <w:p w14:paraId="0DC2C9F2" w14:textId="77777777" w:rsidR="00022903" w:rsidRPr="00022903" w:rsidRDefault="00022903" w:rsidP="00022903">
            <w:pPr>
              <w:rPr>
                <w:rFonts w:ascii="현대하모니 M" w:eastAsia="현대하모니 M" w:hAnsi="현대하모니 M"/>
                <w:sz w:val="20"/>
                <w:szCs w:val="20"/>
              </w:rPr>
            </w:pPr>
            <w:r w:rsidRPr="00022903">
              <w:rPr>
                <w:rFonts w:ascii="현대하모니 M" w:eastAsia="현대하모니 M" w:hAnsi="현대하모니 M" w:hint="eastAsia"/>
                <w:sz w:val="20"/>
                <w:szCs w:val="20"/>
              </w:rPr>
              <w:t>SCR-211108-003</w:t>
            </w:r>
          </w:p>
          <w:p w14:paraId="58AB59D4" w14:textId="77777777" w:rsidR="00022903" w:rsidRDefault="00022903" w:rsidP="00022903">
            <w:pPr>
              <w:rPr>
                <w:rFonts w:ascii="현대하모니 M" w:eastAsia="현대하모니 M" w:hAnsi="현대하모니 M"/>
                <w:sz w:val="20"/>
                <w:szCs w:val="20"/>
              </w:rPr>
            </w:pPr>
          </w:p>
        </w:tc>
      </w:tr>
      <w:tr w:rsidR="002B2ADC" w:rsidRPr="00DD74DF" w14:paraId="37162C73" w14:textId="77777777" w:rsidTr="00F15D9D">
        <w:trPr>
          <w:trHeight w:val="284"/>
        </w:trPr>
        <w:tc>
          <w:tcPr>
            <w:tcW w:w="684" w:type="pct"/>
          </w:tcPr>
          <w:p w14:paraId="19CC46AC" w14:textId="0D88D04E" w:rsidR="002B2ADC"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202</w:t>
            </w:r>
            <w:r>
              <w:rPr>
                <w:rFonts w:ascii="현대하모니 M" w:eastAsia="현대하모니 M" w:hAnsi="현대하모니 M"/>
                <w:sz w:val="20"/>
                <w:szCs w:val="20"/>
              </w:rPr>
              <w:t>2.08</w:t>
            </w:r>
            <w:r>
              <w:rPr>
                <w:rFonts w:ascii="현대하모니 M" w:eastAsia="현대하모니 M" w:hAnsi="현대하모니 M" w:hint="eastAsia"/>
                <w:sz w:val="20"/>
                <w:szCs w:val="20"/>
              </w:rPr>
              <w:t>.0</w:t>
            </w:r>
            <w:r>
              <w:rPr>
                <w:rFonts w:ascii="현대하모니 M" w:eastAsia="현대하모니 M" w:hAnsi="현대하모니 M"/>
                <w:sz w:val="20"/>
                <w:szCs w:val="20"/>
              </w:rPr>
              <w:t>8</w:t>
            </w:r>
          </w:p>
        </w:tc>
        <w:tc>
          <w:tcPr>
            <w:tcW w:w="331" w:type="pct"/>
            <w:tcBorders>
              <w:right w:val="single" w:sz="4" w:space="0" w:color="auto"/>
            </w:tcBorders>
          </w:tcPr>
          <w:p w14:paraId="4CBFECD4" w14:textId="19FECE9B" w:rsidR="002B2ADC"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4.8</w:t>
            </w:r>
          </w:p>
        </w:tc>
        <w:tc>
          <w:tcPr>
            <w:tcW w:w="476" w:type="pct"/>
            <w:tcBorders>
              <w:left w:val="single" w:sz="4" w:space="0" w:color="auto"/>
              <w:right w:val="single" w:sz="4" w:space="0" w:color="auto"/>
            </w:tcBorders>
          </w:tcPr>
          <w:p w14:paraId="79ED71A1" w14:textId="19BE7C7D" w:rsidR="002B2ADC"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조</w:t>
            </w:r>
            <w:r w:rsidRPr="00022903">
              <w:rPr>
                <w:rFonts w:ascii="현대하모니 M" w:eastAsia="현대하모니 M" w:hAnsi="현대하모니 M" w:hint="eastAsia"/>
                <w:sz w:val="20"/>
                <w:szCs w:val="20"/>
              </w:rPr>
              <w:t>길상</w:t>
            </w:r>
          </w:p>
        </w:tc>
        <w:tc>
          <w:tcPr>
            <w:tcW w:w="433" w:type="pct"/>
            <w:tcBorders>
              <w:left w:val="single" w:sz="4" w:space="0" w:color="auto"/>
              <w:right w:val="single" w:sz="4" w:space="0" w:color="auto"/>
            </w:tcBorders>
          </w:tcPr>
          <w:p w14:paraId="252D2DEB" w14:textId="3BBA86A6" w:rsidR="002B2ADC"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1B1FD3DB" w14:textId="6479CCBA" w:rsidR="002B2ADC"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D</w:t>
            </w:r>
            <w:r>
              <w:rPr>
                <w:rFonts w:ascii="현대하모니 M" w:eastAsia="현대하모니 M" w:hAnsi="현대하모니 M"/>
                <w:sz w:val="20"/>
                <w:szCs w:val="20"/>
              </w:rPr>
              <w:t xml:space="preserve">ID </w:t>
            </w:r>
            <w:r>
              <w:rPr>
                <w:rFonts w:ascii="현대하모니 M" w:eastAsia="현대하모니 M" w:hAnsi="현대하모니 M" w:hint="eastAsia"/>
                <w:sz w:val="20"/>
                <w:szCs w:val="20"/>
              </w:rPr>
              <w:t xml:space="preserve">항목 및 </w:t>
            </w:r>
            <w:r w:rsidRPr="002B2ADC">
              <w:rPr>
                <w:rFonts w:ascii="현대하모니 M" w:eastAsia="현대하모니 M" w:hAnsi="현대하모니 M" w:hint="eastAsia"/>
                <w:sz w:val="20"/>
                <w:szCs w:val="20"/>
              </w:rPr>
              <w:t>표기법 통일</w:t>
            </w:r>
          </w:p>
          <w:p w14:paraId="77DB6EE1" w14:textId="77777777" w:rsidR="00E90A49" w:rsidRDefault="002B2ADC" w:rsidP="002B2ADC">
            <w:pPr>
              <w:rPr>
                <w:rFonts w:ascii="현대하모니 M" w:eastAsia="현대하모니 M" w:hAnsi="현대하모니 M"/>
                <w:sz w:val="20"/>
                <w:szCs w:val="20"/>
              </w:rPr>
            </w:pPr>
            <w:r>
              <w:rPr>
                <w:rFonts w:ascii="현대하모니 M" w:eastAsia="현대하모니 M" w:hAnsi="현대하모니 M" w:hint="eastAsia"/>
                <w:sz w:val="20"/>
                <w:szCs w:val="20"/>
              </w:rPr>
              <w:t xml:space="preserve">- </w:t>
            </w:r>
            <w:r w:rsidRPr="002B2ADC">
              <w:rPr>
                <w:rFonts w:ascii="현대하모니 M" w:eastAsia="현대하모니 M" w:hAnsi="현대하모니 M" w:hint="eastAsia"/>
                <w:sz w:val="20"/>
                <w:szCs w:val="20"/>
              </w:rPr>
              <w:t>제어기 진단 DID 코드 표준화안 적용</w:t>
            </w:r>
          </w:p>
          <w:p w14:paraId="514750BC" w14:textId="4908F63D" w:rsidR="002B2ADC" w:rsidRDefault="00783F6B" w:rsidP="00E90A49">
            <w:pPr>
              <w:ind w:firstLineChars="100" w:firstLine="200"/>
              <w:rPr>
                <w:rFonts w:ascii="현대하모니 M" w:eastAsia="현대하모니 M" w:hAnsi="현대하모니 M"/>
                <w:sz w:val="20"/>
                <w:szCs w:val="20"/>
              </w:rPr>
            </w:pPr>
            <w:r>
              <w:rPr>
                <w:rFonts w:ascii="현대하모니 M" w:eastAsia="현대하모니 M" w:hAnsi="현대하모니 M" w:hint="eastAsia"/>
                <w:sz w:val="20"/>
                <w:szCs w:val="20"/>
              </w:rPr>
              <w:t>(</w:t>
            </w:r>
            <w:r w:rsidR="002B2ADC" w:rsidRPr="002B2ADC">
              <w:rPr>
                <w:rFonts w:ascii="현대하모니 M" w:eastAsia="현대하모니 M" w:hAnsi="현대하모니 M"/>
                <w:sz w:val="20"/>
                <w:szCs w:val="20"/>
              </w:rPr>
              <w:t>F1A0</w:t>
            </w:r>
            <w:r w:rsidR="002B2ADC">
              <w:rPr>
                <w:rFonts w:ascii="현대하모니 M" w:eastAsia="현대하모니 M" w:hAnsi="현대하모니 M"/>
                <w:sz w:val="20"/>
                <w:szCs w:val="20"/>
              </w:rPr>
              <w:t xml:space="preserve">, </w:t>
            </w:r>
            <w:r w:rsidR="002B2ADC" w:rsidRPr="002B2ADC">
              <w:rPr>
                <w:rFonts w:ascii="현대하모니 M" w:eastAsia="현대하모니 M" w:hAnsi="현대하모니 M"/>
                <w:sz w:val="20"/>
                <w:szCs w:val="20"/>
              </w:rPr>
              <w:t>F195</w:t>
            </w:r>
            <w:r w:rsidR="002B2ADC">
              <w:rPr>
                <w:rFonts w:ascii="현대하모니 M" w:eastAsia="현대하모니 M" w:hAnsi="현대하모니 M"/>
                <w:sz w:val="20"/>
                <w:szCs w:val="20"/>
              </w:rPr>
              <w:t xml:space="preserve"> </w:t>
            </w:r>
            <w:r w:rsidR="002B2ADC">
              <w:rPr>
                <w:rFonts w:ascii="현대하모니 M" w:eastAsia="현대하모니 M" w:hAnsi="현대하모니 M" w:hint="eastAsia"/>
                <w:sz w:val="20"/>
                <w:szCs w:val="20"/>
              </w:rPr>
              <w:t>삭제</w:t>
            </w:r>
            <w:r>
              <w:rPr>
                <w:rFonts w:ascii="현대하모니 M" w:eastAsia="현대하모니 M" w:hAnsi="현대하모니 M" w:hint="eastAsia"/>
                <w:sz w:val="20"/>
                <w:szCs w:val="20"/>
              </w:rPr>
              <w:t>)</w:t>
            </w:r>
          </w:p>
        </w:tc>
        <w:tc>
          <w:tcPr>
            <w:tcW w:w="912" w:type="pct"/>
            <w:tcBorders>
              <w:left w:val="single" w:sz="4" w:space="0" w:color="auto"/>
            </w:tcBorders>
          </w:tcPr>
          <w:p w14:paraId="23B92A05" w14:textId="2F0212DB" w:rsidR="002B2ADC" w:rsidRPr="00022903" w:rsidRDefault="002B2ADC" w:rsidP="002B2ADC">
            <w:pPr>
              <w:rPr>
                <w:rFonts w:ascii="현대하모니 M" w:eastAsia="현대하모니 M" w:hAnsi="현대하모니 M"/>
                <w:sz w:val="20"/>
                <w:szCs w:val="20"/>
              </w:rPr>
            </w:pPr>
            <w:r>
              <w:rPr>
                <w:rFonts w:ascii="현대하모니 M" w:eastAsia="현대하모니 M" w:hAnsi="현대하모니 M"/>
                <w:sz w:val="20"/>
                <w:szCs w:val="20"/>
              </w:rPr>
              <w:t>TSCR-143</w:t>
            </w:r>
          </w:p>
          <w:p w14:paraId="37F11743" w14:textId="77777777" w:rsidR="002B2ADC" w:rsidRPr="00022903" w:rsidRDefault="002B2ADC" w:rsidP="002B2ADC">
            <w:pPr>
              <w:rPr>
                <w:rFonts w:ascii="현대하모니 M" w:eastAsia="현대하모니 M" w:hAnsi="현대하모니 M"/>
                <w:sz w:val="20"/>
                <w:szCs w:val="20"/>
              </w:rPr>
            </w:pPr>
          </w:p>
        </w:tc>
      </w:tr>
      <w:tr w:rsidR="00B2113B" w:rsidRPr="00DD74DF" w14:paraId="16930436" w14:textId="77777777" w:rsidTr="00F15D9D">
        <w:trPr>
          <w:trHeight w:val="284"/>
        </w:trPr>
        <w:tc>
          <w:tcPr>
            <w:tcW w:w="684" w:type="pct"/>
          </w:tcPr>
          <w:p w14:paraId="39BE59C8" w14:textId="7358DC2E" w:rsidR="00B2113B" w:rsidRDefault="00B2113B" w:rsidP="00B2113B">
            <w:pPr>
              <w:rPr>
                <w:rFonts w:ascii="현대하모니 M" w:eastAsia="현대하모니 M" w:hAnsi="현대하모니 M"/>
                <w:sz w:val="20"/>
                <w:szCs w:val="20"/>
              </w:rPr>
            </w:pPr>
            <w:r>
              <w:rPr>
                <w:rFonts w:ascii="현대하모니 M" w:eastAsia="현대하모니 M" w:hAnsi="현대하모니 M" w:hint="eastAsia"/>
                <w:sz w:val="20"/>
                <w:szCs w:val="20"/>
              </w:rPr>
              <w:lastRenderedPageBreak/>
              <w:t>202</w:t>
            </w:r>
            <w:r>
              <w:rPr>
                <w:rFonts w:ascii="현대하모니 M" w:eastAsia="현대하모니 M" w:hAnsi="현대하모니 M"/>
                <w:sz w:val="20"/>
                <w:szCs w:val="20"/>
              </w:rPr>
              <w:t>2.08</w:t>
            </w:r>
            <w:r>
              <w:rPr>
                <w:rFonts w:ascii="현대하모니 M" w:eastAsia="현대하모니 M" w:hAnsi="현대하모니 M" w:hint="eastAsia"/>
                <w:sz w:val="20"/>
                <w:szCs w:val="20"/>
              </w:rPr>
              <w:t>.0</w:t>
            </w:r>
            <w:r>
              <w:rPr>
                <w:rFonts w:ascii="현대하모니 M" w:eastAsia="현대하모니 M" w:hAnsi="현대하모니 M"/>
                <w:sz w:val="20"/>
                <w:szCs w:val="20"/>
              </w:rPr>
              <w:t>8</w:t>
            </w:r>
          </w:p>
        </w:tc>
        <w:tc>
          <w:tcPr>
            <w:tcW w:w="331" w:type="pct"/>
            <w:tcBorders>
              <w:right w:val="single" w:sz="4" w:space="0" w:color="auto"/>
            </w:tcBorders>
          </w:tcPr>
          <w:p w14:paraId="56871390" w14:textId="4F4BC935" w:rsidR="00B2113B" w:rsidRDefault="009F53BA" w:rsidP="00B2113B">
            <w:pPr>
              <w:rPr>
                <w:rFonts w:ascii="현대하모니 M" w:eastAsia="현대하모니 M" w:hAnsi="현대하모니 M"/>
                <w:sz w:val="20"/>
                <w:szCs w:val="20"/>
              </w:rPr>
            </w:pPr>
            <w:r>
              <w:rPr>
                <w:rFonts w:ascii="현대하모니 M" w:eastAsia="현대하모니 M" w:hAnsi="현대하모니 M" w:hint="eastAsia"/>
                <w:sz w:val="20"/>
                <w:szCs w:val="20"/>
              </w:rPr>
              <w:t>4.9</w:t>
            </w:r>
          </w:p>
        </w:tc>
        <w:tc>
          <w:tcPr>
            <w:tcW w:w="476" w:type="pct"/>
            <w:tcBorders>
              <w:left w:val="single" w:sz="4" w:space="0" w:color="auto"/>
              <w:right w:val="single" w:sz="4" w:space="0" w:color="auto"/>
            </w:tcBorders>
          </w:tcPr>
          <w:p w14:paraId="17066736" w14:textId="33C8DA50" w:rsidR="00B2113B" w:rsidRDefault="00B2113B" w:rsidP="00B2113B">
            <w:pPr>
              <w:rPr>
                <w:rFonts w:ascii="현대하모니 M" w:eastAsia="현대하모니 M" w:hAnsi="현대하모니 M"/>
                <w:sz w:val="20"/>
                <w:szCs w:val="20"/>
              </w:rPr>
            </w:pPr>
            <w:r>
              <w:rPr>
                <w:rFonts w:ascii="현대하모니 M" w:eastAsia="현대하모니 M" w:hAnsi="현대하모니 M" w:hint="eastAsia"/>
                <w:sz w:val="20"/>
                <w:szCs w:val="20"/>
              </w:rPr>
              <w:t>조</w:t>
            </w:r>
            <w:r w:rsidRPr="00022903">
              <w:rPr>
                <w:rFonts w:ascii="현대하모니 M" w:eastAsia="현대하모니 M" w:hAnsi="현대하모니 M" w:hint="eastAsia"/>
                <w:sz w:val="20"/>
                <w:szCs w:val="20"/>
              </w:rPr>
              <w:t>길상</w:t>
            </w:r>
          </w:p>
        </w:tc>
        <w:tc>
          <w:tcPr>
            <w:tcW w:w="433" w:type="pct"/>
            <w:tcBorders>
              <w:left w:val="single" w:sz="4" w:space="0" w:color="auto"/>
              <w:right w:val="single" w:sz="4" w:space="0" w:color="auto"/>
            </w:tcBorders>
          </w:tcPr>
          <w:p w14:paraId="6BB24BAC" w14:textId="4F9D57F7" w:rsidR="00B2113B" w:rsidRDefault="009F53BA" w:rsidP="00B2113B">
            <w:pPr>
              <w:rPr>
                <w:rFonts w:ascii="현대하모니 M" w:eastAsia="현대하모니 M" w:hAnsi="현대하모니 M"/>
                <w:sz w:val="20"/>
                <w:szCs w:val="20"/>
              </w:rPr>
            </w:pPr>
            <w:r>
              <w:rPr>
                <w:rFonts w:ascii="현대하모니 M" w:eastAsia="현대하모니 M" w:hAnsi="현대하모니 M" w:hint="eastAsia"/>
                <w:sz w:val="20"/>
                <w:szCs w:val="20"/>
              </w:rPr>
              <w:t>4.2.9</w:t>
            </w:r>
          </w:p>
        </w:tc>
        <w:tc>
          <w:tcPr>
            <w:tcW w:w="2165" w:type="pct"/>
            <w:tcBorders>
              <w:left w:val="single" w:sz="4" w:space="0" w:color="auto"/>
              <w:right w:val="single" w:sz="4" w:space="0" w:color="auto"/>
            </w:tcBorders>
          </w:tcPr>
          <w:p w14:paraId="320DE325" w14:textId="28E0DB4C" w:rsidR="009F53BA" w:rsidRDefault="009F53BA" w:rsidP="00B2113B">
            <w:pPr>
              <w:rPr>
                <w:rFonts w:ascii="현대하모니 M" w:eastAsia="현대하모니 M" w:hAnsi="현대하모니 M"/>
                <w:sz w:val="20"/>
                <w:szCs w:val="20"/>
              </w:rPr>
            </w:pPr>
            <w:r w:rsidRPr="009F53BA">
              <w:rPr>
                <w:rFonts w:ascii="현대하모니 M" w:eastAsia="현대하모니 M" w:hAnsi="현대하모니 M"/>
                <w:sz w:val="20"/>
                <w:szCs w:val="20"/>
              </w:rPr>
              <w:t>WPC 플랫폼 버전 출력 DID 추가</w:t>
            </w:r>
            <w:r>
              <w:rPr>
                <w:rFonts w:ascii="현대하모니 M" w:eastAsia="현대하모니 M" w:hAnsi="현대하모니 M" w:hint="eastAsia"/>
                <w:sz w:val="20"/>
                <w:szCs w:val="20"/>
              </w:rPr>
              <w:t>(F17F,F17D 추가)</w:t>
            </w:r>
          </w:p>
        </w:tc>
        <w:tc>
          <w:tcPr>
            <w:tcW w:w="912" w:type="pct"/>
            <w:tcBorders>
              <w:left w:val="single" w:sz="4" w:space="0" w:color="auto"/>
            </w:tcBorders>
          </w:tcPr>
          <w:p w14:paraId="64BA45FB" w14:textId="19918320" w:rsidR="00B2113B" w:rsidRPr="00022903" w:rsidRDefault="00B2113B" w:rsidP="00B2113B">
            <w:pPr>
              <w:rPr>
                <w:rFonts w:ascii="현대하모니 M" w:eastAsia="현대하모니 M" w:hAnsi="현대하모니 M"/>
                <w:sz w:val="20"/>
                <w:szCs w:val="20"/>
              </w:rPr>
            </w:pPr>
            <w:r>
              <w:rPr>
                <w:rFonts w:ascii="현대하모니 M" w:eastAsia="현대하모니 M" w:hAnsi="현대하모니 M"/>
                <w:sz w:val="20"/>
                <w:szCs w:val="20"/>
              </w:rPr>
              <w:t>TSCR-238</w:t>
            </w:r>
          </w:p>
          <w:p w14:paraId="59CFDE61" w14:textId="77777777" w:rsidR="00B2113B" w:rsidRDefault="00B2113B" w:rsidP="00B2113B">
            <w:pPr>
              <w:rPr>
                <w:rFonts w:ascii="현대하모니 M" w:eastAsia="현대하모니 M" w:hAnsi="현대하모니 M"/>
                <w:sz w:val="20"/>
                <w:szCs w:val="20"/>
              </w:rPr>
            </w:pPr>
          </w:p>
        </w:tc>
      </w:tr>
      <w:tr w:rsidR="00F65F80" w:rsidRPr="00DD74DF" w14:paraId="620EF5CC" w14:textId="77777777" w:rsidTr="00F15D9D">
        <w:trPr>
          <w:trHeight w:val="284"/>
        </w:trPr>
        <w:tc>
          <w:tcPr>
            <w:tcW w:w="684" w:type="pct"/>
          </w:tcPr>
          <w:p w14:paraId="03B8A968" w14:textId="2231F871" w:rsidR="00F65F80" w:rsidRDefault="00F65F80" w:rsidP="00F65F80">
            <w:pPr>
              <w:rPr>
                <w:rFonts w:ascii="현대하모니 M" w:eastAsia="현대하모니 M" w:hAnsi="현대하모니 M"/>
                <w:sz w:val="20"/>
                <w:szCs w:val="20"/>
              </w:rPr>
            </w:pPr>
            <w:r>
              <w:rPr>
                <w:rFonts w:ascii="현대하모니 M" w:eastAsia="현대하모니 M" w:hAnsi="현대하모니 M" w:hint="eastAsia"/>
                <w:sz w:val="20"/>
                <w:szCs w:val="20"/>
              </w:rPr>
              <w:t>202</w:t>
            </w:r>
            <w:r>
              <w:rPr>
                <w:rFonts w:ascii="현대하모니 M" w:eastAsia="현대하모니 M" w:hAnsi="현대하모니 M"/>
                <w:sz w:val="20"/>
                <w:szCs w:val="20"/>
              </w:rPr>
              <w:t>3.02</w:t>
            </w:r>
            <w:r>
              <w:rPr>
                <w:rFonts w:ascii="현대하모니 M" w:eastAsia="현대하모니 M" w:hAnsi="현대하모니 M" w:hint="eastAsia"/>
                <w:sz w:val="20"/>
                <w:szCs w:val="20"/>
              </w:rPr>
              <w:t>.20</w:t>
            </w:r>
          </w:p>
        </w:tc>
        <w:tc>
          <w:tcPr>
            <w:tcW w:w="331" w:type="pct"/>
            <w:tcBorders>
              <w:right w:val="single" w:sz="4" w:space="0" w:color="auto"/>
            </w:tcBorders>
          </w:tcPr>
          <w:p w14:paraId="5E47A99C" w14:textId="3936965B" w:rsidR="00F65F80" w:rsidRDefault="00F65F80" w:rsidP="00F65F80">
            <w:pPr>
              <w:rPr>
                <w:rFonts w:ascii="현대하모니 M" w:eastAsia="현대하모니 M" w:hAnsi="현대하모니 M"/>
                <w:sz w:val="20"/>
                <w:szCs w:val="20"/>
              </w:rPr>
            </w:pPr>
            <w:r>
              <w:rPr>
                <w:rFonts w:ascii="현대하모니 M" w:eastAsia="현대하모니 M" w:hAnsi="현대하모니 M"/>
                <w:sz w:val="20"/>
                <w:szCs w:val="20"/>
              </w:rPr>
              <w:t>5.0</w:t>
            </w:r>
          </w:p>
        </w:tc>
        <w:tc>
          <w:tcPr>
            <w:tcW w:w="476" w:type="pct"/>
            <w:tcBorders>
              <w:left w:val="single" w:sz="4" w:space="0" w:color="auto"/>
              <w:right w:val="single" w:sz="4" w:space="0" w:color="auto"/>
            </w:tcBorders>
          </w:tcPr>
          <w:p w14:paraId="7E42B3AA" w14:textId="5560AA24" w:rsidR="00F65F80" w:rsidRDefault="00F65F80" w:rsidP="00F65F80">
            <w:pPr>
              <w:rPr>
                <w:rFonts w:ascii="현대하모니 M" w:eastAsia="현대하모니 M" w:hAnsi="현대하모니 M"/>
                <w:sz w:val="20"/>
                <w:szCs w:val="20"/>
              </w:rPr>
            </w:pPr>
            <w:r>
              <w:rPr>
                <w:rFonts w:ascii="현대하모니 M" w:eastAsia="현대하모니 M" w:hAnsi="현대하모니 M" w:hint="eastAsia"/>
                <w:sz w:val="20"/>
                <w:szCs w:val="20"/>
              </w:rPr>
              <w:t>조</w:t>
            </w:r>
            <w:r w:rsidRPr="00022903">
              <w:rPr>
                <w:rFonts w:ascii="현대하모니 M" w:eastAsia="현대하모니 M" w:hAnsi="현대하모니 M" w:hint="eastAsia"/>
                <w:sz w:val="20"/>
                <w:szCs w:val="20"/>
              </w:rPr>
              <w:t>길상</w:t>
            </w:r>
          </w:p>
        </w:tc>
        <w:tc>
          <w:tcPr>
            <w:tcW w:w="433" w:type="pct"/>
            <w:tcBorders>
              <w:left w:val="single" w:sz="4" w:space="0" w:color="auto"/>
              <w:right w:val="single" w:sz="4" w:space="0" w:color="auto"/>
            </w:tcBorders>
          </w:tcPr>
          <w:p w14:paraId="5FF37379" w14:textId="1E80066B" w:rsidR="00F65F80" w:rsidRDefault="000A0A43" w:rsidP="00F65F80">
            <w:pPr>
              <w:rPr>
                <w:rFonts w:ascii="현대하모니 M" w:eastAsia="현대하모니 M" w:hAnsi="현대하모니 M"/>
                <w:sz w:val="20"/>
                <w:szCs w:val="20"/>
              </w:rPr>
            </w:pPr>
            <w:r>
              <w:rPr>
                <w:rFonts w:ascii="현대하모니 M" w:eastAsia="현대하모니 M" w:hAnsi="현대하모니 M" w:hint="eastAsia"/>
                <w:sz w:val="20"/>
                <w:szCs w:val="20"/>
              </w:rPr>
              <w:t>4.6.1</w:t>
            </w:r>
          </w:p>
        </w:tc>
        <w:tc>
          <w:tcPr>
            <w:tcW w:w="2165" w:type="pct"/>
            <w:tcBorders>
              <w:left w:val="single" w:sz="4" w:space="0" w:color="auto"/>
              <w:right w:val="single" w:sz="4" w:space="0" w:color="auto"/>
            </w:tcBorders>
          </w:tcPr>
          <w:p w14:paraId="5DC1152C" w14:textId="77777777" w:rsidR="000A0A43" w:rsidRDefault="000A0A43" w:rsidP="000A0A43">
            <w:pPr>
              <w:rPr>
                <w:rFonts w:ascii="현대하모니 M" w:eastAsia="현대하모니 M" w:hAnsi="현대하모니 M"/>
                <w:sz w:val="20"/>
                <w:szCs w:val="20"/>
              </w:rPr>
            </w:pPr>
            <w:r w:rsidRPr="000A0A43">
              <w:rPr>
                <w:rFonts w:ascii="현대하모니 M" w:eastAsia="현대하모니 M" w:hAnsi="현대하모니 M" w:hint="eastAsia"/>
                <w:sz w:val="20"/>
                <w:szCs w:val="20"/>
              </w:rPr>
              <w:t>제어기 로그 저장 기능 지원을 위한 EC (Extended DTC Code) 추가</w:t>
            </w:r>
          </w:p>
          <w:p w14:paraId="19A1C665" w14:textId="566BF81A" w:rsidR="00F65F80" w:rsidRPr="000A0A43" w:rsidRDefault="000A0A43" w:rsidP="000A0A43">
            <w:pPr>
              <w:rPr>
                <w:rFonts w:ascii="현대하모니 M" w:eastAsia="현대하모니 M" w:hAnsi="현대하모니 M"/>
                <w:sz w:val="20"/>
                <w:szCs w:val="20"/>
              </w:rPr>
            </w:pPr>
            <w:r w:rsidRPr="000A0A43">
              <w:rPr>
                <w:rFonts w:ascii="현대하모니 M" w:eastAsia="현대하모니 M" w:hAnsi="현대하모니 M"/>
                <w:sz w:val="20"/>
                <w:szCs w:val="20"/>
              </w:rPr>
              <w:t>-</w:t>
            </w:r>
            <w:r>
              <w:rPr>
                <w:rFonts w:ascii="현대하모니 M" w:eastAsia="현대하모니 M" w:hAnsi="현대하모니 M"/>
                <w:sz w:val="20"/>
                <w:szCs w:val="20"/>
              </w:rPr>
              <w:t xml:space="preserve"> </w:t>
            </w:r>
            <w:r w:rsidRPr="000A0A43">
              <w:rPr>
                <w:rFonts w:ascii="현대하모니 M" w:eastAsia="현대하모니 M" w:hAnsi="현대하모니 M"/>
                <w:sz w:val="20"/>
                <w:szCs w:val="20"/>
              </w:rPr>
              <w:t xml:space="preserve">DTC Definition for WPC ECU </w:t>
            </w:r>
            <w:r w:rsidRPr="00E61787">
              <w:rPr>
                <w:rFonts w:ascii="현대하모니 M" w:eastAsia="현대하모니 M" w:hAnsi="현대하모니 M" w:hint="eastAsia"/>
                <w:sz w:val="20"/>
                <w:szCs w:val="20"/>
              </w:rPr>
              <w:t>수정</w:t>
            </w:r>
          </w:p>
        </w:tc>
        <w:tc>
          <w:tcPr>
            <w:tcW w:w="912" w:type="pct"/>
            <w:tcBorders>
              <w:left w:val="single" w:sz="4" w:space="0" w:color="auto"/>
            </w:tcBorders>
          </w:tcPr>
          <w:p w14:paraId="04EBD13C" w14:textId="5010A34D" w:rsidR="00F65F80" w:rsidRPr="00022903" w:rsidRDefault="00F65F80" w:rsidP="00F65F80">
            <w:pPr>
              <w:rPr>
                <w:rFonts w:ascii="현대하모니 M" w:eastAsia="현대하모니 M" w:hAnsi="현대하모니 M"/>
                <w:sz w:val="20"/>
                <w:szCs w:val="20"/>
              </w:rPr>
            </w:pPr>
            <w:r>
              <w:rPr>
                <w:rFonts w:ascii="현대하모니 M" w:eastAsia="현대하모니 M" w:hAnsi="현대하모니 M"/>
                <w:sz w:val="20"/>
                <w:szCs w:val="20"/>
              </w:rPr>
              <w:t>TSCR-734</w:t>
            </w:r>
          </w:p>
          <w:p w14:paraId="6E44D792" w14:textId="77777777" w:rsidR="00F65F80" w:rsidRDefault="00F65F80" w:rsidP="00F65F80">
            <w:pPr>
              <w:rPr>
                <w:rFonts w:ascii="현대하모니 M" w:eastAsia="현대하모니 M" w:hAnsi="현대하모니 M"/>
                <w:sz w:val="20"/>
                <w:szCs w:val="20"/>
              </w:rPr>
            </w:pPr>
          </w:p>
        </w:tc>
      </w:tr>
      <w:tr w:rsidR="00A663AB" w:rsidRPr="00DD74DF" w14:paraId="30BF0CA4" w14:textId="77777777" w:rsidTr="00F15D9D">
        <w:trPr>
          <w:trHeight w:val="284"/>
        </w:trPr>
        <w:tc>
          <w:tcPr>
            <w:tcW w:w="684" w:type="pct"/>
          </w:tcPr>
          <w:p w14:paraId="0198B46F" w14:textId="6AD302E8" w:rsidR="00A663AB" w:rsidRDefault="00A663AB" w:rsidP="00A663AB">
            <w:pPr>
              <w:rPr>
                <w:rFonts w:ascii="현대하모니 M" w:eastAsia="현대하모니 M" w:hAnsi="현대하모니 M"/>
                <w:sz w:val="20"/>
                <w:szCs w:val="20"/>
              </w:rPr>
            </w:pPr>
            <w:bookmarkStart w:id="0" w:name="_Hlk140053930"/>
            <w:r>
              <w:rPr>
                <w:rFonts w:ascii="현대하모니 M" w:eastAsia="현대하모니 M" w:hAnsi="현대하모니 M" w:hint="eastAsia"/>
                <w:sz w:val="20"/>
                <w:szCs w:val="20"/>
              </w:rPr>
              <w:t>202</w:t>
            </w:r>
            <w:r>
              <w:rPr>
                <w:rFonts w:ascii="현대하모니 M" w:eastAsia="현대하모니 M" w:hAnsi="현대하모니 M"/>
                <w:sz w:val="20"/>
                <w:szCs w:val="20"/>
              </w:rPr>
              <w:t>3.02</w:t>
            </w:r>
            <w:r>
              <w:rPr>
                <w:rFonts w:ascii="현대하모니 M" w:eastAsia="현대하모니 M" w:hAnsi="현대하모니 M" w:hint="eastAsia"/>
                <w:sz w:val="20"/>
                <w:szCs w:val="20"/>
              </w:rPr>
              <w:t>.20</w:t>
            </w:r>
          </w:p>
        </w:tc>
        <w:tc>
          <w:tcPr>
            <w:tcW w:w="331" w:type="pct"/>
            <w:tcBorders>
              <w:right w:val="single" w:sz="4" w:space="0" w:color="auto"/>
            </w:tcBorders>
          </w:tcPr>
          <w:p w14:paraId="5A4EC603" w14:textId="0CD70644" w:rsidR="00A663AB" w:rsidRDefault="00A663AB" w:rsidP="00A663AB">
            <w:pPr>
              <w:rPr>
                <w:rFonts w:ascii="현대하모니 M" w:eastAsia="현대하모니 M" w:hAnsi="현대하모니 M"/>
                <w:sz w:val="20"/>
                <w:szCs w:val="20"/>
              </w:rPr>
            </w:pPr>
            <w:r>
              <w:rPr>
                <w:rFonts w:ascii="현대하모니 M" w:eastAsia="현대하모니 M" w:hAnsi="현대하모니 M"/>
                <w:sz w:val="20"/>
                <w:szCs w:val="20"/>
              </w:rPr>
              <w:t>5.1</w:t>
            </w:r>
          </w:p>
        </w:tc>
        <w:tc>
          <w:tcPr>
            <w:tcW w:w="476" w:type="pct"/>
            <w:tcBorders>
              <w:left w:val="single" w:sz="4" w:space="0" w:color="auto"/>
              <w:right w:val="single" w:sz="4" w:space="0" w:color="auto"/>
            </w:tcBorders>
          </w:tcPr>
          <w:p w14:paraId="1B0F4A11" w14:textId="338DE849" w:rsidR="00A663AB" w:rsidRDefault="00A663AB" w:rsidP="00A663AB">
            <w:pPr>
              <w:rPr>
                <w:rFonts w:ascii="현대하모니 M" w:eastAsia="현대하모니 M" w:hAnsi="현대하모니 M"/>
                <w:sz w:val="20"/>
                <w:szCs w:val="20"/>
              </w:rPr>
            </w:pPr>
            <w:r>
              <w:rPr>
                <w:rFonts w:ascii="현대하모니 M" w:eastAsia="현대하모니 M" w:hAnsi="현대하모니 M" w:hint="eastAsia"/>
                <w:sz w:val="20"/>
                <w:szCs w:val="20"/>
              </w:rPr>
              <w:t>조</w:t>
            </w:r>
            <w:r w:rsidRPr="00022903">
              <w:rPr>
                <w:rFonts w:ascii="현대하모니 M" w:eastAsia="현대하모니 M" w:hAnsi="현대하모니 M" w:hint="eastAsia"/>
                <w:sz w:val="20"/>
                <w:szCs w:val="20"/>
              </w:rPr>
              <w:t>길상</w:t>
            </w:r>
          </w:p>
        </w:tc>
        <w:tc>
          <w:tcPr>
            <w:tcW w:w="433" w:type="pct"/>
            <w:tcBorders>
              <w:left w:val="single" w:sz="4" w:space="0" w:color="auto"/>
              <w:right w:val="single" w:sz="4" w:space="0" w:color="auto"/>
            </w:tcBorders>
          </w:tcPr>
          <w:p w14:paraId="34993F79" w14:textId="20158610" w:rsidR="00A663AB" w:rsidRDefault="00A663AB" w:rsidP="00A663AB">
            <w:pPr>
              <w:rPr>
                <w:rFonts w:ascii="현대하모니 M" w:eastAsia="현대하모니 M" w:hAnsi="현대하모니 M"/>
                <w:sz w:val="20"/>
                <w:szCs w:val="20"/>
              </w:rPr>
            </w:pPr>
            <w:r>
              <w:rPr>
                <w:rFonts w:ascii="현대하모니 M" w:eastAsia="현대하모니 M" w:hAnsi="현대하모니 M" w:hint="eastAsia"/>
                <w:sz w:val="20"/>
                <w:szCs w:val="20"/>
              </w:rPr>
              <w:t>4.1.2</w:t>
            </w:r>
          </w:p>
        </w:tc>
        <w:tc>
          <w:tcPr>
            <w:tcW w:w="2165" w:type="pct"/>
            <w:tcBorders>
              <w:left w:val="single" w:sz="4" w:space="0" w:color="auto"/>
              <w:right w:val="single" w:sz="4" w:space="0" w:color="auto"/>
            </w:tcBorders>
          </w:tcPr>
          <w:p w14:paraId="7624E1DD" w14:textId="6D48FDAB" w:rsidR="00A663AB" w:rsidRPr="000A0A43" w:rsidRDefault="00A663AB" w:rsidP="00A663AB">
            <w:pPr>
              <w:rPr>
                <w:rFonts w:ascii="현대하모니 M" w:eastAsia="현대하모니 M" w:hAnsi="현대하모니 M"/>
                <w:sz w:val="20"/>
                <w:szCs w:val="20"/>
              </w:rPr>
            </w:pPr>
            <w:r w:rsidRPr="00A663AB">
              <w:rPr>
                <w:rFonts w:ascii="현대하모니 M" w:eastAsia="현대하모니 M" w:hAnsi="현대하모니 M" w:hint="eastAsia"/>
                <w:sz w:val="20"/>
                <w:szCs w:val="20"/>
              </w:rPr>
              <w:t xml:space="preserve">WPC,WPC2,RWPC 진단 </w:t>
            </w:r>
            <w:r w:rsidRPr="00A663AB">
              <w:rPr>
                <w:rFonts w:ascii="현대하모니 M" w:eastAsia="현대하모니 M" w:hAnsi="현대하모니 M"/>
                <w:sz w:val="20"/>
                <w:szCs w:val="20"/>
              </w:rPr>
              <w:t xml:space="preserve">ID </w:t>
            </w:r>
            <w:r w:rsidRPr="00A663AB">
              <w:rPr>
                <w:rFonts w:ascii="현대하모니 M" w:eastAsia="현대하모니 M" w:hAnsi="현대하모니 M" w:hint="eastAsia"/>
                <w:sz w:val="20"/>
                <w:szCs w:val="20"/>
              </w:rPr>
              <w:t>오기 수정</w:t>
            </w:r>
          </w:p>
        </w:tc>
        <w:tc>
          <w:tcPr>
            <w:tcW w:w="912" w:type="pct"/>
            <w:tcBorders>
              <w:left w:val="single" w:sz="4" w:space="0" w:color="auto"/>
            </w:tcBorders>
          </w:tcPr>
          <w:p w14:paraId="7E43BC34" w14:textId="566588B0" w:rsidR="00A663AB" w:rsidRPr="00022903" w:rsidRDefault="00A663AB" w:rsidP="00A663AB">
            <w:pPr>
              <w:rPr>
                <w:rFonts w:ascii="현대하모니 M" w:eastAsia="현대하모니 M" w:hAnsi="현대하모니 M"/>
                <w:sz w:val="20"/>
                <w:szCs w:val="20"/>
              </w:rPr>
            </w:pPr>
            <w:r>
              <w:rPr>
                <w:rFonts w:ascii="현대하모니 M" w:eastAsia="현대하모니 M" w:hAnsi="현대하모니 M"/>
                <w:sz w:val="20"/>
                <w:szCs w:val="20"/>
              </w:rPr>
              <w:t>TSCR-759</w:t>
            </w:r>
          </w:p>
          <w:p w14:paraId="7FF9E47A" w14:textId="77777777" w:rsidR="00A663AB" w:rsidRDefault="00A663AB" w:rsidP="00A663AB">
            <w:pPr>
              <w:rPr>
                <w:rFonts w:ascii="현대하모니 M" w:eastAsia="현대하모니 M" w:hAnsi="현대하모니 M"/>
                <w:sz w:val="20"/>
                <w:szCs w:val="20"/>
              </w:rPr>
            </w:pPr>
          </w:p>
        </w:tc>
      </w:tr>
      <w:bookmarkEnd w:id="0"/>
      <w:tr w:rsidR="00295845" w:rsidRPr="00DD74DF" w14:paraId="0C9DA477" w14:textId="77777777" w:rsidTr="00F15D9D">
        <w:trPr>
          <w:trHeight w:val="284"/>
        </w:trPr>
        <w:tc>
          <w:tcPr>
            <w:tcW w:w="684" w:type="pct"/>
          </w:tcPr>
          <w:p w14:paraId="4B09D94F" w14:textId="682A1232" w:rsidR="00295845" w:rsidRDefault="00295845" w:rsidP="00295845">
            <w:pPr>
              <w:rPr>
                <w:rFonts w:ascii="현대하모니 M" w:eastAsia="현대하모니 M" w:hAnsi="현대하모니 M"/>
                <w:sz w:val="20"/>
                <w:szCs w:val="20"/>
              </w:rPr>
            </w:pPr>
            <w:r>
              <w:rPr>
                <w:rFonts w:ascii="현대하모니 M" w:eastAsia="현대하모니 M" w:hAnsi="현대하모니 M" w:hint="eastAsia"/>
                <w:kern w:val="2"/>
                <w:sz w:val="20"/>
                <w:szCs w:val="20"/>
              </w:rPr>
              <w:t>2023.0</w:t>
            </w:r>
            <w:r>
              <w:rPr>
                <w:rFonts w:ascii="현대하모니 M" w:eastAsia="현대하모니 M" w:hAnsi="현대하모니 M"/>
                <w:kern w:val="2"/>
                <w:sz w:val="20"/>
                <w:szCs w:val="20"/>
              </w:rPr>
              <w:t>7</w:t>
            </w:r>
            <w:r>
              <w:rPr>
                <w:rFonts w:ascii="현대하모니 M" w:eastAsia="현대하모니 M" w:hAnsi="현대하모니 M" w:hint="eastAsia"/>
                <w:kern w:val="2"/>
                <w:sz w:val="20"/>
                <w:szCs w:val="20"/>
              </w:rPr>
              <w:t>.11</w:t>
            </w:r>
          </w:p>
        </w:tc>
        <w:tc>
          <w:tcPr>
            <w:tcW w:w="331" w:type="pct"/>
            <w:tcBorders>
              <w:right w:val="single" w:sz="4" w:space="0" w:color="auto"/>
            </w:tcBorders>
          </w:tcPr>
          <w:p w14:paraId="53E295CC" w14:textId="72830719" w:rsidR="00295845" w:rsidRDefault="00295845" w:rsidP="00295845">
            <w:pPr>
              <w:rPr>
                <w:rFonts w:ascii="현대하모니 M" w:eastAsia="현대하모니 M" w:hAnsi="현대하모니 M"/>
                <w:sz w:val="20"/>
                <w:szCs w:val="20"/>
              </w:rPr>
            </w:pPr>
            <w:r>
              <w:rPr>
                <w:rFonts w:ascii="현대하모니 M" w:eastAsia="현대하모니 M" w:hAnsi="현대하모니 M" w:hint="eastAsia"/>
                <w:kern w:val="2"/>
                <w:sz w:val="20"/>
                <w:szCs w:val="20"/>
              </w:rPr>
              <w:t>5.2</w:t>
            </w:r>
          </w:p>
        </w:tc>
        <w:tc>
          <w:tcPr>
            <w:tcW w:w="476" w:type="pct"/>
            <w:tcBorders>
              <w:left w:val="single" w:sz="4" w:space="0" w:color="auto"/>
              <w:right w:val="single" w:sz="4" w:space="0" w:color="auto"/>
            </w:tcBorders>
          </w:tcPr>
          <w:p w14:paraId="369994BE" w14:textId="65AA6943" w:rsidR="00295845" w:rsidRDefault="00295845" w:rsidP="00295845">
            <w:pPr>
              <w:rPr>
                <w:rFonts w:ascii="현대하모니 M" w:eastAsia="현대하모니 M" w:hAnsi="현대하모니 M"/>
                <w:sz w:val="20"/>
                <w:szCs w:val="20"/>
              </w:rPr>
            </w:pPr>
            <w:r>
              <w:rPr>
                <w:rFonts w:ascii="현대하모니 M" w:eastAsia="현대하모니 M" w:hAnsi="현대하모니 M" w:hint="eastAsia"/>
                <w:kern w:val="2"/>
                <w:sz w:val="20"/>
                <w:szCs w:val="20"/>
              </w:rPr>
              <w:t>조길상</w:t>
            </w:r>
          </w:p>
        </w:tc>
        <w:tc>
          <w:tcPr>
            <w:tcW w:w="433" w:type="pct"/>
            <w:tcBorders>
              <w:left w:val="single" w:sz="4" w:space="0" w:color="auto"/>
              <w:right w:val="single" w:sz="4" w:space="0" w:color="auto"/>
            </w:tcBorders>
          </w:tcPr>
          <w:p w14:paraId="6075350D" w14:textId="77777777" w:rsidR="00295845" w:rsidRDefault="00496EE6" w:rsidP="00295845">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4.2.8.2</w:t>
            </w:r>
          </w:p>
          <w:p w14:paraId="33299600" w14:textId="77777777" w:rsidR="00496EE6" w:rsidRDefault="00496EE6" w:rsidP="00295845">
            <w:pPr>
              <w:rPr>
                <w:rFonts w:ascii="현대하모니 M" w:eastAsia="현대하모니 M" w:hAnsi="현대하모니 M"/>
                <w:kern w:val="2"/>
                <w:sz w:val="20"/>
                <w:szCs w:val="20"/>
              </w:rPr>
            </w:pPr>
            <w:r>
              <w:rPr>
                <w:rFonts w:ascii="현대하모니 M" w:eastAsia="현대하모니 M" w:hAnsi="현대하모니 M"/>
                <w:kern w:val="2"/>
                <w:sz w:val="20"/>
                <w:szCs w:val="20"/>
              </w:rPr>
              <w:t>4.3.2</w:t>
            </w:r>
          </w:p>
          <w:p w14:paraId="3CEC0A80" w14:textId="42725026" w:rsidR="00496EE6" w:rsidRDefault="00496EE6" w:rsidP="00295845">
            <w:pPr>
              <w:rPr>
                <w:rFonts w:ascii="현대하모니 M" w:eastAsia="현대하모니 M" w:hAnsi="현대하모니 M"/>
                <w:sz w:val="20"/>
                <w:szCs w:val="20"/>
              </w:rPr>
            </w:pPr>
            <w:r>
              <w:rPr>
                <w:rFonts w:ascii="현대하모니 M" w:eastAsia="현대하모니 M" w:hAnsi="현대하모니 M"/>
                <w:kern w:val="2"/>
                <w:sz w:val="20"/>
                <w:szCs w:val="20"/>
              </w:rPr>
              <w:t>4.6.1</w:t>
            </w:r>
          </w:p>
        </w:tc>
        <w:tc>
          <w:tcPr>
            <w:tcW w:w="2165" w:type="pct"/>
            <w:tcBorders>
              <w:left w:val="single" w:sz="4" w:space="0" w:color="auto"/>
              <w:right w:val="single" w:sz="4" w:space="0" w:color="auto"/>
            </w:tcBorders>
          </w:tcPr>
          <w:p w14:paraId="1870B419" w14:textId="5331D152" w:rsidR="007C72FF" w:rsidRDefault="007C72FF" w:rsidP="00295845">
            <w:pPr>
              <w:rPr>
                <w:rFonts w:ascii="현대하모니 M" w:eastAsia="현대하모니 M" w:hAnsi="현대하모니 M"/>
                <w:kern w:val="2"/>
                <w:sz w:val="20"/>
                <w:szCs w:val="20"/>
              </w:rPr>
            </w:pPr>
            <w:r>
              <w:rPr>
                <w:rFonts w:ascii="현대하모니 M" w:eastAsia="현대하모니 M" w:hAnsi="현대하모니 M"/>
                <w:kern w:val="2"/>
                <w:sz w:val="20"/>
                <w:szCs w:val="20"/>
              </w:rPr>
              <w:t xml:space="preserve">1. </w:t>
            </w:r>
            <w:r w:rsidRPr="007C72FF">
              <w:rPr>
                <w:rFonts w:ascii="현대하모니 M" w:eastAsia="현대하모니 M" w:hAnsi="현대하모니 M" w:hint="eastAsia"/>
                <w:kern w:val="2"/>
                <w:sz w:val="20"/>
                <w:szCs w:val="20"/>
              </w:rPr>
              <w:t xml:space="preserve">GREEN IND 모니터링 </w:t>
            </w:r>
            <w:r>
              <w:rPr>
                <w:rFonts w:ascii="현대하모니 M" w:eastAsia="현대하모니 M" w:hAnsi="현대하모니 M" w:hint="eastAsia"/>
                <w:kern w:val="2"/>
                <w:sz w:val="20"/>
                <w:szCs w:val="20"/>
              </w:rPr>
              <w:t>사양 명확화</w:t>
            </w:r>
          </w:p>
          <w:p w14:paraId="0B9C1E4A" w14:textId="15659B39" w:rsidR="00295845" w:rsidRDefault="007C72FF" w:rsidP="00295845">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xml:space="preserve">- </w:t>
            </w:r>
            <w:r w:rsidRPr="007C72FF">
              <w:rPr>
                <w:rFonts w:ascii="현대하모니 M" w:eastAsia="현대하모니 M" w:hAnsi="현대하모니 M" w:hint="eastAsia"/>
                <w:kern w:val="2"/>
                <w:sz w:val="20"/>
                <w:szCs w:val="20"/>
              </w:rPr>
              <w:t>Animation 동작</w:t>
            </w:r>
            <w:r>
              <w:rPr>
                <w:rFonts w:ascii="현대하모니 M" w:eastAsia="현대하모니 M" w:hAnsi="현대하모니 M" w:hint="eastAsia"/>
                <w:kern w:val="2"/>
                <w:sz w:val="20"/>
                <w:szCs w:val="20"/>
              </w:rPr>
              <w:t>중 O</w:t>
            </w:r>
            <w:r w:rsidRPr="007C72FF">
              <w:rPr>
                <w:rFonts w:ascii="현대하모니 M" w:eastAsia="현대하모니 M" w:hAnsi="현대하모니 M" w:hint="eastAsia"/>
                <w:kern w:val="2"/>
                <w:sz w:val="20"/>
                <w:szCs w:val="20"/>
              </w:rPr>
              <w:t>n 출력</w:t>
            </w:r>
          </w:p>
          <w:p w14:paraId="0D8C43B2" w14:textId="77777777" w:rsidR="007C72FF" w:rsidRDefault="007C72FF" w:rsidP="00295845">
            <w:pPr>
              <w:rPr>
                <w:rFonts w:ascii="현대하모니 M" w:eastAsia="현대하모니 M" w:hAnsi="현대하모니 M"/>
                <w:kern w:val="2"/>
                <w:sz w:val="20"/>
                <w:szCs w:val="20"/>
              </w:rPr>
            </w:pPr>
            <w:r>
              <w:rPr>
                <w:rFonts w:ascii="현대하모니 M" w:eastAsia="현대하모니 M" w:hAnsi="현대하모니 M"/>
                <w:kern w:val="2"/>
                <w:sz w:val="20"/>
                <w:szCs w:val="20"/>
              </w:rPr>
              <w:t xml:space="preserve">2. </w:t>
            </w:r>
            <w:r w:rsidRPr="007C72FF">
              <w:rPr>
                <w:rFonts w:ascii="현대하모니 M" w:eastAsia="현대하모니 M" w:hAnsi="현대하모니 M" w:hint="eastAsia"/>
                <w:kern w:val="2"/>
                <w:sz w:val="20"/>
                <w:szCs w:val="20"/>
              </w:rPr>
              <w:t>GREEN IND 강제 출력</w:t>
            </w:r>
            <w:r>
              <w:rPr>
                <w:rFonts w:ascii="현대하모니 M" w:eastAsia="현대하모니 M" w:hAnsi="현대하모니 M" w:hint="eastAsia"/>
                <w:kern w:val="2"/>
                <w:sz w:val="20"/>
                <w:szCs w:val="20"/>
              </w:rPr>
              <w:t xml:space="preserve"> 사양 명확화</w:t>
            </w:r>
          </w:p>
          <w:p w14:paraId="415F5768" w14:textId="2430E7CE" w:rsidR="00DD254E" w:rsidRDefault="007C72FF" w:rsidP="00295845">
            <w:pPr>
              <w:rPr>
                <w:rFonts w:ascii="현대하모니 M" w:eastAsia="현대하모니 M" w:hAnsi="현대하모니 M"/>
                <w:kern w:val="2"/>
                <w:sz w:val="20"/>
                <w:szCs w:val="20"/>
              </w:rPr>
            </w:pPr>
            <w:r>
              <w:rPr>
                <w:rFonts w:ascii="현대하모니 M" w:eastAsia="현대하모니 M" w:hAnsi="현대하모니 M"/>
                <w:kern w:val="2"/>
                <w:sz w:val="20"/>
                <w:szCs w:val="20"/>
              </w:rPr>
              <w:t xml:space="preserve">- </w:t>
            </w:r>
            <w:r w:rsidRPr="007C72FF">
              <w:rPr>
                <w:rFonts w:ascii="현대하모니 M" w:eastAsia="현대하모니 M" w:hAnsi="현대하모니 M" w:hint="eastAsia"/>
                <w:kern w:val="2"/>
                <w:sz w:val="20"/>
                <w:szCs w:val="20"/>
              </w:rPr>
              <w:t xml:space="preserve">3개 LED 모두 </w:t>
            </w:r>
            <w:r>
              <w:rPr>
                <w:rFonts w:ascii="현대하모니 M" w:eastAsia="현대하모니 M" w:hAnsi="현대하모니 M" w:hint="eastAsia"/>
                <w:kern w:val="2"/>
                <w:sz w:val="20"/>
                <w:szCs w:val="20"/>
              </w:rPr>
              <w:t>동작</w:t>
            </w:r>
          </w:p>
          <w:p w14:paraId="465BA34C" w14:textId="2791C22D" w:rsidR="00DD254E" w:rsidRPr="00DD254E" w:rsidRDefault="007C72FF" w:rsidP="00295845">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3. 내</w:t>
            </w:r>
            <w:r w:rsidRPr="007C72FF">
              <w:rPr>
                <w:rFonts w:ascii="현대하모니 M" w:eastAsia="현대하모니 M" w:hAnsi="현대하모니 M" w:hint="eastAsia"/>
                <w:kern w:val="2"/>
                <w:sz w:val="20"/>
                <w:szCs w:val="20"/>
              </w:rPr>
              <w:t>부고장 DTC 사양 Description 명확화</w:t>
            </w:r>
          </w:p>
        </w:tc>
        <w:tc>
          <w:tcPr>
            <w:tcW w:w="912" w:type="pct"/>
            <w:tcBorders>
              <w:left w:val="single" w:sz="4" w:space="0" w:color="auto"/>
            </w:tcBorders>
          </w:tcPr>
          <w:p w14:paraId="17428011" w14:textId="4FB8854E" w:rsidR="00295845" w:rsidRDefault="00295845" w:rsidP="00295845">
            <w:pPr>
              <w:spacing w:line="276" w:lineRule="auto"/>
              <w:jc w:val="both"/>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TSCR-</w:t>
            </w:r>
            <w:r>
              <w:rPr>
                <w:rFonts w:ascii="현대하모니 M" w:eastAsia="현대하모니 M" w:hAnsi="현대하모니 M"/>
                <w:kern w:val="2"/>
                <w:sz w:val="20"/>
                <w:szCs w:val="20"/>
              </w:rPr>
              <w:t>1280</w:t>
            </w:r>
          </w:p>
          <w:p w14:paraId="4494696F" w14:textId="77777777" w:rsidR="00295845" w:rsidRDefault="00295845" w:rsidP="00295845">
            <w:pPr>
              <w:rPr>
                <w:rFonts w:ascii="현대하모니 M" w:eastAsia="현대하모니 M" w:hAnsi="현대하모니 M"/>
                <w:sz w:val="20"/>
                <w:szCs w:val="20"/>
              </w:rPr>
            </w:pPr>
          </w:p>
        </w:tc>
      </w:tr>
      <w:tr w:rsidR="002C3876" w:rsidRPr="00DD74DF" w14:paraId="58154AA5" w14:textId="77777777" w:rsidTr="00F15D9D">
        <w:trPr>
          <w:trHeight w:val="284"/>
        </w:trPr>
        <w:tc>
          <w:tcPr>
            <w:tcW w:w="684" w:type="pct"/>
          </w:tcPr>
          <w:p w14:paraId="1F25B20D" w14:textId="1BF9AB8A" w:rsidR="002C3876" w:rsidRDefault="002C3876" w:rsidP="002C3876">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2023.10.26</w:t>
            </w:r>
          </w:p>
        </w:tc>
        <w:tc>
          <w:tcPr>
            <w:tcW w:w="331" w:type="pct"/>
            <w:tcBorders>
              <w:right w:val="single" w:sz="4" w:space="0" w:color="auto"/>
            </w:tcBorders>
          </w:tcPr>
          <w:p w14:paraId="042C5A2B" w14:textId="484971A0" w:rsidR="002C3876" w:rsidRDefault="002C3876" w:rsidP="002C3876">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5.3</w:t>
            </w:r>
          </w:p>
        </w:tc>
        <w:tc>
          <w:tcPr>
            <w:tcW w:w="476" w:type="pct"/>
            <w:tcBorders>
              <w:left w:val="single" w:sz="4" w:space="0" w:color="auto"/>
              <w:right w:val="single" w:sz="4" w:space="0" w:color="auto"/>
            </w:tcBorders>
          </w:tcPr>
          <w:p w14:paraId="348BD500" w14:textId="02AE98A7" w:rsidR="002C3876" w:rsidRDefault="002C3876" w:rsidP="002C3876">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조길상</w:t>
            </w:r>
          </w:p>
        </w:tc>
        <w:tc>
          <w:tcPr>
            <w:tcW w:w="433" w:type="pct"/>
            <w:tcBorders>
              <w:left w:val="single" w:sz="4" w:space="0" w:color="auto"/>
              <w:right w:val="single" w:sz="4" w:space="0" w:color="auto"/>
            </w:tcBorders>
          </w:tcPr>
          <w:p w14:paraId="73772F5F" w14:textId="0CD0406C" w:rsidR="002C3876" w:rsidRDefault="002C3876" w:rsidP="002C3876">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4.3.2</w:t>
            </w:r>
          </w:p>
        </w:tc>
        <w:tc>
          <w:tcPr>
            <w:tcW w:w="2165" w:type="pct"/>
            <w:tcBorders>
              <w:left w:val="single" w:sz="4" w:space="0" w:color="auto"/>
              <w:right w:val="single" w:sz="4" w:space="0" w:color="auto"/>
            </w:tcBorders>
          </w:tcPr>
          <w:p w14:paraId="3E614F91" w14:textId="547FCEA4" w:rsidR="002C3876" w:rsidRDefault="002C3876" w:rsidP="002C3876">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xml:space="preserve">강제구동 </w:t>
            </w:r>
            <w:r w:rsidRPr="002C3876">
              <w:rPr>
                <w:rFonts w:ascii="현대하모니 M" w:eastAsia="현대하모니 M" w:hAnsi="현대하모니 M"/>
                <w:kern w:val="2"/>
                <w:sz w:val="20"/>
                <w:szCs w:val="20"/>
              </w:rPr>
              <w:t>Input Output Control Parameter</w:t>
            </w:r>
            <w:r>
              <w:rPr>
                <w:rFonts w:ascii="현대하모니 M" w:eastAsia="현대하모니 M" w:hAnsi="현대하모니 M"/>
                <w:kern w:val="2"/>
                <w:sz w:val="20"/>
                <w:szCs w:val="20"/>
              </w:rPr>
              <w:t xml:space="preserve"> </w:t>
            </w:r>
            <w:r w:rsidRPr="002C3876">
              <w:rPr>
                <w:rFonts w:ascii="현대하모니 M" w:eastAsia="현대하모니 M" w:hAnsi="현대하모니 M" w:hint="eastAsia"/>
                <w:kern w:val="2"/>
                <w:sz w:val="20"/>
                <w:szCs w:val="20"/>
              </w:rPr>
              <w:t>수정</w:t>
            </w:r>
          </w:p>
        </w:tc>
        <w:tc>
          <w:tcPr>
            <w:tcW w:w="912" w:type="pct"/>
            <w:tcBorders>
              <w:left w:val="single" w:sz="4" w:space="0" w:color="auto"/>
            </w:tcBorders>
          </w:tcPr>
          <w:p w14:paraId="3636317D" w14:textId="5E486386" w:rsidR="002C3876" w:rsidRDefault="002C3876" w:rsidP="002C3876">
            <w:pPr>
              <w:spacing w:line="276" w:lineRule="auto"/>
              <w:jc w:val="both"/>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TSCR-</w:t>
            </w:r>
            <w:r>
              <w:rPr>
                <w:rFonts w:ascii="현대하모니 M" w:eastAsia="현대하모니 M" w:hAnsi="현대하모니 M"/>
                <w:kern w:val="2"/>
                <w:sz w:val="20"/>
                <w:szCs w:val="20"/>
              </w:rPr>
              <w:t>1751</w:t>
            </w:r>
          </w:p>
        </w:tc>
      </w:tr>
      <w:tr w:rsidR="00F15D9D" w:rsidRPr="00DD74DF" w14:paraId="63704C0D" w14:textId="77777777" w:rsidTr="00F15D9D">
        <w:trPr>
          <w:trHeight w:val="284"/>
        </w:trPr>
        <w:tc>
          <w:tcPr>
            <w:tcW w:w="684" w:type="pct"/>
          </w:tcPr>
          <w:p w14:paraId="6CE419B6" w14:textId="42F0A06D" w:rsidR="00F15D9D" w:rsidRDefault="00F15D9D"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2023.1</w:t>
            </w:r>
            <w:r>
              <w:rPr>
                <w:rFonts w:ascii="현대하모니 M" w:eastAsia="현대하모니 M" w:hAnsi="현대하모니 M"/>
                <w:kern w:val="2"/>
                <w:sz w:val="20"/>
                <w:szCs w:val="20"/>
              </w:rPr>
              <w:t>2</w:t>
            </w:r>
            <w:r>
              <w:rPr>
                <w:rFonts w:ascii="현대하모니 M" w:eastAsia="현대하모니 M" w:hAnsi="현대하모니 M" w:hint="eastAsia"/>
                <w:kern w:val="2"/>
                <w:sz w:val="20"/>
                <w:szCs w:val="20"/>
              </w:rPr>
              <w:t>.</w:t>
            </w:r>
            <w:r>
              <w:rPr>
                <w:rFonts w:ascii="현대하모니 M" w:eastAsia="현대하모니 M" w:hAnsi="현대하모니 M"/>
                <w:kern w:val="2"/>
                <w:sz w:val="20"/>
                <w:szCs w:val="20"/>
              </w:rPr>
              <w:t>13</w:t>
            </w:r>
          </w:p>
        </w:tc>
        <w:tc>
          <w:tcPr>
            <w:tcW w:w="331" w:type="pct"/>
            <w:tcBorders>
              <w:right w:val="single" w:sz="4" w:space="0" w:color="auto"/>
            </w:tcBorders>
          </w:tcPr>
          <w:p w14:paraId="05BB5421" w14:textId="5FFB7F22" w:rsidR="00F15D9D" w:rsidRDefault="00F15D9D"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5.</w:t>
            </w:r>
            <w:r>
              <w:rPr>
                <w:rFonts w:ascii="현대하모니 M" w:eastAsia="현대하모니 M" w:hAnsi="현대하모니 M"/>
                <w:kern w:val="2"/>
                <w:sz w:val="20"/>
                <w:szCs w:val="20"/>
              </w:rPr>
              <w:t>4</w:t>
            </w:r>
          </w:p>
        </w:tc>
        <w:tc>
          <w:tcPr>
            <w:tcW w:w="476" w:type="pct"/>
            <w:tcBorders>
              <w:left w:val="single" w:sz="4" w:space="0" w:color="auto"/>
              <w:right w:val="single" w:sz="4" w:space="0" w:color="auto"/>
            </w:tcBorders>
          </w:tcPr>
          <w:p w14:paraId="7E9736F3" w14:textId="3C668F99" w:rsidR="00F15D9D" w:rsidRDefault="00F15D9D"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조길상</w:t>
            </w:r>
          </w:p>
        </w:tc>
        <w:tc>
          <w:tcPr>
            <w:tcW w:w="433" w:type="pct"/>
            <w:tcBorders>
              <w:left w:val="single" w:sz="4" w:space="0" w:color="auto"/>
              <w:right w:val="single" w:sz="4" w:space="0" w:color="auto"/>
            </w:tcBorders>
          </w:tcPr>
          <w:p w14:paraId="0A23F4A1" w14:textId="4908D035" w:rsidR="00F15D9D" w:rsidRDefault="00F15D9D"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w:t>
            </w:r>
            <w:r>
              <w:rPr>
                <w:rFonts w:ascii="현대하모니 M" w:eastAsia="현대하모니 M" w:hAnsi="현대하모니 M"/>
                <w:kern w:val="2"/>
                <w:sz w:val="20"/>
                <w:szCs w:val="20"/>
              </w:rPr>
              <w:t>.2.9.15</w:t>
            </w:r>
          </w:p>
        </w:tc>
        <w:tc>
          <w:tcPr>
            <w:tcW w:w="2165" w:type="pct"/>
            <w:tcBorders>
              <w:left w:val="single" w:sz="4" w:space="0" w:color="auto"/>
              <w:right w:val="single" w:sz="4" w:space="0" w:color="auto"/>
            </w:tcBorders>
          </w:tcPr>
          <w:p w14:paraId="0D923455" w14:textId="51EFD6B4" w:rsidR="00F15D9D" w:rsidRDefault="00F15D9D"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D</w:t>
            </w:r>
            <w:r>
              <w:rPr>
                <w:rFonts w:ascii="현대하모니 M" w:eastAsia="현대하모니 M" w:hAnsi="현대하모니 M"/>
                <w:kern w:val="2"/>
                <w:sz w:val="20"/>
                <w:szCs w:val="20"/>
              </w:rPr>
              <w:t xml:space="preserve">ID ED90 - </w:t>
            </w:r>
          </w:p>
          <w:p w14:paraId="206C6AC7" w14:textId="215D2647" w:rsidR="00F15D9D" w:rsidRDefault="00F15D9D" w:rsidP="00F15D9D">
            <w:pPr>
              <w:rPr>
                <w:rFonts w:ascii="현대하모니 M" w:eastAsia="현대하모니 M" w:hAnsi="현대하모니 M"/>
                <w:kern w:val="2"/>
                <w:sz w:val="20"/>
                <w:szCs w:val="20"/>
              </w:rPr>
            </w:pPr>
            <w:r>
              <w:rPr>
                <w:rFonts w:ascii="현대하모니 M" w:eastAsia="현대하모니 M" w:hAnsi="현대하모니 M"/>
                <w:kern w:val="2"/>
                <w:sz w:val="20"/>
                <w:szCs w:val="20"/>
              </w:rPr>
              <w:t>NonSleepCollectedEachEcuDataIdentifie</w:t>
            </w:r>
            <w:r>
              <w:rPr>
                <w:rFonts w:ascii="현대하모니 M" w:eastAsia="현대하모니 M" w:hAnsi="현대하모니 M" w:hint="eastAsia"/>
                <w:kern w:val="2"/>
                <w:sz w:val="20"/>
                <w:szCs w:val="20"/>
              </w:rPr>
              <w:t>추가</w:t>
            </w:r>
          </w:p>
        </w:tc>
        <w:tc>
          <w:tcPr>
            <w:tcW w:w="912" w:type="pct"/>
            <w:tcBorders>
              <w:left w:val="single" w:sz="4" w:space="0" w:color="auto"/>
            </w:tcBorders>
          </w:tcPr>
          <w:p w14:paraId="7A492729" w14:textId="00DA6E74" w:rsidR="00F15D9D" w:rsidRDefault="00F15D9D" w:rsidP="00F15D9D">
            <w:pPr>
              <w:spacing w:line="276" w:lineRule="auto"/>
              <w:jc w:val="both"/>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T</w:t>
            </w:r>
            <w:r>
              <w:rPr>
                <w:rFonts w:ascii="현대하모니 M" w:eastAsia="현대하모니 M" w:hAnsi="현대하모니 M"/>
                <w:kern w:val="2"/>
                <w:sz w:val="20"/>
                <w:szCs w:val="20"/>
              </w:rPr>
              <w:t>SCR-1713</w:t>
            </w:r>
          </w:p>
        </w:tc>
      </w:tr>
      <w:tr w:rsidR="00087C76" w:rsidRPr="00DD74DF" w14:paraId="381BABB5" w14:textId="77777777" w:rsidTr="00F15D9D">
        <w:trPr>
          <w:trHeight w:val="284"/>
        </w:trPr>
        <w:tc>
          <w:tcPr>
            <w:tcW w:w="684" w:type="pct"/>
          </w:tcPr>
          <w:p w14:paraId="765F19F5" w14:textId="29BF3561"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2024.06.14</w:t>
            </w:r>
          </w:p>
        </w:tc>
        <w:tc>
          <w:tcPr>
            <w:tcW w:w="331" w:type="pct"/>
            <w:tcBorders>
              <w:right w:val="single" w:sz="4" w:space="0" w:color="auto"/>
            </w:tcBorders>
          </w:tcPr>
          <w:p w14:paraId="3973BBDF" w14:textId="39477619"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5.5</w:t>
            </w:r>
          </w:p>
        </w:tc>
        <w:tc>
          <w:tcPr>
            <w:tcW w:w="476" w:type="pct"/>
            <w:tcBorders>
              <w:left w:val="single" w:sz="4" w:space="0" w:color="auto"/>
              <w:right w:val="single" w:sz="4" w:space="0" w:color="auto"/>
            </w:tcBorders>
          </w:tcPr>
          <w:p w14:paraId="27FB3B32" w14:textId="029A8750"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조길상</w:t>
            </w:r>
          </w:p>
        </w:tc>
        <w:tc>
          <w:tcPr>
            <w:tcW w:w="433" w:type="pct"/>
            <w:tcBorders>
              <w:left w:val="single" w:sz="4" w:space="0" w:color="auto"/>
              <w:right w:val="single" w:sz="4" w:space="0" w:color="auto"/>
            </w:tcBorders>
          </w:tcPr>
          <w:p w14:paraId="3A99E5EF" w14:textId="77777777"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4.2.7.1</w:t>
            </w:r>
          </w:p>
          <w:p w14:paraId="70FCFBC8" w14:textId="77777777"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4.2.8.1</w:t>
            </w:r>
          </w:p>
          <w:p w14:paraId="0E341EDB" w14:textId="77777777"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4.3.2</w:t>
            </w:r>
          </w:p>
          <w:p w14:paraId="6C1AB731" w14:textId="318A1CB4" w:rsidR="00087C76" w:rsidRDefault="00087C76"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4.2.9.13</w:t>
            </w:r>
          </w:p>
        </w:tc>
        <w:tc>
          <w:tcPr>
            <w:tcW w:w="2165" w:type="pct"/>
            <w:tcBorders>
              <w:left w:val="single" w:sz="4" w:space="0" w:color="auto"/>
              <w:right w:val="single" w:sz="4" w:space="0" w:color="auto"/>
            </w:tcBorders>
          </w:tcPr>
          <w:p w14:paraId="327A88DB" w14:textId="77777777" w:rsidR="00087C76" w:rsidRDefault="00087C76"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1. 입출력 모니터링 듀얼 사양 추가</w:t>
            </w:r>
          </w:p>
          <w:p w14:paraId="218E1106" w14:textId="77777777" w:rsidR="00087C76" w:rsidRDefault="00087C76"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2. 강제구동 듀얼 사양 추가</w:t>
            </w:r>
          </w:p>
          <w:p w14:paraId="57F2BE52" w14:textId="7E796C7D" w:rsidR="00087C76" w:rsidRPr="00087C76" w:rsidRDefault="00087C76"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xml:space="preserve">3. 플랫폼 버전 표시 방법 변경 (11byte </w:t>
            </w:r>
            <w:r w:rsidRPr="00087C76">
              <w:rPr>
                <w:rFonts w:ascii="현대하모니 M" w:eastAsia="현대하모니 M" w:hAnsi="현대하모니 M"/>
                <w:kern w:val="2"/>
                <w:sz w:val="20"/>
                <w:szCs w:val="20"/>
              </w:rPr>
              <w:sym w:font="Wingdings" w:char="F0E0"/>
            </w:r>
            <w:r>
              <w:rPr>
                <w:rFonts w:ascii="현대하모니 M" w:eastAsia="현대하모니 M" w:hAnsi="현대하모니 M" w:hint="eastAsia"/>
                <w:kern w:val="2"/>
                <w:sz w:val="20"/>
                <w:szCs w:val="20"/>
              </w:rPr>
              <w:t xml:space="preserve"> 14byte)</w:t>
            </w:r>
          </w:p>
        </w:tc>
        <w:tc>
          <w:tcPr>
            <w:tcW w:w="912" w:type="pct"/>
            <w:tcBorders>
              <w:left w:val="single" w:sz="4" w:space="0" w:color="auto"/>
            </w:tcBorders>
          </w:tcPr>
          <w:p w14:paraId="167C42CF" w14:textId="1CEB5627" w:rsidR="00087C76" w:rsidRDefault="00A659A1" w:rsidP="00F15D9D">
            <w:pPr>
              <w:spacing w:line="276" w:lineRule="auto"/>
              <w:jc w:val="both"/>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YSCR-</w:t>
            </w:r>
            <w:r w:rsidR="00F85909">
              <w:rPr>
                <w:rFonts w:ascii="현대하모니 M" w:eastAsia="현대하모니 M" w:hAnsi="현대하모니 M" w:hint="eastAsia"/>
                <w:kern w:val="2"/>
                <w:sz w:val="20"/>
                <w:szCs w:val="20"/>
              </w:rPr>
              <w:t>201</w:t>
            </w:r>
          </w:p>
        </w:tc>
      </w:tr>
      <w:tr w:rsidR="00E15E77" w:rsidRPr="00DD74DF" w14:paraId="11D423E1" w14:textId="77777777" w:rsidTr="00F15D9D">
        <w:trPr>
          <w:trHeight w:val="284"/>
        </w:trPr>
        <w:tc>
          <w:tcPr>
            <w:tcW w:w="684" w:type="pct"/>
          </w:tcPr>
          <w:p w14:paraId="5DD44CC2" w14:textId="782BA22B" w:rsidR="00E15E77" w:rsidRDefault="00E15E77"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2024.</w:t>
            </w:r>
            <w:r w:rsidR="00133C4A">
              <w:rPr>
                <w:rFonts w:ascii="현대하모니 M" w:eastAsia="현대하모니 M" w:hAnsi="현대하모니 M" w:hint="eastAsia"/>
                <w:kern w:val="2"/>
                <w:sz w:val="20"/>
                <w:szCs w:val="20"/>
              </w:rPr>
              <w:t>12.13</w:t>
            </w:r>
          </w:p>
        </w:tc>
        <w:tc>
          <w:tcPr>
            <w:tcW w:w="331" w:type="pct"/>
            <w:tcBorders>
              <w:right w:val="single" w:sz="4" w:space="0" w:color="auto"/>
            </w:tcBorders>
          </w:tcPr>
          <w:p w14:paraId="34918B9D" w14:textId="4175A43C" w:rsidR="00E15E77" w:rsidRDefault="00E15E77"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5.6</w:t>
            </w:r>
          </w:p>
        </w:tc>
        <w:tc>
          <w:tcPr>
            <w:tcW w:w="476" w:type="pct"/>
            <w:tcBorders>
              <w:left w:val="single" w:sz="4" w:space="0" w:color="auto"/>
              <w:right w:val="single" w:sz="4" w:space="0" w:color="auto"/>
            </w:tcBorders>
          </w:tcPr>
          <w:p w14:paraId="4EA5D768" w14:textId="2098FEBB" w:rsidR="00E15E77" w:rsidRDefault="00E15E77"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정은영</w:t>
            </w:r>
          </w:p>
        </w:tc>
        <w:tc>
          <w:tcPr>
            <w:tcW w:w="433" w:type="pct"/>
            <w:tcBorders>
              <w:left w:val="single" w:sz="4" w:space="0" w:color="auto"/>
              <w:right w:val="single" w:sz="4" w:space="0" w:color="auto"/>
            </w:tcBorders>
          </w:tcPr>
          <w:p w14:paraId="1CAC9245" w14:textId="66FA1F0B" w:rsidR="00EF4221" w:rsidRDefault="00EF4221"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4.2.7</w:t>
            </w:r>
          </w:p>
          <w:p w14:paraId="4B4594A9" w14:textId="27A26940" w:rsidR="00E15E77" w:rsidRDefault="00E15E77" w:rsidP="00F15D9D">
            <w:pPr>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4.2.9.4</w:t>
            </w:r>
          </w:p>
        </w:tc>
        <w:tc>
          <w:tcPr>
            <w:tcW w:w="2165" w:type="pct"/>
            <w:tcBorders>
              <w:left w:val="single" w:sz="4" w:space="0" w:color="auto"/>
              <w:right w:val="single" w:sz="4" w:space="0" w:color="auto"/>
            </w:tcBorders>
          </w:tcPr>
          <w:p w14:paraId="25F76988" w14:textId="7140F9DB" w:rsidR="00EF4221" w:rsidRDefault="00EF4221"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xml:space="preserve">1. </w:t>
            </w:r>
            <w:r w:rsidR="00BE1960">
              <w:rPr>
                <w:rFonts w:ascii="현대하모니 M" w:eastAsia="현대하모니 M" w:hAnsi="현대하모니 M" w:hint="eastAsia"/>
                <w:kern w:val="2"/>
                <w:sz w:val="20"/>
                <w:szCs w:val="20"/>
              </w:rPr>
              <w:t xml:space="preserve">DID BE02 - </w:t>
            </w:r>
            <w:r>
              <w:rPr>
                <w:rFonts w:ascii="현대하모니 M" w:eastAsia="현대하모니 M" w:hAnsi="현대하모니 M" w:hint="eastAsia"/>
                <w:kern w:val="2"/>
                <w:sz w:val="20"/>
                <w:szCs w:val="20"/>
              </w:rPr>
              <w:t>WPC2 FAN Speed 추가</w:t>
            </w:r>
          </w:p>
          <w:p w14:paraId="5719FADA" w14:textId="57186A37" w:rsidR="00E15E77" w:rsidRDefault="00EF4221"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xml:space="preserve">2. </w:t>
            </w:r>
            <w:r w:rsidR="00E15E77">
              <w:rPr>
                <w:rFonts w:ascii="현대하모니 M" w:eastAsia="현대하모니 M" w:hAnsi="현대하모니 M" w:hint="eastAsia"/>
                <w:kern w:val="2"/>
                <w:sz w:val="20"/>
                <w:szCs w:val="20"/>
              </w:rPr>
              <w:t xml:space="preserve">차종 소프트웨어 버전 표시 방법 변경 (4byte </w:t>
            </w:r>
            <w:r w:rsidR="00E15E77" w:rsidRPr="00087C76">
              <w:rPr>
                <w:rFonts w:ascii="현대하모니 M" w:eastAsia="현대하모니 M" w:hAnsi="현대하모니 M"/>
                <w:kern w:val="2"/>
                <w:sz w:val="20"/>
                <w:szCs w:val="20"/>
              </w:rPr>
              <w:sym w:font="Wingdings" w:char="F0E0"/>
            </w:r>
            <w:r w:rsidR="00E15E77">
              <w:rPr>
                <w:rFonts w:ascii="현대하모니 M" w:eastAsia="현대하모니 M" w:hAnsi="현대하모니 M" w:hint="eastAsia"/>
                <w:kern w:val="2"/>
                <w:sz w:val="20"/>
                <w:szCs w:val="20"/>
              </w:rPr>
              <w:t xml:space="preserve"> 5byte)</w:t>
            </w:r>
            <w:r w:rsidR="00E15E77">
              <w:rPr>
                <w:rFonts w:ascii="현대하모니 M" w:eastAsia="현대하모니 M" w:hAnsi="현대하모니 M"/>
                <w:kern w:val="2"/>
                <w:sz w:val="20"/>
                <w:szCs w:val="20"/>
              </w:rPr>
              <w:tab/>
            </w:r>
          </w:p>
          <w:p w14:paraId="4764F61B" w14:textId="5A373D6B" w:rsidR="00E15E77" w:rsidRDefault="00E15E77" w:rsidP="00F15D9D">
            <w:pPr>
              <w:ind w:left="200" w:hangingChars="100" w:hanging="200"/>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 F1B1</w:t>
            </w:r>
          </w:p>
        </w:tc>
        <w:tc>
          <w:tcPr>
            <w:tcW w:w="912" w:type="pct"/>
            <w:tcBorders>
              <w:left w:val="single" w:sz="4" w:space="0" w:color="auto"/>
            </w:tcBorders>
          </w:tcPr>
          <w:p w14:paraId="07423411" w14:textId="35EA341A" w:rsidR="00E15E77" w:rsidRDefault="00E15E77" w:rsidP="00F15D9D">
            <w:pPr>
              <w:spacing w:line="276" w:lineRule="auto"/>
              <w:jc w:val="both"/>
              <w:rPr>
                <w:rFonts w:ascii="현대하모니 M" w:eastAsia="현대하모니 M" w:hAnsi="현대하모니 M"/>
                <w:kern w:val="2"/>
                <w:sz w:val="20"/>
                <w:szCs w:val="20"/>
              </w:rPr>
            </w:pPr>
            <w:r>
              <w:rPr>
                <w:rFonts w:ascii="현대하모니 M" w:eastAsia="현대하모니 M" w:hAnsi="현대하모니 M" w:hint="eastAsia"/>
                <w:kern w:val="2"/>
                <w:sz w:val="20"/>
                <w:szCs w:val="20"/>
              </w:rPr>
              <w:t>YSCR-</w:t>
            </w:r>
            <w:r w:rsidR="008F00BA">
              <w:rPr>
                <w:rFonts w:ascii="현대하모니 M" w:eastAsia="현대하모니 M" w:hAnsi="현대하모니 M" w:hint="eastAsia"/>
                <w:kern w:val="2"/>
                <w:sz w:val="20"/>
                <w:szCs w:val="20"/>
              </w:rPr>
              <w:t>220</w:t>
            </w:r>
          </w:p>
        </w:tc>
      </w:tr>
      <w:tr w:rsidR="00133C4A" w:rsidRPr="00DD74DF" w14:paraId="284C025D" w14:textId="77777777" w:rsidTr="00F15D9D">
        <w:trPr>
          <w:trHeight w:val="284"/>
        </w:trPr>
        <w:tc>
          <w:tcPr>
            <w:tcW w:w="684" w:type="pct"/>
          </w:tcPr>
          <w:p w14:paraId="737A2A95" w14:textId="18AD0AAC" w:rsidR="00133C4A" w:rsidRPr="0033387C" w:rsidRDefault="00133C4A"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2025.0</w:t>
            </w:r>
            <w:r w:rsidR="00156B4A" w:rsidRPr="0033387C">
              <w:rPr>
                <w:rFonts w:ascii="현대하모니 M" w:eastAsia="현대하모니 M" w:hAnsi="현대하모니 M" w:hint="eastAsia"/>
                <w:color w:val="000000" w:themeColor="text1"/>
                <w:kern w:val="2"/>
                <w:sz w:val="20"/>
                <w:szCs w:val="20"/>
              </w:rPr>
              <w:t>2.14</w:t>
            </w:r>
          </w:p>
        </w:tc>
        <w:tc>
          <w:tcPr>
            <w:tcW w:w="331" w:type="pct"/>
            <w:tcBorders>
              <w:right w:val="single" w:sz="4" w:space="0" w:color="auto"/>
            </w:tcBorders>
          </w:tcPr>
          <w:p w14:paraId="30C0907D" w14:textId="1CEA6F64" w:rsidR="00133C4A" w:rsidRPr="0033387C" w:rsidRDefault="00133C4A"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5.7</w:t>
            </w:r>
          </w:p>
        </w:tc>
        <w:tc>
          <w:tcPr>
            <w:tcW w:w="476" w:type="pct"/>
            <w:tcBorders>
              <w:left w:val="single" w:sz="4" w:space="0" w:color="auto"/>
              <w:right w:val="single" w:sz="4" w:space="0" w:color="auto"/>
            </w:tcBorders>
          </w:tcPr>
          <w:p w14:paraId="6673D6B6" w14:textId="3A81B21A" w:rsidR="00133C4A" w:rsidRPr="0033387C" w:rsidRDefault="00133C4A"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정은영</w:t>
            </w:r>
          </w:p>
        </w:tc>
        <w:tc>
          <w:tcPr>
            <w:tcW w:w="433" w:type="pct"/>
            <w:tcBorders>
              <w:left w:val="single" w:sz="4" w:space="0" w:color="auto"/>
              <w:right w:val="single" w:sz="4" w:space="0" w:color="auto"/>
            </w:tcBorders>
          </w:tcPr>
          <w:p w14:paraId="1D4531DC" w14:textId="77777777" w:rsidR="00133C4A" w:rsidRPr="0033387C" w:rsidRDefault="00DA4AEE"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4.2.7.X</w:t>
            </w:r>
          </w:p>
          <w:p w14:paraId="0DA34DA0" w14:textId="77777777" w:rsidR="00DA4AEE" w:rsidRPr="0033387C" w:rsidRDefault="00DA4AEE"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4.2.8.X</w:t>
            </w:r>
          </w:p>
          <w:p w14:paraId="28AD2E37" w14:textId="77777777" w:rsidR="00DA4AEE" w:rsidRPr="0033387C" w:rsidRDefault="00DA4AEE"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4.2.5</w:t>
            </w:r>
          </w:p>
          <w:p w14:paraId="0500F304" w14:textId="4979A847" w:rsidR="00DA4AEE" w:rsidRPr="0033387C" w:rsidRDefault="00DA4AEE" w:rsidP="00F15D9D">
            <w:pPr>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4.2.9</w:t>
            </w:r>
          </w:p>
        </w:tc>
        <w:tc>
          <w:tcPr>
            <w:tcW w:w="2165" w:type="pct"/>
            <w:tcBorders>
              <w:left w:val="single" w:sz="4" w:space="0" w:color="auto"/>
              <w:right w:val="single" w:sz="4" w:space="0" w:color="auto"/>
            </w:tcBorders>
          </w:tcPr>
          <w:p w14:paraId="0A62CEEF" w14:textId="77777777" w:rsidR="00133C4A" w:rsidRPr="0033387C" w:rsidRDefault="00133C4A" w:rsidP="00F15D9D">
            <w:pPr>
              <w:ind w:left="200" w:hangingChars="100" w:hanging="200"/>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 xml:space="preserve">1. DID BE02 </w:t>
            </w:r>
            <w:r w:rsidR="00DA4AEE" w:rsidRPr="0033387C">
              <w:rPr>
                <w:rFonts w:ascii="바탕" w:eastAsia="바탕" w:hAnsi="바탕" w:cs="바탕" w:hint="eastAsia"/>
                <w:color w:val="000000" w:themeColor="text1"/>
                <w:kern w:val="2"/>
                <w:sz w:val="20"/>
                <w:szCs w:val="20"/>
              </w:rPr>
              <w:t>–</w:t>
            </w:r>
            <w:r w:rsidRPr="0033387C">
              <w:rPr>
                <w:rFonts w:ascii="현대하모니 M" w:eastAsia="현대하모니 M" w:hAnsi="현대하모니 M" w:hint="eastAsia"/>
                <w:color w:val="000000" w:themeColor="text1"/>
                <w:kern w:val="2"/>
                <w:sz w:val="20"/>
                <w:szCs w:val="20"/>
              </w:rPr>
              <w:t xml:space="preserve"> </w:t>
            </w:r>
            <w:r w:rsidR="00DA4AEE" w:rsidRPr="0033387C">
              <w:rPr>
                <w:rFonts w:ascii="현대하모니 M" w:eastAsia="현대하모니 M" w:hAnsi="현대하모니 M" w:hint="eastAsia"/>
                <w:color w:val="000000" w:themeColor="text1"/>
                <w:kern w:val="2"/>
                <w:sz w:val="20"/>
                <w:szCs w:val="20"/>
              </w:rPr>
              <w:t>WPC2 COIL TempSensor 명칭 명확화</w:t>
            </w:r>
          </w:p>
          <w:p w14:paraId="16F2E227" w14:textId="77777777" w:rsidR="00DA4AEE" w:rsidRPr="0033387C" w:rsidRDefault="00DA4AEE" w:rsidP="00F15D9D">
            <w:pPr>
              <w:ind w:left="200" w:hangingChars="100" w:hanging="200"/>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 xml:space="preserve">2. DID BE03 </w:t>
            </w:r>
            <w:r w:rsidRPr="0033387C">
              <w:rPr>
                <w:rFonts w:ascii="바탕" w:eastAsia="바탕" w:hAnsi="바탕" w:cs="바탕" w:hint="eastAsia"/>
                <w:color w:val="000000" w:themeColor="text1"/>
                <w:kern w:val="2"/>
                <w:sz w:val="20"/>
                <w:szCs w:val="20"/>
              </w:rPr>
              <w:t>–</w:t>
            </w:r>
            <w:r w:rsidRPr="0033387C">
              <w:rPr>
                <w:rFonts w:ascii="현대하모니 M" w:eastAsia="현대하모니 M" w:hAnsi="현대하모니 M" w:hint="eastAsia"/>
                <w:color w:val="000000" w:themeColor="text1"/>
                <w:kern w:val="2"/>
                <w:sz w:val="20"/>
                <w:szCs w:val="20"/>
              </w:rPr>
              <w:t xml:space="preserve"> EPP 모드 인증 기능 명확화</w:t>
            </w:r>
          </w:p>
          <w:p w14:paraId="10778D57" w14:textId="547B6C2E" w:rsidR="00DA4AEE" w:rsidRPr="0033387C" w:rsidRDefault="00DA4AEE" w:rsidP="00F15D9D">
            <w:pPr>
              <w:ind w:left="200" w:hangingChars="100" w:hanging="200"/>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 xml:space="preserve">3. DID F1C0 </w:t>
            </w:r>
            <w:r w:rsidRPr="0033387C">
              <w:rPr>
                <w:rFonts w:ascii="바탕" w:eastAsia="바탕" w:hAnsi="바탕" w:cs="바탕" w:hint="eastAsia"/>
                <w:color w:val="000000" w:themeColor="text1"/>
                <w:kern w:val="2"/>
                <w:sz w:val="20"/>
                <w:szCs w:val="20"/>
              </w:rPr>
              <w:t>–</w:t>
            </w:r>
            <w:r w:rsidRPr="0033387C">
              <w:rPr>
                <w:rFonts w:ascii="현대하모니 M" w:eastAsia="현대하모니 M" w:hAnsi="현대하모니 M" w:hint="eastAsia"/>
                <w:color w:val="000000" w:themeColor="text1"/>
                <w:kern w:val="2"/>
                <w:sz w:val="20"/>
                <w:szCs w:val="20"/>
              </w:rPr>
              <w:t xml:space="preserve"> HSM 현재 상태값 정보 출력 추가</w:t>
            </w:r>
          </w:p>
        </w:tc>
        <w:tc>
          <w:tcPr>
            <w:tcW w:w="912" w:type="pct"/>
            <w:tcBorders>
              <w:left w:val="single" w:sz="4" w:space="0" w:color="auto"/>
            </w:tcBorders>
          </w:tcPr>
          <w:p w14:paraId="5575EE83" w14:textId="43ADB9A0" w:rsidR="00133C4A" w:rsidRPr="0033387C" w:rsidRDefault="00DA4AEE" w:rsidP="00F15D9D">
            <w:pPr>
              <w:spacing w:line="276" w:lineRule="auto"/>
              <w:jc w:val="both"/>
              <w:rPr>
                <w:rFonts w:ascii="현대하모니 M" w:eastAsia="현대하모니 M" w:hAnsi="현대하모니 M"/>
                <w:color w:val="000000" w:themeColor="text1"/>
                <w:kern w:val="2"/>
                <w:sz w:val="20"/>
                <w:szCs w:val="20"/>
              </w:rPr>
            </w:pPr>
            <w:r w:rsidRPr="0033387C">
              <w:rPr>
                <w:rFonts w:ascii="현대하모니 M" w:eastAsia="현대하모니 M" w:hAnsi="현대하모니 M" w:hint="eastAsia"/>
                <w:color w:val="000000" w:themeColor="text1"/>
                <w:kern w:val="2"/>
                <w:sz w:val="20"/>
                <w:szCs w:val="20"/>
              </w:rPr>
              <w:t>YSCR-</w:t>
            </w:r>
            <w:r w:rsidR="00C50137" w:rsidRPr="0033387C">
              <w:rPr>
                <w:rFonts w:ascii="현대하모니 M" w:eastAsia="현대하모니 M" w:hAnsi="현대하모니 M" w:hint="eastAsia"/>
                <w:color w:val="000000" w:themeColor="text1"/>
                <w:kern w:val="2"/>
                <w:sz w:val="20"/>
                <w:szCs w:val="20"/>
              </w:rPr>
              <w:t>252</w:t>
            </w:r>
          </w:p>
        </w:tc>
      </w:tr>
      <w:tr w:rsidR="0033387C" w:rsidRPr="00DD74DF" w14:paraId="0AD13A80" w14:textId="77777777" w:rsidTr="00F15D9D">
        <w:trPr>
          <w:trHeight w:val="284"/>
        </w:trPr>
        <w:tc>
          <w:tcPr>
            <w:tcW w:w="684" w:type="pct"/>
          </w:tcPr>
          <w:p w14:paraId="1BDE844E" w14:textId="2CEA0693" w:rsidR="0033387C" w:rsidRPr="00A57680" w:rsidRDefault="0033387C" w:rsidP="00F15D9D">
            <w:pPr>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2025.04.2</w:t>
            </w:r>
            <w:r w:rsidR="007568BE">
              <w:rPr>
                <w:rFonts w:ascii="현대하모니 M" w:eastAsia="현대하모니 M" w:hAnsi="현대하모니 M" w:hint="eastAsia"/>
                <w:color w:val="FF0000"/>
                <w:kern w:val="2"/>
                <w:sz w:val="20"/>
                <w:szCs w:val="20"/>
              </w:rPr>
              <w:t>4</w:t>
            </w:r>
          </w:p>
        </w:tc>
        <w:tc>
          <w:tcPr>
            <w:tcW w:w="331" w:type="pct"/>
            <w:tcBorders>
              <w:right w:val="single" w:sz="4" w:space="0" w:color="auto"/>
            </w:tcBorders>
          </w:tcPr>
          <w:p w14:paraId="428657A9" w14:textId="3A41BBC1" w:rsidR="0033387C" w:rsidRPr="00A57680" w:rsidRDefault="0033387C" w:rsidP="00F15D9D">
            <w:pPr>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5.8</w:t>
            </w:r>
          </w:p>
        </w:tc>
        <w:tc>
          <w:tcPr>
            <w:tcW w:w="476" w:type="pct"/>
            <w:tcBorders>
              <w:left w:val="single" w:sz="4" w:space="0" w:color="auto"/>
              <w:right w:val="single" w:sz="4" w:space="0" w:color="auto"/>
            </w:tcBorders>
          </w:tcPr>
          <w:p w14:paraId="36DDD87E" w14:textId="0FBF6591" w:rsidR="0033387C" w:rsidRPr="00A57680" w:rsidRDefault="0033387C" w:rsidP="00F15D9D">
            <w:pPr>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곽승훈</w:t>
            </w:r>
          </w:p>
        </w:tc>
        <w:tc>
          <w:tcPr>
            <w:tcW w:w="433" w:type="pct"/>
            <w:tcBorders>
              <w:left w:val="single" w:sz="4" w:space="0" w:color="auto"/>
              <w:right w:val="single" w:sz="4" w:space="0" w:color="auto"/>
            </w:tcBorders>
          </w:tcPr>
          <w:p w14:paraId="77C73B67" w14:textId="39B15D22" w:rsidR="0033387C" w:rsidRPr="00A57680" w:rsidRDefault="00685752" w:rsidP="00F15D9D">
            <w:pPr>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4.3.2</w:t>
            </w:r>
          </w:p>
        </w:tc>
        <w:tc>
          <w:tcPr>
            <w:tcW w:w="2165" w:type="pct"/>
            <w:tcBorders>
              <w:left w:val="single" w:sz="4" w:space="0" w:color="auto"/>
              <w:right w:val="single" w:sz="4" w:space="0" w:color="auto"/>
            </w:tcBorders>
          </w:tcPr>
          <w:p w14:paraId="313ED242" w14:textId="3285BEC6" w:rsidR="0033387C" w:rsidRPr="00A57680" w:rsidRDefault="006D6CE3" w:rsidP="00F15D9D">
            <w:pPr>
              <w:ind w:left="200" w:hangingChars="100" w:hanging="200"/>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1. 강제구동 항목 F014~F01</w:t>
            </w:r>
            <w:r w:rsidR="0099221D">
              <w:rPr>
                <w:rFonts w:ascii="현대하모니 M" w:eastAsia="현대하모니 M" w:hAnsi="현대하모니 M" w:hint="eastAsia"/>
                <w:color w:val="FF0000"/>
                <w:kern w:val="2"/>
                <w:sz w:val="20"/>
                <w:szCs w:val="20"/>
              </w:rPr>
              <w:t>E</w:t>
            </w:r>
            <w:r>
              <w:rPr>
                <w:rFonts w:ascii="현대하모니 M" w:eastAsia="현대하모니 M" w:hAnsi="현대하모니 M" w:hint="eastAsia"/>
                <w:color w:val="FF0000"/>
                <w:kern w:val="2"/>
                <w:sz w:val="20"/>
                <w:szCs w:val="20"/>
              </w:rPr>
              <w:t xml:space="preserve"> 추가</w:t>
            </w:r>
          </w:p>
        </w:tc>
        <w:tc>
          <w:tcPr>
            <w:tcW w:w="912" w:type="pct"/>
            <w:tcBorders>
              <w:left w:val="single" w:sz="4" w:space="0" w:color="auto"/>
            </w:tcBorders>
          </w:tcPr>
          <w:p w14:paraId="521500EC" w14:textId="5BB524A8" w:rsidR="0033387C" w:rsidRPr="00A57680" w:rsidRDefault="006D6CE3" w:rsidP="00F15D9D">
            <w:pPr>
              <w:spacing w:line="276" w:lineRule="auto"/>
              <w:jc w:val="both"/>
              <w:rPr>
                <w:rFonts w:ascii="현대하모니 M" w:eastAsia="현대하모니 M" w:hAnsi="현대하모니 M"/>
                <w:color w:val="FF0000"/>
                <w:kern w:val="2"/>
                <w:sz w:val="20"/>
                <w:szCs w:val="20"/>
              </w:rPr>
            </w:pPr>
            <w:r>
              <w:rPr>
                <w:rFonts w:ascii="현대하모니 M" w:eastAsia="현대하모니 M" w:hAnsi="현대하모니 M" w:hint="eastAsia"/>
                <w:color w:val="FF0000"/>
                <w:kern w:val="2"/>
                <w:sz w:val="20"/>
                <w:szCs w:val="20"/>
              </w:rPr>
              <w:t>YSCR-270</w:t>
            </w:r>
          </w:p>
        </w:tc>
      </w:tr>
    </w:tbl>
    <w:p w14:paraId="7E6B43FC" w14:textId="61546AE6" w:rsidR="009F53BA" w:rsidRDefault="009F53BA" w:rsidP="000769D6">
      <w:pPr>
        <w:rPr>
          <w:rFonts w:ascii="현대하모니 M" w:eastAsia="현대하모니 M" w:hAnsi="현대하모니 M"/>
          <w:sz w:val="28"/>
          <w:szCs w:val="28"/>
          <w:u w:val="single"/>
        </w:rPr>
      </w:pPr>
    </w:p>
    <w:p w14:paraId="7E95EEF7" w14:textId="12394EEF" w:rsidR="009F53BA" w:rsidRPr="009F53BA" w:rsidRDefault="009F53BA">
      <w:pPr>
        <w:spacing w:after="200" w:line="276" w:lineRule="auto"/>
        <w:jc w:val="both"/>
        <w:rPr>
          <w:rFonts w:ascii="현대하모니 M" w:eastAsia="현대하모니 M" w:hAnsi="현대하모니 M"/>
          <w:sz w:val="28"/>
          <w:szCs w:val="28"/>
        </w:rPr>
      </w:pPr>
      <w:r w:rsidRPr="009F53BA">
        <w:rPr>
          <w:rFonts w:ascii="현대하모니 M" w:eastAsia="현대하모니 M" w:hAnsi="현대하모니 M"/>
          <w:sz w:val="28"/>
          <w:szCs w:val="28"/>
        </w:rPr>
        <w:br w:type="page"/>
      </w:r>
    </w:p>
    <w:p w14:paraId="658FEB16" w14:textId="741C266F" w:rsidR="000769D6" w:rsidRPr="00DD74DF" w:rsidRDefault="000769D6" w:rsidP="000769D6">
      <w:pPr>
        <w:rPr>
          <w:rFonts w:ascii="현대하모니 M" w:eastAsia="현대하모니 M" w:hAnsi="현대하모니 M"/>
          <w:sz w:val="25"/>
          <w:szCs w:val="25"/>
        </w:rPr>
      </w:pPr>
      <w:r w:rsidRPr="00DD74DF">
        <w:rPr>
          <w:rFonts w:ascii="현대하모니 M" w:eastAsia="현대하모니 M" w:hAnsi="현대하모니 M" w:hint="eastAsia"/>
          <w:sz w:val="28"/>
          <w:szCs w:val="28"/>
          <w:u w:val="single"/>
        </w:rPr>
        <w:lastRenderedPageBreak/>
        <w:t xml:space="preserve">목 차 </w:t>
      </w:r>
    </w:p>
    <w:p w14:paraId="7BA22A34" w14:textId="7F2FEFED" w:rsidR="009F53BA" w:rsidRDefault="000769D6">
      <w:pPr>
        <w:pStyle w:val="10"/>
        <w:tabs>
          <w:tab w:val="left" w:pos="425"/>
          <w:tab w:val="right" w:leader="dot" w:pos="10344"/>
        </w:tabs>
        <w:rPr>
          <w:rFonts w:asciiTheme="minorHAnsi" w:eastAsiaTheme="minorEastAsia" w:hAnsiTheme="minorHAnsi" w:cstheme="minorBidi"/>
          <w:noProof/>
          <w:kern w:val="2"/>
          <w:sz w:val="20"/>
        </w:rPr>
      </w:pPr>
      <w:r w:rsidRPr="00DD74DF">
        <w:rPr>
          <w:rFonts w:ascii="현대하모니 M" w:eastAsia="현대하모니 M" w:hAnsi="현대하모니 M"/>
        </w:rPr>
        <w:fldChar w:fldCharType="begin"/>
      </w:r>
      <w:r w:rsidRPr="00DD74DF">
        <w:rPr>
          <w:rFonts w:ascii="현대하모니 M" w:eastAsia="현대하모니 M" w:hAnsi="현대하모니 M"/>
        </w:rPr>
        <w:instrText xml:space="preserve"> TOC \o "1-4" \h \z \u </w:instrText>
      </w:r>
      <w:r w:rsidRPr="00DD74DF">
        <w:rPr>
          <w:rFonts w:ascii="현대하모니 M" w:eastAsia="현대하모니 M" w:hAnsi="현대하모니 M"/>
        </w:rPr>
        <w:fldChar w:fldCharType="separate"/>
      </w:r>
      <w:hyperlink w:anchor="_Toc110871840" w:history="1">
        <w:r w:rsidR="009F53BA" w:rsidRPr="00854D2F">
          <w:rPr>
            <w:rStyle w:val="affd"/>
            <w:noProof/>
          </w:rPr>
          <w:t>1</w:t>
        </w:r>
        <w:r w:rsidR="009F53BA">
          <w:rPr>
            <w:rFonts w:asciiTheme="minorHAnsi" w:eastAsiaTheme="minorEastAsia" w:hAnsiTheme="minorHAnsi" w:cstheme="minorBidi"/>
            <w:noProof/>
            <w:kern w:val="2"/>
            <w:sz w:val="20"/>
          </w:rPr>
          <w:tab/>
        </w:r>
        <w:r w:rsidR="009F53BA" w:rsidRPr="00854D2F">
          <w:rPr>
            <w:rStyle w:val="affd"/>
            <w:noProof/>
          </w:rPr>
          <w:t>목적</w:t>
        </w:r>
        <w:r w:rsidR="009F53BA">
          <w:rPr>
            <w:noProof/>
            <w:webHidden/>
          </w:rPr>
          <w:tab/>
        </w:r>
        <w:r w:rsidR="009F53BA">
          <w:rPr>
            <w:noProof/>
            <w:webHidden/>
          </w:rPr>
          <w:fldChar w:fldCharType="begin"/>
        </w:r>
        <w:r w:rsidR="009F53BA">
          <w:rPr>
            <w:noProof/>
            <w:webHidden/>
          </w:rPr>
          <w:instrText xml:space="preserve"> PAGEREF _Toc110871840 \h </w:instrText>
        </w:r>
        <w:r w:rsidR="009F53BA">
          <w:rPr>
            <w:noProof/>
            <w:webHidden/>
          </w:rPr>
        </w:r>
        <w:r w:rsidR="009F53BA">
          <w:rPr>
            <w:noProof/>
            <w:webHidden/>
          </w:rPr>
          <w:fldChar w:fldCharType="separate"/>
        </w:r>
        <w:r w:rsidR="009F53BA">
          <w:rPr>
            <w:noProof/>
            <w:webHidden/>
          </w:rPr>
          <w:t>4</w:t>
        </w:r>
        <w:r w:rsidR="009F53BA">
          <w:rPr>
            <w:noProof/>
            <w:webHidden/>
          </w:rPr>
          <w:fldChar w:fldCharType="end"/>
        </w:r>
      </w:hyperlink>
    </w:p>
    <w:p w14:paraId="173A089A" w14:textId="5463C9F9" w:rsidR="009F53BA" w:rsidRDefault="009F53BA">
      <w:pPr>
        <w:pStyle w:val="10"/>
        <w:tabs>
          <w:tab w:val="left" w:pos="425"/>
          <w:tab w:val="right" w:leader="dot" w:pos="10344"/>
        </w:tabs>
        <w:rPr>
          <w:rFonts w:asciiTheme="minorHAnsi" w:eastAsiaTheme="minorEastAsia" w:hAnsiTheme="minorHAnsi" w:cstheme="minorBidi"/>
          <w:noProof/>
          <w:kern w:val="2"/>
          <w:sz w:val="20"/>
        </w:rPr>
      </w:pPr>
      <w:hyperlink w:anchor="_Toc110871841" w:history="1">
        <w:r w:rsidRPr="00854D2F">
          <w:rPr>
            <w:rStyle w:val="affd"/>
            <w:noProof/>
          </w:rPr>
          <w:t>2</w:t>
        </w:r>
        <w:r>
          <w:rPr>
            <w:rFonts w:asciiTheme="minorHAnsi" w:eastAsiaTheme="minorEastAsia" w:hAnsiTheme="minorHAnsi" w:cstheme="minorBidi"/>
            <w:noProof/>
            <w:kern w:val="2"/>
            <w:sz w:val="20"/>
          </w:rPr>
          <w:tab/>
        </w:r>
        <w:r w:rsidRPr="00854D2F">
          <w:rPr>
            <w:rStyle w:val="affd"/>
            <w:noProof/>
          </w:rPr>
          <w:t>적용범위</w:t>
        </w:r>
        <w:r>
          <w:rPr>
            <w:noProof/>
            <w:webHidden/>
          </w:rPr>
          <w:tab/>
        </w:r>
        <w:r>
          <w:rPr>
            <w:noProof/>
            <w:webHidden/>
          </w:rPr>
          <w:fldChar w:fldCharType="begin"/>
        </w:r>
        <w:r>
          <w:rPr>
            <w:noProof/>
            <w:webHidden/>
          </w:rPr>
          <w:instrText xml:space="preserve"> PAGEREF _Toc110871841 \h </w:instrText>
        </w:r>
        <w:r>
          <w:rPr>
            <w:noProof/>
            <w:webHidden/>
          </w:rPr>
        </w:r>
        <w:r>
          <w:rPr>
            <w:noProof/>
            <w:webHidden/>
          </w:rPr>
          <w:fldChar w:fldCharType="separate"/>
        </w:r>
        <w:r>
          <w:rPr>
            <w:noProof/>
            <w:webHidden/>
          </w:rPr>
          <w:t>4</w:t>
        </w:r>
        <w:r>
          <w:rPr>
            <w:noProof/>
            <w:webHidden/>
          </w:rPr>
          <w:fldChar w:fldCharType="end"/>
        </w:r>
      </w:hyperlink>
    </w:p>
    <w:p w14:paraId="2868AB3A" w14:textId="43105B6D" w:rsidR="009F53BA" w:rsidRDefault="009F53BA">
      <w:pPr>
        <w:pStyle w:val="10"/>
        <w:tabs>
          <w:tab w:val="left" w:pos="425"/>
          <w:tab w:val="right" w:leader="dot" w:pos="10344"/>
        </w:tabs>
        <w:rPr>
          <w:rFonts w:asciiTheme="minorHAnsi" w:eastAsiaTheme="minorEastAsia" w:hAnsiTheme="minorHAnsi" w:cstheme="minorBidi"/>
          <w:noProof/>
          <w:kern w:val="2"/>
          <w:sz w:val="20"/>
        </w:rPr>
      </w:pPr>
      <w:hyperlink w:anchor="_Toc110871842" w:history="1">
        <w:r w:rsidRPr="00854D2F">
          <w:rPr>
            <w:rStyle w:val="affd"/>
            <w:noProof/>
          </w:rPr>
          <w:t>3</w:t>
        </w:r>
        <w:r>
          <w:rPr>
            <w:rFonts w:asciiTheme="minorHAnsi" w:eastAsiaTheme="minorEastAsia" w:hAnsiTheme="minorHAnsi" w:cstheme="minorBidi"/>
            <w:noProof/>
            <w:kern w:val="2"/>
            <w:sz w:val="20"/>
          </w:rPr>
          <w:tab/>
        </w:r>
        <w:r w:rsidRPr="00854D2F">
          <w:rPr>
            <w:rStyle w:val="affd"/>
            <w:noProof/>
          </w:rPr>
          <w:t>용어정의</w:t>
        </w:r>
        <w:r>
          <w:rPr>
            <w:noProof/>
            <w:webHidden/>
          </w:rPr>
          <w:tab/>
        </w:r>
        <w:r>
          <w:rPr>
            <w:noProof/>
            <w:webHidden/>
          </w:rPr>
          <w:fldChar w:fldCharType="begin"/>
        </w:r>
        <w:r>
          <w:rPr>
            <w:noProof/>
            <w:webHidden/>
          </w:rPr>
          <w:instrText xml:space="preserve"> PAGEREF _Toc110871842 \h </w:instrText>
        </w:r>
        <w:r>
          <w:rPr>
            <w:noProof/>
            <w:webHidden/>
          </w:rPr>
        </w:r>
        <w:r>
          <w:rPr>
            <w:noProof/>
            <w:webHidden/>
          </w:rPr>
          <w:fldChar w:fldCharType="separate"/>
        </w:r>
        <w:r>
          <w:rPr>
            <w:noProof/>
            <w:webHidden/>
          </w:rPr>
          <w:t>4</w:t>
        </w:r>
        <w:r>
          <w:rPr>
            <w:noProof/>
            <w:webHidden/>
          </w:rPr>
          <w:fldChar w:fldCharType="end"/>
        </w:r>
      </w:hyperlink>
    </w:p>
    <w:p w14:paraId="527D9B26" w14:textId="77BFC115" w:rsidR="009F53BA" w:rsidRDefault="009F53BA">
      <w:pPr>
        <w:pStyle w:val="10"/>
        <w:tabs>
          <w:tab w:val="left" w:pos="425"/>
          <w:tab w:val="right" w:leader="dot" w:pos="10344"/>
        </w:tabs>
        <w:rPr>
          <w:rFonts w:asciiTheme="minorHAnsi" w:eastAsiaTheme="minorEastAsia" w:hAnsiTheme="minorHAnsi" w:cstheme="minorBidi"/>
          <w:noProof/>
          <w:kern w:val="2"/>
          <w:sz w:val="20"/>
        </w:rPr>
      </w:pPr>
      <w:hyperlink w:anchor="_Toc110871843" w:history="1">
        <w:r w:rsidRPr="00854D2F">
          <w:rPr>
            <w:rStyle w:val="affd"/>
            <w:noProof/>
          </w:rPr>
          <w:t>4</w:t>
        </w:r>
        <w:r>
          <w:rPr>
            <w:rFonts w:asciiTheme="minorHAnsi" w:eastAsiaTheme="minorEastAsia" w:hAnsiTheme="minorHAnsi" w:cstheme="minorBidi"/>
            <w:noProof/>
            <w:kern w:val="2"/>
            <w:sz w:val="20"/>
          </w:rPr>
          <w:tab/>
        </w:r>
        <w:r w:rsidRPr="00854D2F">
          <w:rPr>
            <w:rStyle w:val="affd"/>
            <w:noProof/>
          </w:rPr>
          <w:t>DIAGNOSTIC SPECIFICATION</w:t>
        </w:r>
        <w:r>
          <w:rPr>
            <w:noProof/>
            <w:webHidden/>
          </w:rPr>
          <w:tab/>
        </w:r>
        <w:r>
          <w:rPr>
            <w:noProof/>
            <w:webHidden/>
          </w:rPr>
          <w:fldChar w:fldCharType="begin"/>
        </w:r>
        <w:r>
          <w:rPr>
            <w:noProof/>
            <w:webHidden/>
          </w:rPr>
          <w:instrText xml:space="preserve"> PAGEREF _Toc110871843 \h </w:instrText>
        </w:r>
        <w:r>
          <w:rPr>
            <w:noProof/>
            <w:webHidden/>
          </w:rPr>
        </w:r>
        <w:r>
          <w:rPr>
            <w:noProof/>
            <w:webHidden/>
          </w:rPr>
          <w:fldChar w:fldCharType="separate"/>
        </w:r>
        <w:r>
          <w:rPr>
            <w:noProof/>
            <w:webHidden/>
          </w:rPr>
          <w:t>6</w:t>
        </w:r>
        <w:r>
          <w:rPr>
            <w:noProof/>
            <w:webHidden/>
          </w:rPr>
          <w:fldChar w:fldCharType="end"/>
        </w:r>
      </w:hyperlink>
    </w:p>
    <w:p w14:paraId="37B5DACB" w14:textId="4E0BA878"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44" w:history="1">
        <w:r w:rsidRPr="00854D2F">
          <w:rPr>
            <w:rStyle w:val="affd"/>
            <w:noProof/>
          </w:rPr>
          <w:t>4.1</w:t>
        </w:r>
        <w:r>
          <w:rPr>
            <w:rFonts w:asciiTheme="minorHAnsi" w:eastAsiaTheme="minorEastAsia" w:hAnsiTheme="minorHAnsi" w:cstheme="minorBidi"/>
            <w:noProof/>
            <w:kern w:val="2"/>
            <w:sz w:val="20"/>
          </w:rPr>
          <w:tab/>
        </w:r>
        <w:r w:rsidRPr="00854D2F">
          <w:rPr>
            <w:rStyle w:val="affd"/>
            <w:noProof/>
          </w:rPr>
          <w:t>Protocol Definition</w:t>
        </w:r>
        <w:r>
          <w:rPr>
            <w:noProof/>
            <w:webHidden/>
          </w:rPr>
          <w:tab/>
        </w:r>
        <w:r>
          <w:rPr>
            <w:noProof/>
            <w:webHidden/>
          </w:rPr>
          <w:fldChar w:fldCharType="begin"/>
        </w:r>
        <w:r>
          <w:rPr>
            <w:noProof/>
            <w:webHidden/>
          </w:rPr>
          <w:instrText xml:space="preserve"> PAGEREF _Toc110871844 \h </w:instrText>
        </w:r>
        <w:r>
          <w:rPr>
            <w:noProof/>
            <w:webHidden/>
          </w:rPr>
        </w:r>
        <w:r>
          <w:rPr>
            <w:noProof/>
            <w:webHidden/>
          </w:rPr>
          <w:fldChar w:fldCharType="separate"/>
        </w:r>
        <w:r>
          <w:rPr>
            <w:noProof/>
            <w:webHidden/>
          </w:rPr>
          <w:t>6</w:t>
        </w:r>
        <w:r>
          <w:rPr>
            <w:noProof/>
            <w:webHidden/>
          </w:rPr>
          <w:fldChar w:fldCharType="end"/>
        </w:r>
      </w:hyperlink>
    </w:p>
    <w:p w14:paraId="56977D5B" w14:textId="0A6ADF3C"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45" w:history="1">
        <w:r w:rsidRPr="00854D2F">
          <w:rPr>
            <w:rStyle w:val="affd"/>
            <w:noProof/>
          </w:rPr>
          <w:t>4.1.1</w:t>
        </w:r>
        <w:r>
          <w:rPr>
            <w:rFonts w:asciiTheme="minorHAnsi" w:eastAsiaTheme="minorEastAsia" w:hAnsiTheme="minorHAnsi" w:cstheme="minorBidi"/>
            <w:noProof/>
            <w:kern w:val="2"/>
            <w:sz w:val="20"/>
          </w:rPr>
          <w:tab/>
        </w:r>
        <w:r w:rsidRPr="00854D2F">
          <w:rPr>
            <w:rStyle w:val="affd"/>
            <w:noProof/>
          </w:rPr>
          <w:t>진단</w:t>
        </w:r>
        <w:r w:rsidRPr="00854D2F">
          <w:rPr>
            <w:rStyle w:val="affd"/>
            <w:noProof/>
          </w:rPr>
          <w:t xml:space="preserve"> </w:t>
        </w:r>
        <w:r w:rsidRPr="00854D2F">
          <w:rPr>
            <w:rStyle w:val="affd"/>
            <w:noProof/>
          </w:rPr>
          <w:t>통신</w:t>
        </w:r>
        <w:r w:rsidRPr="00854D2F">
          <w:rPr>
            <w:rStyle w:val="affd"/>
            <w:noProof/>
          </w:rPr>
          <w:t xml:space="preserve"> </w:t>
        </w:r>
        <w:r w:rsidRPr="00854D2F">
          <w:rPr>
            <w:rStyle w:val="affd"/>
            <w:noProof/>
          </w:rPr>
          <w:t>서비스</w:t>
        </w:r>
        <w:r w:rsidRPr="00854D2F">
          <w:rPr>
            <w:rStyle w:val="affd"/>
            <w:noProof/>
          </w:rPr>
          <w:t xml:space="preserve"> </w:t>
        </w:r>
        <w:r w:rsidRPr="00854D2F">
          <w:rPr>
            <w:rStyle w:val="affd"/>
            <w:noProof/>
          </w:rPr>
          <w:t>지원</w:t>
        </w:r>
        <w:r w:rsidRPr="00854D2F">
          <w:rPr>
            <w:rStyle w:val="affd"/>
            <w:noProof/>
          </w:rPr>
          <w:t xml:space="preserve"> </w:t>
        </w:r>
        <w:r w:rsidRPr="00854D2F">
          <w:rPr>
            <w:rStyle w:val="affd"/>
            <w:noProof/>
          </w:rPr>
          <w:t>목록</w:t>
        </w:r>
        <w:r>
          <w:rPr>
            <w:noProof/>
            <w:webHidden/>
          </w:rPr>
          <w:tab/>
        </w:r>
        <w:r>
          <w:rPr>
            <w:noProof/>
            <w:webHidden/>
          </w:rPr>
          <w:fldChar w:fldCharType="begin"/>
        </w:r>
        <w:r>
          <w:rPr>
            <w:noProof/>
            <w:webHidden/>
          </w:rPr>
          <w:instrText xml:space="preserve"> PAGEREF _Toc110871845 \h </w:instrText>
        </w:r>
        <w:r>
          <w:rPr>
            <w:noProof/>
            <w:webHidden/>
          </w:rPr>
        </w:r>
        <w:r>
          <w:rPr>
            <w:noProof/>
            <w:webHidden/>
          </w:rPr>
          <w:fldChar w:fldCharType="separate"/>
        </w:r>
        <w:r>
          <w:rPr>
            <w:noProof/>
            <w:webHidden/>
          </w:rPr>
          <w:t>6</w:t>
        </w:r>
        <w:r>
          <w:rPr>
            <w:noProof/>
            <w:webHidden/>
          </w:rPr>
          <w:fldChar w:fldCharType="end"/>
        </w:r>
      </w:hyperlink>
    </w:p>
    <w:p w14:paraId="0CB0DD36" w14:textId="39A9F39D"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46" w:history="1">
        <w:r w:rsidRPr="00854D2F">
          <w:rPr>
            <w:rStyle w:val="affd"/>
            <w:noProof/>
            <w:lang w:val="en-GB"/>
          </w:rPr>
          <w:t>4.1.2</w:t>
        </w:r>
        <w:r>
          <w:rPr>
            <w:rFonts w:asciiTheme="minorHAnsi" w:eastAsiaTheme="minorEastAsia" w:hAnsiTheme="minorHAnsi" w:cstheme="minorBidi"/>
            <w:noProof/>
            <w:kern w:val="2"/>
            <w:sz w:val="20"/>
          </w:rPr>
          <w:tab/>
        </w:r>
        <w:r w:rsidRPr="00854D2F">
          <w:rPr>
            <w:rStyle w:val="affd"/>
            <w:noProof/>
            <w:lang w:val="en-GB"/>
          </w:rPr>
          <w:t>Communication Parameters</w:t>
        </w:r>
        <w:r>
          <w:rPr>
            <w:noProof/>
            <w:webHidden/>
          </w:rPr>
          <w:tab/>
        </w:r>
        <w:r>
          <w:rPr>
            <w:noProof/>
            <w:webHidden/>
          </w:rPr>
          <w:fldChar w:fldCharType="begin"/>
        </w:r>
        <w:r>
          <w:rPr>
            <w:noProof/>
            <w:webHidden/>
          </w:rPr>
          <w:instrText xml:space="preserve"> PAGEREF _Toc110871846 \h </w:instrText>
        </w:r>
        <w:r>
          <w:rPr>
            <w:noProof/>
            <w:webHidden/>
          </w:rPr>
        </w:r>
        <w:r>
          <w:rPr>
            <w:noProof/>
            <w:webHidden/>
          </w:rPr>
          <w:fldChar w:fldCharType="separate"/>
        </w:r>
        <w:r>
          <w:rPr>
            <w:noProof/>
            <w:webHidden/>
          </w:rPr>
          <w:t>6</w:t>
        </w:r>
        <w:r>
          <w:rPr>
            <w:noProof/>
            <w:webHidden/>
          </w:rPr>
          <w:fldChar w:fldCharType="end"/>
        </w:r>
      </w:hyperlink>
    </w:p>
    <w:p w14:paraId="7823093A" w14:textId="2604D194"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47" w:history="1">
        <w:r w:rsidRPr="00854D2F">
          <w:rPr>
            <w:rStyle w:val="affd"/>
            <w:noProof/>
          </w:rPr>
          <w:t>4.1.3</w:t>
        </w:r>
        <w:r>
          <w:rPr>
            <w:rFonts w:asciiTheme="minorHAnsi" w:eastAsiaTheme="minorEastAsia" w:hAnsiTheme="minorHAnsi" w:cstheme="minorBidi"/>
            <w:noProof/>
            <w:kern w:val="2"/>
            <w:sz w:val="20"/>
          </w:rPr>
          <w:tab/>
        </w:r>
        <w:r w:rsidRPr="00854D2F">
          <w:rPr>
            <w:rStyle w:val="affd"/>
            <w:noProof/>
          </w:rPr>
          <w:t>DiagnosticSessionControl (10 hex) Service</w:t>
        </w:r>
        <w:r>
          <w:rPr>
            <w:noProof/>
            <w:webHidden/>
          </w:rPr>
          <w:tab/>
        </w:r>
        <w:r>
          <w:rPr>
            <w:noProof/>
            <w:webHidden/>
          </w:rPr>
          <w:fldChar w:fldCharType="begin"/>
        </w:r>
        <w:r>
          <w:rPr>
            <w:noProof/>
            <w:webHidden/>
          </w:rPr>
          <w:instrText xml:space="preserve"> PAGEREF _Toc110871847 \h </w:instrText>
        </w:r>
        <w:r>
          <w:rPr>
            <w:noProof/>
            <w:webHidden/>
          </w:rPr>
        </w:r>
        <w:r>
          <w:rPr>
            <w:noProof/>
            <w:webHidden/>
          </w:rPr>
          <w:fldChar w:fldCharType="separate"/>
        </w:r>
        <w:r>
          <w:rPr>
            <w:noProof/>
            <w:webHidden/>
          </w:rPr>
          <w:t>7</w:t>
        </w:r>
        <w:r>
          <w:rPr>
            <w:noProof/>
            <w:webHidden/>
          </w:rPr>
          <w:fldChar w:fldCharType="end"/>
        </w:r>
      </w:hyperlink>
    </w:p>
    <w:p w14:paraId="7325E124" w14:textId="3645351E"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48" w:history="1">
        <w:r w:rsidRPr="00854D2F">
          <w:rPr>
            <w:rStyle w:val="affd"/>
            <w:noProof/>
          </w:rPr>
          <w:t>4.1.4</w:t>
        </w:r>
        <w:r>
          <w:rPr>
            <w:rFonts w:asciiTheme="minorHAnsi" w:eastAsiaTheme="minorEastAsia" w:hAnsiTheme="minorHAnsi" w:cstheme="minorBidi"/>
            <w:noProof/>
            <w:kern w:val="2"/>
            <w:sz w:val="20"/>
          </w:rPr>
          <w:tab/>
        </w:r>
        <w:r w:rsidRPr="00854D2F">
          <w:rPr>
            <w:rStyle w:val="affd"/>
            <w:noProof/>
          </w:rPr>
          <w:t>SecurityAccess(27 hex) Service</w:t>
        </w:r>
        <w:r>
          <w:rPr>
            <w:noProof/>
            <w:webHidden/>
          </w:rPr>
          <w:tab/>
        </w:r>
        <w:r>
          <w:rPr>
            <w:noProof/>
            <w:webHidden/>
          </w:rPr>
          <w:fldChar w:fldCharType="begin"/>
        </w:r>
        <w:r>
          <w:rPr>
            <w:noProof/>
            <w:webHidden/>
          </w:rPr>
          <w:instrText xml:space="preserve"> PAGEREF _Toc110871848 \h </w:instrText>
        </w:r>
        <w:r>
          <w:rPr>
            <w:noProof/>
            <w:webHidden/>
          </w:rPr>
        </w:r>
        <w:r>
          <w:rPr>
            <w:noProof/>
            <w:webHidden/>
          </w:rPr>
          <w:fldChar w:fldCharType="separate"/>
        </w:r>
        <w:r>
          <w:rPr>
            <w:noProof/>
            <w:webHidden/>
          </w:rPr>
          <w:t>7</w:t>
        </w:r>
        <w:r>
          <w:rPr>
            <w:noProof/>
            <w:webHidden/>
          </w:rPr>
          <w:fldChar w:fldCharType="end"/>
        </w:r>
      </w:hyperlink>
    </w:p>
    <w:p w14:paraId="0F3B11A6" w14:textId="05AFF516"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49" w:history="1">
        <w:r w:rsidRPr="00854D2F">
          <w:rPr>
            <w:rStyle w:val="affd"/>
            <w:noProof/>
          </w:rPr>
          <w:t>4.1.4.1</w:t>
        </w:r>
        <w:r>
          <w:rPr>
            <w:rFonts w:asciiTheme="minorHAnsi" w:eastAsiaTheme="minorEastAsia" w:hAnsiTheme="minorHAnsi" w:cstheme="minorBidi"/>
            <w:noProof/>
            <w:kern w:val="2"/>
            <w:sz w:val="20"/>
          </w:rPr>
          <w:tab/>
        </w:r>
        <w:r w:rsidRPr="00854D2F">
          <w:rPr>
            <w:rStyle w:val="affd"/>
            <w:noProof/>
          </w:rPr>
          <w:t>Request Message</w:t>
        </w:r>
        <w:r>
          <w:rPr>
            <w:noProof/>
            <w:webHidden/>
          </w:rPr>
          <w:tab/>
        </w:r>
        <w:r>
          <w:rPr>
            <w:noProof/>
            <w:webHidden/>
          </w:rPr>
          <w:fldChar w:fldCharType="begin"/>
        </w:r>
        <w:r>
          <w:rPr>
            <w:noProof/>
            <w:webHidden/>
          </w:rPr>
          <w:instrText xml:space="preserve"> PAGEREF _Toc110871849 \h </w:instrText>
        </w:r>
        <w:r>
          <w:rPr>
            <w:noProof/>
            <w:webHidden/>
          </w:rPr>
        </w:r>
        <w:r>
          <w:rPr>
            <w:noProof/>
            <w:webHidden/>
          </w:rPr>
          <w:fldChar w:fldCharType="separate"/>
        </w:r>
        <w:r>
          <w:rPr>
            <w:noProof/>
            <w:webHidden/>
          </w:rPr>
          <w:t>7</w:t>
        </w:r>
        <w:r>
          <w:rPr>
            <w:noProof/>
            <w:webHidden/>
          </w:rPr>
          <w:fldChar w:fldCharType="end"/>
        </w:r>
      </w:hyperlink>
    </w:p>
    <w:p w14:paraId="6820D29C" w14:textId="29C31594"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50" w:history="1">
        <w:r w:rsidRPr="00854D2F">
          <w:rPr>
            <w:rStyle w:val="affd"/>
            <w:i/>
            <w:noProof/>
          </w:rPr>
          <w:t>4.1.4.2</w:t>
        </w:r>
        <w:r>
          <w:rPr>
            <w:rFonts w:asciiTheme="minorHAnsi" w:eastAsiaTheme="minorEastAsia" w:hAnsiTheme="minorHAnsi" w:cstheme="minorBidi"/>
            <w:noProof/>
            <w:kern w:val="2"/>
            <w:sz w:val="20"/>
          </w:rPr>
          <w:tab/>
        </w:r>
        <w:r w:rsidRPr="00854D2F">
          <w:rPr>
            <w:rStyle w:val="affd"/>
            <w:noProof/>
          </w:rPr>
          <w:t>Positive Response Message</w:t>
        </w:r>
        <w:r>
          <w:rPr>
            <w:noProof/>
            <w:webHidden/>
          </w:rPr>
          <w:tab/>
        </w:r>
        <w:r>
          <w:rPr>
            <w:noProof/>
            <w:webHidden/>
          </w:rPr>
          <w:fldChar w:fldCharType="begin"/>
        </w:r>
        <w:r>
          <w:rPr>
            <w:noProof/>
            <w:webHidden/>
          </w:rPr>
          <w:instrText xml:space="preserve"> PAGEREF _Toc110871850 \h </w:instrText>
        </w:r>
        <w:r>
          <w:rPr>
            <w:noProof/>
            <w:webHidden/>
          </w:rPr>
        </w:r>
        <w:r>
          <w:rPr>
            <w:noProof/>
            <w:webHidden/>
          </w:rPr>
          <w:fldChar w:fldCharType="separate"/>
        </w:r>
        <w:r>
          <w:rPr>
            <w:noProof/>
            <w:webHidden/>
          </w:rPr>
          <w:t>7</w:t>
        </w:r>
        <w:r>
          <w:rPr>
            <w:noProof/>
            <w:webHidden/>
          </w:rPr>
          <w:fldChar w:fldCharType="end"/>
        </w:r>
      </w:hyperlink>
    </w:p>
    <w:p w14:paraId="4E3CAB8C" w14:textId="2EABDBD8"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51" w:history="1">
        <w:r w:rsidRPr="00854D2F">
          <w:rPr>
            <w:rStyle w:val="affd"/>
            <w:i/>
            <w:noProof/>
          </w:rPr>
          <w:t>4.1.4.3</w:t>
        </w:r>
        <w:r>
          <w:rPr>
            <w:rFonts w:asciiTheme="minorHAnsi" w:eastAsiaTheme="minorEastAsia" w:hAnsiTheme="minorHAnsi" w:cstheme="minorBidi"/>
            <w:noProof/>
            <w:kern w:val="2"/>
            <w:sz w:val="20"/>
          </w:rPr>
          <w:tab/>
        </w:r>
        <w:r w:rsidRPr="00854D2F">
          <w:rPr>
            <w:rStyle w:val="affd"/>
            <w:noProof/>
          </w:rPr>
          <w:t>Supported Negative Response Codes</w:t>
        </w:r>
        <w:r>
          <w:rPr>
            <w:noProof/>
            <w:webHidden/>
          </w:rPr>
          <w:tab/>
        </w:r>
        <w:r>
          <w:rPr>
            <w:noProof/>
            <w:webHidden/>
          </w:rPr>
          <w:fldChar w:fldCharType="begin"/>
        </w:r>
        <w:r>
          <w:rPr>
            <w:noProof/>
            <w:webHidden/>
          </w:rPr>
          <w:instrText xml:space="preserve"> PAGEREF _Toc110871851 \h </w:instrText>
        </w:r>
        <w:r>
          <w:rPr>
            <w:noProof/>
            <w:webHidden/>
          </w:rPr>
        </w:r>
        <w:r>
          <w:rPr>
            <w:noProof/>
            <w:webHidden/>
          </w:rPr>
          <w:fldChar w:fldCharType="separate"/>
        </w:r>
        <w:r>
          <w:rPr>
            <w:noProof/>
            <w:webHidden/>
          </w:rPr>
          <w:t>7</w:t>
        </w:r>
        <w:r>
          <w:rPr>
            <w:noProof/>
            <w:webHidden/>
          </w:rPr>
          <w:fldChar w:fldCharType="end"/>
        </w:r>
      </w:hyperlink>
    </w:p>
    <w:p w14:paraId="088E03E3" w14:textId="27AD44DA"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52" w:history="1">
        <w:r w:rsidRPr="00854D2F">
          <w:rPr>
            <w:rStyle w:val="affd"/>
            <w:i/>
            <w:noProof/>
          </w:rPr>
          <w:t>4.1.4.4</w:t>
        </w:r>
        <w:r>
          <w:rPr>
            <w:rFonts w:asciiTheme="minorHAnsi" w:eastAsiaTheme="minorEastAsia" w:hAnsiTheme="minorHAnsi" w:cstheme="minorBidi"/>
            <w:noProof/>
            <w:kern w:val="2"/>
            <w:sz w:val="20"/>
          </w:rPr>
          <w:tab/>
        </w:r>
        <w:r w:rsidRPr="00854D2F">
          <w:rPr>
            <w:rStyle w:val="affd"/>
            <w:noProof/>
          </w:rPr>
          <w:t>Security Algorithm (ASK not Applied)</w:t>
        </w:r>
        <w:r>
          <w:rPr>
            <w:noProof/>
            <w:webHidden/>
          </w:rPr>
          <w:tab/>
        </w:r>
        <w:r>
          <w:rPr>
            <w:noProof/>
            <w:webHidden/>
          </w:rPr>
          <w:fldChar w:fldCharType="begin"/>
        </w:r>
        <w:r>
          <w:rPr>
            <w:noProof/>
            <w:webHidden/>
          </w:rPr>
          <w:instrText xml:space="preserve"> PAGEREF _Toc110871852 \h </w:instrText>
        </w:r>
        <w:r>
          <w:rPr>
            <w:noProof/>
            <w:webHidden/>
          </w:rPr>
        </w:r>
        <w:r>
          <w:rPr>
            <w:noProof/>
            <w:webHidden/>
          </w:rPr>
          <w:fldChar w:fldCharType="separate"/>
        </w:r>
        <w:r>
          <w:rPr>
            <w:noProof/>
            <w:webHidden/>
          </w:rPr>
          <w:t>7</w:t>
        </w:r>
        <w:r>
          <w:rPr>
            <w:noProof/>
            <w:webHidden/>
          </w:rPr>
          <w:fldChar w:fldCharType="end"/>
        </w:r>
      </w:hyperlink>
    </w:p>
    <w:p w14:paraId="4B37CFC4" w14:textId="424A03E8"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53" w:history="1">
        <w:r w:rsidRPr="00854D2F">
          <w:rPr>
            <w:rStyle w:val="affd"/>
            <w:i/>
            <w:noProof/>
          </w:rPr>
          <w:t>4.1.4.5</w:t>
        </w:r>
        <w:r>
          <w:rPr>
            <w:rFonts w:asciiTheme="minorHAnsi" w:eastAsiaTheme="minorEastAsia" w:hAnsiTheme="minorHAnsi" w:cstheme="minorBidi"/>
            <w:noProof/>
            <w:kern w:val="2"/>
            <w:sz w:val="20"/>
          </w:rPr>
          <w:tab/>
        </w:r>
        <w:r w:rsidRPr="00854D2F">
          <w:rPr>
            <w:rStyle w:val="affd"/>
            <w:noProof/>
          </w:rPr>
          <w:t>Security Algorithm (ASK Applied)</w:t>
        </w:r>
        <w:r>
          <w:rPr>
            <w:noProof/>
            <w:webHidden/>
          </w:rPr>
          <w:tab/>
        </w:r>
        <w:r>
          <w:rPr>
            <w:noProof/>
            <w:webHidden/>
          </w:rPr>
          <w:fldChar w:fldCharType="begin"/>
        </w:r>
        <w:r>
          <w:rPr>
            <w:noProof/>
            <w:webHidden/>
          </w:rPr>
          <w:instrText xml:space="preserve"> PAGEREF _Toc110871853 \h </w:instrText>
        </w:r>
        <w:r>
          <w:rPr>
            <w:noProof/>
            <w:webHidden/>
          </w:rPr>
        </w:r>
        <w:r>
          <w:rPr>
            <w:noProof/>
            <w:webHidden/>
          </w:rPr>
          <w:fldChar w:fldCharType="separate"/>
        </w:r>
        <w:r>
          <w:rPr>
            <w:noProof/>
            <w:webHidden/>
          </w:rPr>
          <w:t>8</w:t>
        </w:r>
        <w:r>
          <w:rPr>
            <w:noProof/>
            <w:webHidden/>
          </w:rPr>
          <w:fldChar w:fldCharType="end"/>
        </w:r>
      </w:hyperlink>
    </w:p>
    <w:p w14:paraId="372A63CD" w14:textId="2F91998C"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54" w:history="1">
        <w:r w:rsidRPr="00854D2F">
          <w:rPr>
            <w:rStyle w:val="affd"/>
            <w:noProof/>
          </w:rPr>
          <w:t>4.1.5</w:t>
        </w:r>
        <w:r>
          <w:rPr>
            <w:rFonts w:asciiTheme="minorHAnsi" w:eastAsiaTheme="minorEastAsia" w:hAnsiTheme="minorHAnsi" w:cstheme="minorBidi"/>
            <w:noProof/>
            <w:kern w:val="2"/>
            <w:sz w:val="20"/>
          </w:rPr>
          <w:tab/>
        </w:r>
        <w:r w:rsidRPr="00854D2F">
          <w:rPr>
            <w:rStyle w:val="affd"/>
            <w:noProof/>
          </w:rPr>
          <w:t>StopDiagnosticSession (20 hex) Service</w:t>
        </w:r>
        <w:r>
          <w:rPr>
            <w:noProof/>
            <w:webHidden/>
          </w:rPr>
          <w:tab/>
        </w:r>
        <w:r>
          <w:rPr>
            <w:noProof/>
            <w:webHidden/>
          </w:rPr>
          <w:fldChar w:fldCharType="begin"/>
        </w:r>
        <w:r>
          <w:rPr>
            <w:noProof/>
            <w:webHidden/>
          </w:rPr>
          <w:instrText xml:space="preserve"> PAGEREF _Toc110871854 \h </w:instrText>
        </w:r>
        <w:r>
          <w:rPr>
            <w:noProof/>
            <w:webHidden/>
          </w:rPr>
        </w:r>
        <w:r>
          <w:rPr>
            <w:noProof/>
            <w:webHidden/>
          </w:rPr>
          <w:fldChar w:fldCharType="separate"/>
        </w:r>
        <w:r>
          <w:rPr>
            <w:noProof/>
            <w:webHidden/>
          </w:rPr>
          <w:t>8</w:t>
        </w:r>
        <w:r>
          <w:rPr>
            <w:noProof/>
            <w:webHidden/>
          </w:rPr>
          <w:fldChar w:fldCharType="end"/>
        </w:r>
      </w:hyperlink>
    </w:p>
    <w:p w14:paraId="704381E4" w14:textId="12CEEFE2"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55" w:history="1">
        <w:r w:rsidRPr="00854D2F">
          <w:rPr>
            <w:rStyle w:val="affd"/>
            <w:noProof/>
          </w:rPr>
          <w:t>4.2</w:t>
        </w:r>
        <w:r>
          <w:rPr>
            <w:rFonts w:asciiTheme="minorHAnsi" w:eastAsiaTheme="minorEastAsia" w:hAnsiTheme="minorHAnsi" w:cstheme="minorBidi"/>
            <w:noProof/>
            <w:kern w:val="2"/>
            <w:sz w:val="20"/>
          </w:rPr>
          <w:tab/>
        </w:r>
        <w:r w:rsidRPr="00854D2F">
          <w:rPr>
            <w:rStyle w:val="affd"/>
            <w:noProof/>
          </w:rPr>
          <w:t>Read Data by Identifier (22 hex) Service</w:t>
        </w:r>
        <w:r>
          <w:rPr>
            <w:noProof/>
            <w:webHidden/>
          </w:rPr>
          <w:tab/>
        </w:r>
        <w:r>
          <w:rPr>
            <w:noProof/>
            <w:webHidden/>
          </w:rPr>
          <w:fldChar w:fldCharType="begin"/>
        </w:r>
        <w:r>
          <w:rPr>
            <w:noProof/>
            <w:webHidden/>
          </w:rPr>
          <w:instrText xml:space="preserve"> PAGEREF _Toc110871855 \h </w:instrText>
        </w:r>
        <w:r>
          <w:rPr>
            <w:noProof/>
            <w:webHidden/>
          </w:rPr>
        </w:r>
        <w:r>
          <w:rPr>
            <w:noProof/>
            <w:webHidden/>
          </w:rPr>
          <w:fldChar w:fldCharType="separate"/>
        </w:r>
        <w:r>
          <w:rPr>
            <w:noProof/>
            <w:webHidden/>
          </w:rPr>
          <w:t>9</w:t>
        </w:r>
        <w:r>
          <w:rPr>
            <w:noProof/>
            <w:webHidden/>
          </w:rPr>
          <w:fldChar w:fldCharType="end"/>
        </w:r>
      </w:hyperlink>
    </w:p>
    <w:p w14:paraId="68DB0089" w14:textId="00ACF806"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56" w:history="1">
        <w:r w:rsidRPr="00854D2F">
          <w:rPr>
            <w:rStyle w:val="affd"/>
            <w:noProof/>
          </w:rPr>
          <w:t>4.2.1</w:t>
        </w:r>
        <w:r>
          <w:rPr>
            <w:rFonts w:asciiTheme="minorHAnsi" w:eastAsiaTheme="minorEastAsia" w:hAnsiTheme="minorHAnsi" w:cstheme="minorBidi"/>
            <w:noProof/>
            <w:kern w:val="2"/>
            <w:sz w:val="20"/>
          </w:rPr>
          <w:tab/>
        </w:r>
        <w:r w:rsidRPr="00854D2F">
          <w:rPr>
            <w:rStyle w:val="affd"/>
            <w:noProof/>
          </w:rPr>
          <w:t>Request Message</w:t>
        </w:r>
        <w:r>
          <w:rPr>
            <w:noProof/>
            <w:webHidden/>
          </w:rPr>
          <w:tab/>
        </w:r>
        <w:r>
          <w:rPr>
            <w:noProof/>
            <w:webHidden/>
          </w:rPr>
          <w:fldChar w:fldCharType="begin"/>
        </w:r>
        <w:r>
          <w:rPr>
            <w:noProof/>
            <w:webHidden/>
          </w:rPr>
          <w:instrText xml:space="preserve"> PAGEREF _Toc110871856 \h </w:instrText>
        </w:r>
        <w:r>
          <w:rPr>
            <w:noProof/>
            <w:webHidden/>
          </w:rPr>
        </w:r>
        <w:r>
          <w:rPr>
            <w:noProof/>
            <w:webHidden/>
          </w:rPr>
          <w:fldChar w:fldCharType="separate"/>
        </w:r>
        <w:r>
          <w:rPr>
            <w:noProof/>
            <w:webHidden/>
          </w:rPr>
          <w:t>9</w:t>
        </w:r>
        <w:r>
          <w:rPr>
            <w:noProof/>
            <w:webHidden/>
          </w:rPr>
          <w:fldChar w:fldCharType="end"/>
        </w:r>
      </w:hyperlink>
    </w:p>
    <w:p w14:paraId="34B07996" w14:textId="4FCA0320"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57" w:history="1">
        <w:r w:rsidRPr="00854D2F">
          <w:rPr>
            <w:rStyle w:val="affd"/>
            <w:noProof/>
          </w:rPr>
          <w:t>4.2.2</w:t>
        </w:r>
        <w:r>
          <w:rPr>
            <w:rFonts w:asciiTheme="minorHAnsi" w:eastAsiaTheme="minorEastAsia" w:hAnsiTheme="minorHAnsi" w:cstheme="minorBidi"/>
            <w:noProof/>
            <w:kern w:val="2"/>
            <w:sz w:val="20"/>
          </w:rPr>
          <w:tab/>
        </w:r>
        <w:r w:rsidRPr="00854D2F">
          <w:rPr>
            <w:rStyle w:val="affd"/>
            <w:noProof/>
          </w:rPr>
          <w:t>Positive Respone Message</w:t>
        </w:r>
        <w:r>
          <w:rPr>
            <w:noProof/>
            <w:webHidden/>
          </w:rPr>
          <w:tab/>
        </w:r>
        <w:r>
          <w:rPr>
            <w:noProof/>
            <w:webHidden/>
          </w:rPr>
          <w:fldChar w:fldCharType="begin"/>
        </w:r>
        <w:r>
          <w:rPr>
            <w:noProof/>
            <w:webHidden/>
          </w:rPr>
          <w:instrText xml:space="preserve"> PAGEREF _Toc110871857 \h </w:instrText>
        </w:r>
        <w:r>
          <w:rPr>
            <w:noProof/>
            <w:webHidden/>
          </w:rPr>
        </w:r>
        <w:r>
          <w:rPr>
            <w:noProof/>
            <w:webHidden/>
          </w:rPr>
          <w:fldChar w:fldCharType="separate"/>
        </w:r>
        <w:r>
          <w:rPr>
            <w:noProof/>
            <w:webHidden/>
          </w:rPr>
          <w:t>9</w:t>
        </w:r>
        <w:r>
          <w:rPr>
            <w:noProof/>
            <w:webHidden/>
          </w:rPr>
          <w:fldChar w:fldCharType="end"/>
        </w:r>
      </w:hyperlink>
    </w:p>
    <w:p w14:paraId="713545F5" w14:textId="4F3C4DA9"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58" w:history="1">
        <w:r w:rsidRPr="00854D2F">
          <w:rPr>
            <w:rStyle w:val="affd"/>
            <w:noProof/>
          </w:rPr>
          <w:t>4.2.3</w:t>
        </w:r>
        <w:r>
          <w:rPr>
            <w:rFonts w:asciiTheme="minorHAnsi" w:eastAsiaTheme="minorEastAsia" w:hAnsiTheme="minorHAnsi" w:cstheme="minorBidi"/>
            <w:noProof/>
            <w:kern w:val="2"/>
            <w:sz w:val="20"/>
          </w:rPr>
          <w:tab/>
        </w:r>
        <w:r w:rsidRPr="00854D2F">
          <w:rPr>
            <w:rStyle w:val="affd"/>
            <w:noProof/>
          </w:rPr>
          <w:t>Supported Negative Response Codes</w:t>
        </w:r>
        <w:r>
          <w:rPr>
            <w:noProof/>
            <w:webHidden/>
          </w:rPr>
          <w:tab/>
        </w:r>
        <w:r>
          <w:rPr>
            <w:noProof/>
            <w:webHidden/>
          </w:rPr>
          <w:fldChar w:fldCharType="begin"/>
        </w:r>
        <w:r>
          <w:rPr>
            <w:noProof/>
            <w:webHidden/>
          </w:rPr>
          <w:instrText xml:space="preserve"> PAGEREF _Toc110871858 \h </w:instrText>
        </w:r>
        <w:r>
          <w:rPr>
            <w:noProof/>
            <w:webHidden/>
          </w:rPr>
        </w:r>
        <w:r>
          <w:rPr>
            <w:noProof/>
            <w:webHidden/>
          </w:rPr>
          <w:fldChar w:fldCharType="separate"/>
        </w:r>
        <w:r>
          <w:rPr>
            <w:noProof/>
            <w:webHidden/>
          </w:rPr>
          <w:t>9</w:t>
        </w:r>
        <w:r>
          <w:rPr>
            <w:noProof/>
            <w:webHidden/>
          </w:rPr>
          <w:fldChar w:fldCharType="end"/>
        </w:r>
      </w:hyperlink>
    </w:p>
    <w:p w14:paraId="23C9B95F" w14:textId="0E667A10"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59" w:history="1">
        <w:r w:rsidRPr="00854D2F">
          <w:rPr>
            <w:rStyle w:val="affd"/>
            <w:noProof/>
          </w:rPr>
          <w:t>4.2.4</w:t>
        </w:r>
        <w:r>
          <w:rPr>
            <w:rFonts w:asciiTheme="minorHAnsi" w:eastAsiaTheme="minorEastAsia" w:hAnsiTheme="minorHAnsi" w:cstheme="minorBidi"/>
            <w:noProof/>
            <w:kern w:val="2"/>
            <w:sz w:val="20"/>
          </w:rPr>
          <w:tab/>
        </w:r>
        <w:r w:rsidRPr="00854D2F">
          <w:rPr>
            <w:rStyle w:val="affd"/>
            <w:noProof/>
          </w:rPr>
          <w:t>입출력</w:t>
        </w:r>
        <w:r w:rsidRPr="00854D2F">
          <w:rPr>
            <w:rStyle w:val="affd"/>
            <w:noProof/>
          </w:rPr>
          <w:t xml:space="preserve"> </w:t>
        </w:r>
        <w:r w:rsidRPr="00854D2F">
          <w:rPr>
            <w:rStyle w:val="affd"/>
            <w:noProof/>
          </w:rPr>
          <w:t>모니터링</w:t>
        </w:r>
        <w:r>
          <w:rPr>
            <w:noProof/>
            <w:webHidden/>
          </w:rPr>
          <w:tab/>
        </w:r>
        <w:r>
          <w:rPr>
            <w:noProof/>
            <w:webHidden/>
          </w:rPr>
          <w:fldChar w:fldCharType="begin"/>
        </w:r>
        <w:r>
          <w:rPr>
            <w:noProof/>
            <w:webHidden/>
          </w:rPr>
          <w:instrText xml:space="preserve"> PAGEREF _Toc110871859 \h </w:instrText>
        </w:r>
        <w:r>
          <w:rPr>
            <w:noProof/>
            <w:webHidden/>
          </w:rPr>
        </w:r>
        <w:r>
          <w:rPr>
            <w:noProof/>
            <w:webHidden/>
          </w:rPr>
          <w:fldChar w:fldCharType="separate"/>
        </w:r>
        <w:r>
          <w:rPr>
            <w:noProof/>
            <w:webHidden/>
          </w:rPr>
          <w:t>9</w:t>
        </w:r>
        <w:r>
          <w:rPr>
            <w:noProof/>
            <w:webHidden/>
          </w:rPr>
          <w:fldChar w:fldCharType="end"/>
        </w:r>
      </w:hyperlink>
    </w:p>
    <w:p w14:paraId="0CD9449C" w14:textId="0CDE0E52"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60" w:history="1">
        <w:r w:rsidRPr="00854D2F">
          <w:rPr>
            <w:rStyle w:val="affd"/>
            <w:noProof/>
          </w:rPr>
          <w:t>4.2.5</w:t>
        </w:r>
        <w:r>
          <w:rPr>
            <w:rFonts w:asciiTheme="minorHAnsi" w:eastAsiaTheme="minorEastAsia" w:hAnsiTheme="minorHAnsi" w:cstheme="minorBidi"/>
            <w:noProof/>
            <w:kern w:val="2"/>
            <w:sz w:val="20"/>
          </w:rPr>
          <w:tab/>
        </w:r>
        <w:r w:rsidRPr="00854D2F">
          <w:rPr>
            <w:rStyle w:val="affd"/>
            <w:noProof/>
          </w:rPr>
          <w:t>Read Data Identifier of WPC</w:t>
        </w:r>
        <w:r>
          <w:rPr>
            <w:noProof/>
            <w:webHidden/>
          </w:rPr>
          <w:tab/>
        </w:r>
        <w:r>
          <w:rPr>
            <w:noProof/>
            <w:webHidden/>
          </w:rPr>
          <w:fldChar w:fldCharType="begin"/>
        </w:r>
        <w:r>
          <w:rPr>
            <w:noProof/>
            <w:webHidden/>
          </w:rPr>
          <w:instrText xml:space="preserve"> PAGEREF _Toc110871860 \h </w:instrText>
        </w:r>
        <w:r>
          <w:rPr>
            <w:noProof/>
            <w:webHidden/>
          </w:rPr>
        </w:r>
        <w:r>
          <w:rPr>
            <w:noProof/>
            <w:webHidden/>
          </w:rPr>
          <w:fldChar w:fldCharType="separate"/>
        </w:r>
        <w:r>
          <w:rPr>
            <w:noProof/>
            <w:webHidden/>
          </w:rPr>
          <w:t>9</w:t>
        </w:r>
        <w:r>
          <w:rPr>
            <w:noProof/>
            <w:webHidden/>
          </w:rPr>
          <w:fldChar w:fldCharType="end"/>
        </w:r>
      </w:hyperlink>
    </w:p>
    <w:p w14:paraId="0629D903" w14:textId="670B79E6"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61" w:history="1">
        <w:r w:rsidRPr="00854D2F">
          <w:rPr>
            <w:rStyle w:val="affd"/>
            <w:noProof/>
          </w:rPr>
          <w:t>4.2.6</w:t>
        </w:r>
        <w:r>
          <w:rPr>
            <w:rFonts w:asciiTheme="minorHAnsi" w:eastAsiaTheme="minorEastAsia" w:hAnsiTheme="minorHAnsi" w:cstheme="minorBidi"/>
            <w:noProof/>
            <w:kern w:val="2"/>
            <w:sz w:val="20"/>
          </w:rPr>
          <w:tab/>
        </w:r>
        <w:r w:rsidRPr="00854D2F">
          <w:rPr>
            <w:rStyle w:val="affd"/>
            <w:noProof/>
          </w:rPr>
          <w:t xml:space="preserve">User Option Record Local Identifier </w:t>
        </w:r>
        <w:r w:rsidRPr="00854D2F">
          <w:rPr>
            <w:rStyle w:val="affd"/>
            <w:rFonts w:ascii="바탕" w:eastAsia="바탕" w:hAnsi="바탕" w:cs="바탕"/>
            <w:noProof/>
          </w:rPr>
          <w:t>–</w:t>
        </w:r>
        <w:r w:rsidRPr="00854D2F">
          <w:rPr>
            <w:rStyle w:val="affd"/>
            <w:noProof/>
          </w:rPr>
          <w:t xml:space="preserve"> DID BE01</w:t>
        </w:r>
        <w:r>
          <w:rPr>
            <w:noProof/>
            <w:webHidden/>
          </w:rPr>
          <w:tab/>
        </w:r>
        <w:r>
          <w:rPr>
            <w:noProof/>
            <w:webHidden/>
          </w:rPr>
          <w:fldChar w:fldCharType="begin"/>
        </w:r>
        <w:r>
          <w:rPr>
            <w:noProof/>
            <w:webHidden/>
          </w:rPr>
          <w:instrText xml:space="preserve"> PAGEREF _Toc110871861 \h </w:instrText>
        </w:r>
        <w:r>
          <w:rPr>
            <w:noProof/>
            <w:webHidden/>
          </w:rPr>
        </w:r>
        <w:r>
          <w:rPr>
            <w:noProof/>
            <w:webHidden/>
          </w:rPr>
          <w:fldChar w:fldCharType="separate"/>
        </w:r>
        <w:r>
          <w:rPr>
            <w:noProof/>
            <w:webHidden/>
          </w:rPr>
          <w:t>9</w:t>
        </w:r>
        <w:r>
          <w:rPr>
            <w:noProof/>
            <w:webHidden/>
          </w:rPr>
          <w:fldChar w:fldCharType="end"/>
        </w:r>
      </w:hyperlink>
    </w:p>
    <w:p w14:paraId="0E76EE62" w14:textId="41B13191"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62" w:history="1">
        <w:r w:rsidRPr="00854D2F">
          <w:rPr>
            <w:rStyle w:val="affd"/>
            <w:noProof/>
          </w:rPr>
          <w:t>4.2.7</w:t>
        </w:r>
        <w:r>
          <w:rPr>
            <w:rFonts w:asciiTheme="minorHAnsi" w:eastAsiaTheme="minorEastAsia" w:hAnsiTheme="minorHAnsi" w:cstheme="minorBidi"/>
            <w:noProof/>
            <w:kern w:val="2"/>
            <w:sz w:val="20"/>
          </w:rPr>
          <w:tab/>
        </w:r>
        <w:r w:rsidRPr="00854D2F">
          <w:rPr>
            <w:rStyle w:val="affd"/>
            <w:noProof/>
          </w:rPr>
          <w:t xml:space="preserve">Input Output Record Local Identifier #1(Byte Data) </w:t>
        </w:r>
        <w:r w:rsidRPr="00854D2F">
          <w:rPr>
            <w:rStyle w:val="affd"/>
            <w:rFonts w:ascii="바탕" w:eastAsia="바탕" w:hAnsi="바탕" w:cs="바탕"/>
            <w:noProof/>
          </w:rPr>
          <w:t>–</w:t>
        </w:r>
        <w:r w:rsidRPr="00854D2F">
          <w:rPr>
            <w:rStyle w:val="affd"/>
            <w:noProof/>
          </w:rPr>
          <w:t xml:space="preserve"> DID BE02</w:t>
        </w:r>
        <w:r>
          <w:rPr>
            <w:noProof/>
            <w:webHidden/>
          </w:rPr>
          <w:tab/>
        </w:r>
        <w:r>
          <w:rPr>
            <w:noProof/>
            <w:webHidden/>
          </w:rPr>
          <w:fldChar w:fldCharType="begin"/>
        </w:r>
        <w:r>
          <w:rPr>
            <w:noProof/>
            <w:webHidden/>
          </w:rPr>
          <w:instrText xml:space="preserve"> PAGEREF _Toc110871862 \h </w:instrText>
        </w:r>
        <w:r>
          <w:rPr>
            <w:noProof/>
            <w:webHidden/>
          </w:rPr>
        </w:r>
        <w:r>
          <w:rPr>
            <w:noProof/>
            <w:webHidden/>
          </w:rPr>
          <w:fldChar w:fldCharType="separate"/>
        </w:r>
        <w:r>
          <w:rPr>
            <w:noProof/>
            <w:webHidden/>
          </w:rPr>
          <w:t>10</w:t>
        </w:r>
        <w:r>
          <w:rPr>
            <w:noProof/>
            <w:webHidden/>
          </w:rPr>
          <w:fldChar w:fldCharType="end"/>
        </w:r>
      </w:hyperlink>
    </w:p>
    <w:p w14:paraId="03A3D21D" w14:textId="5D502C99"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63" w:history="1">
        <w:r w:rsidRPr="00854D2F">
          <w:rPr>
            <w:rStyle w:val="affd"/>
            <w:noProof/>
          </w:rPr>
          <w:t>4.2.7.1</w:t>
        </w:r>
        <w:r>
          <w:rPr>
            <w:rFonts w:asciiTheme="minorHAnsi" w:eastAsiaTheme="minorEastAsia" w:hAnsiTheme="minorHAnsi" w:cstheme="minorBidi"/>
            <w:noProof/>
            <w:kern w:val="2"/>
            <w:sz w:val="20"/>
          </w:rPr>
          <w:tab/>
        </w:r>
        <w:r w:rsidRPr="00854D2F">
          <w:rPr>
            <w:rStyle w:val="affd"/>
            <w:noProof/>
          </w:rPr>
          <w:t>ES95486-02 New UDS (3</w:t>
        </w:r>
        <w:r w:rsidRPr="00854D2F">
          <w:rPr>
            <w:rStyle w:val="affd"/>
            <w:noProof/>
          </w:rPr>
          <w:t>세대</w:t>
        </w:r>
        <w:r w:rsidRPr="00854D2F">
          <w:rPr>
            <w:rStyle w:val="affd"/>
            <w:noProof/>
          </w:rPr>
          <w:t xml:space="preserve"> CAN </w:t>
        </w:r>
        <w:r w:rsidRPr="00854D2F">
          <w:rPr>
            <w:rStyle w:val="affd"/>
            <w:noProof/>
          </w:rPr>
          <w:t>적용</w:t>
        </w:r>
        <w:r w:rsidRPr="00854D2F">
          <w:rPr>
            <w:rStyle w:val="affd"/>
            <w:noProof/>
          </w:rPr>
          <w:t xml:space="preserve"> </w:t>
        </w:r>
        <w:r w:rsidRPr="00854D2F">
          <w:rPr>
            <w:rStyle w:val="affd"/>
            <w:noProof/>
          </w:rPr>
          <w:t>시</w:t>
        </w:r>
        <w:r w:rsidRPr="00854D2F">
          <w:rPr>
            <w:rStyle w:val="affd"/>
            <w:noProof/>
          </w:rPr>
          <w:t>)</w:t>
        </w:r>
        <w:r>
          <w:rPr>
            <w:noProof/>
            <w:webHidden/>
          </w:rPr>
          <w:tab/>
        </w:r>
        <w:r>
          <w:rPr>
            <w:noProof/>
            <w:webHidden/>
          </w:rPr>
          <w:fldChar w:fldCharType="begin"/>
        </w:r>
        <w:r>
          <w:rPr>
            <w:noProof/>
            <w:webHidden/>
          </w:rPr>
          <w:instrText xml:space="preserve"> PAGEREF _Toc110871863 \h </w:instrText>
        </w:r>
        <w:r>
          <w:rPr>
            <w:noProof/>
            <w:webHidden/>
          </w:rPr>
        </w:r>
        <w:r>
          <w:rPr>
            <w:noProof/>
            <w:webHidden/>
          </w:rPr>
          <w:fldChar w:fldCharType="separate"/>
        </w:r>
        <w:r>
          <w:rPr>
            <w:noProof/>
            <w:webHidden/>
          </w:rPr>
          <w:t>10</w:t>
        </w:r>
        <w:r>
          <w:rPr>
            <w:noProof/>
            <w:webHidden/>
          </w:rPr>
          <w:fldChar w:fldCharType="end"/>
        </w:r>
      </w:hyperlink>
    </w:p>
    <w:p w14:paraId="3EC051F7" w14:textId="05AE5698"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64" w:history="1">
        <w:r w:rsidRPr="00854D2F">
          <w:rPr>
            <w:rStyle w:val="affd"/>
            <w:noProof/>
          </w:rPr>
          <w:t>4.2.7.2</w:t>
        </w:r>
        <w:r>
          <w:rPr>
            <w:rFonts w:asciiTheme="minorHAnsi" w:eastAsiaTheme="minorEastAsia" w:hAnsiTheme="minorHAnsi" w:cstheme="minorBidi"/>
            <w:noProof/>
            <w:kern w:val="2"/>
            <w:sz w:val="20"/>
          </w:rPr>
          <w:tab/>
        </w:r>
        <w:r w:rsidRPr="00854D2F">
          <w:rPr>
            <w:rStyle w:val="affd"/>
            <w:noProof/>
          </w:rPr>
          <w:t>ES95486-00 UDS on CAN (2</w:t>
        </w:r>
        <w:r w:rsidRPr="00854D2F">
          <w:rPr>
            <w:rStyle w:val="affd"/>
            <w:noProof/>
          </w:rPr>
          <w:t>세대</w:t>
        </w:r>
        <w:r w:rsidRPr="00854D2F">
          <w:rPr>
            <w:rStyle w:val="affd"/>
            <w:noProof/>
          </w:rPr>
          <w:t xml:space="preserve"> CAN </w:t>
        </w:r>
        <w:r w:rsidRPr="00854D2F">
          <w:rPr>
            <w:rStyle w:val="affd"/>
            <w:noProof/>
          </w:rPr>
          <w:t>적용</w:t>
        </w:r>
        <w:r w:rsidRPr="00854D2F">
          <w:rPr>
            <w:rStyle w:val="affd"/>
            <w:noProof/>
          </w:rPr>
          <w:t xml:space="preserve"> </w:t>
        </w:r>
        <w:r w:rsidRPr="00854D2F">
          <w:rPr>
            <w:rStyle w:val="affd"/>
            <w:noProof/>
          </w:rPr>
          <w:t>차종</w:t>
        </w:r>
        <w:r w:rsidRPr="00854D2F">
          <w:rPr>
            <w:rStyle w:val="affd"/>
            <w:noProof/>
          </w:rPr>
          <w:t>)</w:t>
        </w:r>
        <w:r>
          <w:rPr>
            <w:noProof/>
            <w:webHidden/>
          </w:rPr>
          <w:tab/>
        </w:r>
        <w:r>
          <w:rPr>
            <w:noProof/>
            <w:webHidden/>
          </w:rPr>
          <w:fldChar w:fldCharType="begin"/>
        </w:r>
        <w:r>
          <w:rPr>
            <w:noProof/>
            <w:webHidden/>
          </w:rPr>
          <w:instrText xml:space="preserve"> PAGEREF _Toc110871864 \h </w:instrText>
        </w:r>
        <w:r>
          <w:rPr>
            <w:noProof/>
            <w:webHidden/>
          </w:rPr>
        </w:r>
        <w:r>
          <w:rPr>
            <w:noProof/>
            <w:webHidden/>
          </w:rPr>
          <w:fldChar w:fldCharType="separate"/>
        </w:r>
        <w:r>
          <w:rPr>
            <w:noProof/>
            <w:webHidden/>
          </w:rPr>
          <w:t>11</w:t>
        </w:r>
        <w:r>
          <w:rPr>
            <w:noProof/>
            <w:webHidden/>
          </w:rPr>
          <w:fldChar w:fldCharType="end"/>
        </w:r>
      </w:hyperlink>
    </w:p>
    <w:p w14:paraId="731549BE" w14:textId="01EE7C34"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65" w:history="1">
        <w:r w:rsidRPr="00854D2F">
          <w:rPr>
            <w:rStyle w:val="affd"/>
            <w:noProof/>
          </w:rPr>
          <w:t>4.2.8</w:t>
        </w:r>
        <w:r>
          <w:rPr>
            <w:rFonts w:asciiTheme="minorHAnsi" w:eastAsiaTheme="minorEastAsia" w:hAnsiTheme="minorHAnsi" w:cstheme="minorBidi"/>
            <w:noProof/>
            <w:kern w:val="2"/>
            <w:sz w:val="20"/>
          </w:rPr>
          <w:tab/>
        </w:r>
        <w:r w:rsidRPr="00854D2F">
          <w:rPr>
            <w:rStyle w:val="affd"/>
            <w:noProof/>
          </w:rPr>
          <w:t>Input Output Record Local Identifier #2(Bit Data) - DID BE03</w:t>
        </w:r>
        <w:r>
          <w:rPr>
            <w:noProof/>
            <w:webHidden/>
          </w:rPr>
          <w:tab/>
        </w:r>
        <w:r>
          <w:rPr>
            <w:noProof/>
            <w:webHidden/>
          </w:rPr>
          <w:fldChar w:fldCharType="begin"/>
        </w:r>
        <w:r>
          <w:rPr>
            <w:noProof/>
            <w:webHidden/>
          </w:rPr>
          <w:instrText xml:space="preserve"> PAGEREF _Toc110871865 \h </w:instrText>
        </w:r>
        <w:r>
          <w:rPr>
            <w:noProof/>
            <w:webHidden/>
          </w:rPr>
        </w:r>
        <w:r>
          <w:rPr>
            <w:noProof/>
            <w:webHidden/>
          </w:rPr>
          <w:fldChar w:fldCharType="separate"/>
        </w:r>
        <w:r>
          <w:rPr>
            <w:noProof/>
            <w:webHidden/>
          </w:rPr>
          <w:t>12</w:t>
        </w:r>
        <w:r>
          <w:rPr>
            <w:noProof/>
            <w:webHidden/>
          </w:rPr>
          <w:fldChar w:fldCharType="end"/>
        </w:r>
      </w:hyperlink>
    </w:p>
    <w:p w14:paraId="12BAF623" w14:textId="34AD16E0"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66" w:history="1">
        <w:r w:rsidRPr="00854D2F">
          <w:rPr>
            <w:rStyle w:val="affd"/>
            <w:noProof/>
          </w:rPr>
          <w:t>4.2.8.1</w:t>
        </w:r>
        <w:r>
          <w:rPr>
            <w:rFonts w:asciiTheme="minorHAnsi" w:eastAsiaTheme="minorEastAsia" w:hAnsiTheme="minorHAnsi" w:cstheme="minorBidi"/>
            <w:noProof/>
            <w:kern w:val="2"/>
            <w:sz w:val="20"/>
          </w:rPr>
          <w:tab/>
        </w:r>
        <w:r w:rsidRPr="00854D2F">
          <w:rPr>
            <w:rStyle w:val="affd"/>
            <w:noProof/>
          </w:rPr>
          <w:t>ES95486-02 New UDS (3</w:t>
        </w:r>
        <w:r w:rsidRPr="00854D2F">
          <w:rPr>
            <w:rStyle w:val="affd"/>
            <w:noProof/>
          </w:rPr>
          <w:t>세대</w:t>
        </w:r>
        <w:r w:rsidRPr="00854D2F">
          <w:rPr>
            <w:rStyle w:val="affd"/>
            <w:noProof/>
          </w:rPr>
          <w:t xml:space="preserve"> CAN </w:t>
        </w:r>
        <w:r w:rsidRPr="00854D2F">
          <w:rPr>
            <w:rStyle w:val="affd"/>
            <w:noProof/>
          </w:rPr>
          <w:t>적용</w:t>
        </w:r>
        <w:r w:rsidRPr="00854D2F">
          <w:rPr>
            <w:rStyle w:val="affd"/>
            <w:noProof/>
          </w:rPr>
          <w:t xml:space="preserve"> </w:t>
        </w:r>
        <w:r w:rsidRPr="00854D2F">
          <w:rPr>
            <w:rStyle w:val="affd"/>
            <w:noProof/>
          </w:rPr>
          <w:t>시</w:t>
        </w:r>
        <w:r w:rsidRPr="00854D2F">
          <w:rPr>
            <w:rStyle w:val="affd"/>
            <w:noProof/>
          </w:rPr>
          <w:t>)</w:t>
        </w:r>
        <w:r>
          <w:rPr>
            <w:noProof/>
            <w:webHidden/>
          </w:rPr>
          <w:tab/>
        </w:r>
        <w:r>
          <w:rPr>
            <w:noProof/>
            <w:webHidden/>
          </w:rPr>
          <w:fldChar w:fldCharType="begin"/>
        </w:r>
        <w:r>
          <w:rPr>
            <w:noProof/>
            <w:webHidden/>
          </w:rPr>
          <w:instrText xml:space="preserve"> PAGEREF _Toc110871866 \h </w:instrText>
        </w:r>
        <w:r>
          <w:rPr>
            <w:noProof/>
            <w:webHidden/>
          </w:rPr>
        </w:r>
        <w:r>
          <w:rPr>
            <w:noProof/>
            <w:webHidden/>
          </w:rPr>
          <w:fldChar w:fldCharType="separate"/>
        </w:r>
        <w:r>
          <w:rPr>
            <w:noProof/>
            <w:webHidden/>
          </w:rPr>
          <w:t>12</w:t>
        </w:r>
        <w:r>
          <w:rPr>
            <w:noProof/>
            <w:webHidden/>
          </w:rPr>
          <w:fldChar w:fldCharType="end"/>
        </w:r>
      </w:hyperlink>
    </w:p>
    <w:p w14:paraId="298156C9" w14:textId="70862A39"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67" w:history="1">
        <w:r w:rsidRPr="00854D2F">
          <w:rPr>
            <w:rStyle w:val="affd"/>
            <w:noProof/>
          </w:rPr>
          <w:t>4.2.8.2</w:t>
        </w:r>
        <w:r>
          <w:rPr>
            <w:rFonts w:asciiTheme="minorHAnsi" w:eastAsiaTheme="minorEastAsia" w:hAnsiTheme="minorHAnsi" w:cstheme="minorBidi"/>
            <w:noProof/>
            <w:kern w:val="2"/>
            <w:sz w:val="20"/>
          </w:rPr>
          <w:tab/>
        </w:r>
        <w:r w:rsidRPr="00854D2F">
          <w:rPr>
            <w:rStyle w:val="affd"/>
            <w:noProof/>
          </w:rPr>
          <w:t>ES95486-00 UDS on CAN (2</w:t>
        </w:r>
        <w:r w:rsidRPr="00854D2F">
          <w:rPr>
            <w:rStyle w:val="affd"/>
            <w:noProof/>
          </w:rPr>
          <w:t>세대</w:t>
        </w:r>
        <w:r w:rsidRPr="00854D2F">
          <w:rPr>
            <w:rStyle w:val="affd"/>
            <w:noProof/>
          </w:rPr>
          <w:t xml:space="preserve"> CAN </w:t>
        </w:r>
        <w:r w:rsidRPr="00854D2F">
          <w:rPr>
            <w:rStyle w:val="affd"/>
            <w:noProof/>
          </w:rPr>
          <w:t>적용</w:t>
        </w:r>
        <w:r w:rsidRPr="00854D2F">
          <w:rPr>
            <w:rStyle w:val="affd"/>
            <w:noProof/>
          </w:rPr>
          <w:t xml:space="preserve"> </w:t>
        </w:r>
        <w:r w:rsidRPr="00854D2F">
          <w:rPr>
            <w:rStyle w:val="affd"/>
            <w:noProof/>
          </w:rPr>
          <w:t>차종</w:t>
        </w:r>
        <w:r w:rsidRPr="00854D2F">
          <w:rPr>
            <w:rStyle w:val="affd"/>
            <w:noProof/>
          </w:rPr>
          <w:t>)</w:t>
        </w:r>
        <w:r>
          <w:rPr>
            <w:noProof/>
            <w:webHidden/>
          </w:rPr>
          <w:tab/>
        </w:r>
        <w:r>
          <w:rPr>
            <w:noProof/>
            <w:webHidden/>
          </w:rPr>
          <w:fldChar w:fldCharType="begin"/>
        </w:r>
        <w:r>
          <w:rPr>
            <w:noProof/>
            <w:webHidden/>
          </w:rPr>
          <w:instrText xml:space="preserve"> PAGEREF _Toc110871867 \h </w:instrText>
        </w:r>
        <w:r>
          <w:rPr>
            <w:noProof/>
            <w:webHidden/>
          </w:rPr>
        </w:r>
        <w:r>
          <w:rPr>
            <w:noProof/>
            <w:webHidden/>
          </w:rPr>
          <w:fldChar w:fldCharType="separate"/>
        </w:r>
        <w:r>
          <w:rPr>
            <w:noProof/>
            <w:webHidden/>
          </w:rPr>
          <w:t>13</w:t>
        </w:r>
        <w:r>
          <w:rPr>
            <w:noProof/>
            <w:webHidden/>
          </w:rPr>
          <w:fldChar w:fldCharType="end"/>
        </w:r>
      </w:hyperlink>
    </w:p>
    <w:p w14:paraId="61EB2E17" w14:textId="1FFD3963"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68" w:history="1">
        <w:r w:rsidRPr="00854D2F">
          <w:rPr>
            <w:rStyle w:val="affd"/>
            <w:noProof/>
          </w:rPr>
          <w:t>4.2.9</w:t>
        </w:r>
        <w:r>
          <w:rPr>
            <w:rFonts w:asciiTheme="minorHAnsi" w:eastAsiaTheme="minorEastAsia" w:hAnsiTheme="minorHAnsi" w:cstheme="minorBidi"/>
            <w:noProof/>
            <w:kern w:val="2"/>
            <w:sz w:val="20"/>
          </w:rPr>
          <w:tab/>
        </w:r>
        <w:r w:rsidRPr="00854D2F">
          <w:rPr>
            <w:rStyle w:val="affd"/>
            <w:noProof/>
          </w:rPr>
          <w:t>RDBI Read ECU Identification Service</w:t>
        </w:r>
        <w:r>
          <w:rPr>
            <w:noProof/>
            <w:webHidden/>
          </w:rPr>
          <w:tab/>
        </w:r>
        <w:r>
          <w:rPr>
            <w:noProof/>
            <w:webHidden/>
          </w:rPr>
          <w:fldChar w:fldCharType="begin"/>
        </w:r>
        <w:r>
          <w:rPr>
            <w:noProof/>
            <w:webHidden/>
          </w:rPr>
          <w:instrText xml:space="preserve"> PAGEREF _Toc110871868 \h </w:instrText>
        </w:r>
        <w:r>
          <w:rPr>
            <w:noProof/>
            <w:webHidden/>
          </w:rPr>
        </w:r>
        <w:r>
          <w:rPr>
            <w:noProof/>
            <w:webHidden/>
          </w:rPr>
          <w:fldChar w:fldCharType="separate"/>
        </w:r>
        <w:r>
          <w:rPr>
            <w:noProof/>
            <w:webHidden/>
          </w:rPr>
          <w:t>14</w:t>
        </w:r>
        <w:r>
          <w:rPr>
            <w:noProof/>
            <w:webHidden/>
          </w:rPr>
          <w:fldChar w:fldCharType="end"/>
        </w:r>
      </w:hyperlink>
    </w:p>
    <w:p w14:paraId="165416BA" w14:textId="65F14F45"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69" w:history="1">
        <w:r w:rsidRPr="00854D2F">
          <w:rPr>
            <w:rStyle w:val="affd"/>
            <w:noProof/>
          </w:rPr>
          <w:t>4.2.9.1</w:t>
        </w:r>
        <w:r>
          <w:rPr>
            <w:rFonts w:asciiTheme="minorHAnsi" w:eastAsiaTheme="minorEastAsia" w:hAnsiTheme="minorHAnsi" w:cstheme="minorBidi"/>
            <w:noProof/>
            <w:kern w:val="2"/>
            <w:sz w:val="20"/>
          </w:rPr>
          <w:tab/>
        </w:r>
        <w:r w:rsidRPr="00854D2F">
          <w:rPr>
            <w:rStyle w:val="affd"/>
            <w:noProof/>
          </w:rPr>
          <w:t>F197 – System Name Or Engine Type DataIdentifier</w:t>
        </w:r>
        <w:r>
          <w:rPr>
            <w:noProof/>
            <w:webHidden/>
          </w:rPr>
          <w:tab/>
        </w:r>
        <w:r>
          <w:rPr>
            <w:noProof/>
            <w:webHidden/>
          </w:rPr>
          <w:fldChar w:fldCharType="begin"/>
        </w:r>
        <w:r>
          <w:rPr>
            <w:noProof/>
            <w:webHidden/>
          </w:rPr>
          <w:instrText xml:space="preserve"> PAGEREF _Toc110871869 \h </w:instrText>
        </w:r>
        <w:r>
          <w:rPr>
            <w:noProof/>
            <w:webHidden/>
          </w:rPr>
        </w:r>
        <w:r>
          <w:rPr>
            <w:noProof/>
            <w:webHidden/>
          </w:rPr>
          <w:fldChar w:fldCharType="separate"/>
        </w:r>
        <w:r>
          <w:rPr>
            <w:noProof/>
            <w:webHidden/>
          </w:rPr>
          <w:t>14</w:t>
        </w:r>
        <w:r>
          <w:rPr>
            <w:noProof/>
            <w:webHidden/>
          </w:rPr>
          <w:fldChar w:fldCharType="end"/>
        </w:r>
      </w:hyperlink>
    </w:p>
    <w:p w14:paraId="32F8A667" w14:textId="646BF8DB"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0" w:history="1">
        <w:r w:rsidRPr="00854D2F">
          <w:rPr>
            <w:rStyle w:val="affd"/>
            <w:noProof/>
          </w:rPr>
          <w:t>4.2.9.2</w:t>
        </w:r>
        <w:r>
          <w:rPr>
            <w:rFonts w:asciiTheme="minorHAnsi" w:eastAsiaTheme="minorEastAsia" w:hAnsiTheme="minorHAnsi" w:cstheme="minorBidi"/>
            <w:noProof/>
            <w:kern w:val="2"/>
            <w:sz w:val="20"/>
          </w:rPr>
          <w:tab/>
        </w:r>
        <w:r w:rsidRPr="00854D2F">
          <w:rPr>
            <w:rStyle w:val="affd"/>
            <w:noProof/>
          </w:rPr>
          <w:t>F187 – Vehicle Manufacturer Spare Part Number DataIdentifier</w:t>
        </w:r>
        <w:r>
          <w:rPr>
            <w:noProof/>
            <w:webHidden/>
          </w:rPr>
          <w:tab/>
        </w:r>
        <w:r>
          <w:rPr>
            <w:noProof/>
            <w:webHidden/>
          </w:rPr>
          <w:fldChar w:fldCharType="begin"/>
        </w:r>
        <w:r>
          <w:rPr>
            <w:noProof/>
            <w:webHidden/>
          </w:rPr>
          <w:instrText xml:space="preserve"> PAGEREF _Toc110871870 \h </w:instrText>
        </w:r>
        <w:r>
          <w:rPr>
            <w:noProof/>
            <w:webHidden/>
          </w:rPr>
        </w:r>
        <w:r>
          <w:rPr>
            <w:noProof/>
            <w:webHidden/>
          </w:rPr>
          <w:fldChar w:fldCharType="separate"/>
        </w:r>
        <w:r>
          <w:rPr>
            <w:noProof/>
            <w:webHidden/>
          </w:rPr>
          <w:t>14</w:t>
        </w:r>
        <w:r>
          <w:rPr>
            <w:noProof/>
            <w:webHidden/>
          </w:rPr>
          <w:fldChar w:fldCharType="end"/>
        </w:r>
      </w:hyperlink>
    </w:p>
    <w:p w14:paraId="0814862D" w14:textId="7F24519F"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1" w:history="1">
        <w:r w:rsidRPr="00854D2F">
          <w:rPr>
            <w:rStyle w:val="affd"/>
            <w:noProof/>
          </w:rPr>
          <w:t>4.2.9.3</w:t>
        </w:r>
        <w:r>
          <w:rPr>
            <w:rFonts w:asciiTheme="minorHAnsi" w:eastAsiaTheme="minorEastAsia" w:hAnsiTheme="minorHAnsi" w:cstheme="minorBidi"/>
            <w:noProof/>
            <w:kern w:val="2"/>
            <w:sz w:val="20"/>
          </w:rPr>
          <w:tab/>
        </w:r>
        <w:r w:rsidRPr="00854D2F">
          <w:rPr>
            <w:rStyle w:val="affd"/>
            <w:noProof/>
          </w:rPr>
          <w:t>F1B0 – ECU Software UNIT number Data Identifier</w:t>
        </w:r>
        <w:r>
          <w:rPr>
            <w:noProof/>
            <w:webHidden/>
          </w:rPr>
          <w:tab/>
        </w:r>
        <w:r>
          <w:rPr>
            <w:noProof/>
            <w:webHidden/>
          </w:rPr>
          <w:fldChar w:fldCharType="begin"/>
        </w:r>
        <w:r>
          <w:rPr>
            <w:noProof/>
            <w:webHidden/>
          </w:rPr>
          <w:instrText xml:space="preserve"> PAGEREF _Toc110871871 \h </w:instrText>
        </w:r>
        <w:r>
          <w:rPr>
            <w:noProof/>
            <w:webHidden/>
          </w:rPr>
        </w:r>
        <w:r>
          <w:rPr>
            <w:noProof/>
            <w:webHidden/>
          </w:rPr>
          <w:fldChar w:fldCharType="separate"/>
        </w:r>
        <w:r>
          <w:rPr>
            <w:noProof/>
            <w:webHidden/>
          </w:rPr>
          <w:t>15</w:t>
        </w:r>
        <w:r>
          <w:rPr>
            <w:noProof/>
            <w:webHidden/>
          </w:rPr>
          <w:fldChar w:fldCharType="end"/>
        </w:r>
      </w:hyperlink>
    </w:p>
    <w:p w14:paraId="166C2E23" w14:textId="04ADEF63"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2" w:history="1">
        <w:r w:rsidRPr="00854D2F">
          <w:rPr>
            <w:rStyle w:val="affd"/>
            <w:noProof/>
          </w:rPr>
          <w:t>4.2.9.4</w:t>
        </w:r>
        <w:r>
          <w:rPr>
            <w:rFonts w:asciiTheme="minorHAnsi" w:eastAsiaTheme="minorEastAsia" w:hAnsiTheme="minorHAnsi" w:cstheme="minorBidi"/>
            <w:noProof/>
            <w:kern w:val="2"/>
            <w:sz w:val="20"/>
          </w:rPr>
          <w:tab/>
        </w:r>
        <w:r w:rsidRPr="00854D2F">
          <w:rPr>
            <w:rStyle w:val="affd"/>
            <w:noProof/>
          </w:rPr>
          <w:t>F1B1</w:t>
        </w:r>
        <w:r w:rsidRPr="00854D2F">
          <w:rPr>
            <w:rStyle w:val="affd"/>
            <w:rFonts w:ascii="현대하모니 M" w:eastAsia="현대하모니 M" w:hAnsi="현대하모니 M"/>
            <w:noProof/>
          </w:rPr>
          <w:t xml:space="preserve"> </w:t>
        </w:r>
        <w:r w:rsidRPr="00854D2F">
          <w:rPr>
            <w:rStyle w:val="affd"/>
            <w:rFonts w:ascii="바탕" w:eastAsia="바탕" w:hAnsi="바탕" w:cs="바탕"/>
            <w:noProof/>
          </w:rPr>
          <w:t>–</w:t>
        </w:r>
        <w:r w:rsidRPr="00854D2F">
          <w:rPr>
            <w:rStyle w:val="affd"/>
            <w:rFonts w:ascii="현대하모니 M" w:eastAsia="현대하모니 M" w:hAnsi="현대하모니 M"/>
            <w:noProof/>
          </w:rPr>
          <w:t xml:space="preserve"> </w:t>
        </w:r>
        <w:r w:rsidRPr="00854D2F">
          <w:rPr>
            <w:rStyle w:val="affd"/>
            <w:noProof/>
          </w:rPr>
          <w:t>ECU Software UNIT1 Version Data Identifier</w:t>
        </w:r>
        <w:r>
          <w:rPr>
            <w:noProof/>
            <w:webHidden/>
          </w:rPr>
          <w:tab/>
        </w:r>
        <w:r>
          <w:rPr>
            <w:noProof/>
            <w:webHidden/>
          </w:rPr>
          <w:fldChar w:fldCharType="begin"/>
        </w:r>
        <w:r>
          <w:rPr>
            <w:noProof/>
            <w:webHidden/>
          </w:rPr>
          <w:instrText xml:space="preserve"> PAGEREF _Toc110871872 \h </w:instrText>
        </w:r>
        <w:r>
          <w:rPr>
            <w:noProof/>
            <w:webHidden/>
          </w:rPr>
        </w:r>
        <w:r>
          <w:rPr>
            <w:noProof/>
            <w:webHidden/>
          </w:rPr>
          <w:fldChar w:fldCharType="separate"/>
        </w:r>
        <w:r>
          <w:rPr>
            <w:noProof/>
            <w:webHidden/>
          </w:rPr>
          <w:t>15</w:t>
        </w:r>
        <w:r>
          <w:rPr>
            <w:noProof/>
            <w:webHidden/>
          </w:rPr>
          <w:fldChar w:fldCharType="end"/>
        </w:r>
      </w:hyperlink>
    </w:p>
    <w:p w14:paraId="4F32BA9F" w14:textId="05FBD7CB"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3" w:history="1">
        <w:r w:rsidRPr="00854D2F">
          <w:rPr>
            <w:rStyle w:val="affd"/>
            <w:noProof/>
          </w:rPr>
          <w:t>4.2.9.5</w:t>
        </w:r>
        <w:r>
          <w:rPr>
            <w:rFonts w:asciiTheme="minorHAnsi" w:eastAsiaTheme="minorEastAsia" w:hAnsiTheme="minorHAnsi" w:cstheme="minorBidi"/>
            <w:noProof/>
            <w:kern w:val="2"/>
            <w:sz w:val="20"/>
          </w:rPr>
          <w:tab/>
        </w:r>
        <w:r w:rsidRPr="00854D2F">
          <w:rPr>
            <w:rStyle w:val="affd"/>
            <w:noProof/>
          </w:rPr>
          <w:t xml:space="preserve">F18B </w:t>
        </w:r>
        <w:r w:rsidRPr="00854D2F">
          <w:rPr>
            <w:rStyle w:val="affd"/>
            <w:rFonts w:ascii="바탕" w:eastAsia="바탕" w:hAnsi="바탕" w:cs="바탕"/>
            <w:noProof/>
          </w:rPr>
          <w:t>–</w:t>
        </w:r>
        <w:r w:rsidRPr="00854D2F">
          <w:rPr>
            <w:rStyle w:val="affd"/>
            <w:noProof/>
          </w:rPr>
          <w:t xml:space="preserve"> ECU Manufacturing Date DataIdentifier</w:t>
        </w:r>
        <w:r>
          <w:rPr>
            <w:noProof/>
            <w:webHidden/>
          </w:rPr>
          <w:tab/>
        </w:r>
        <w:r>
          <w:rPr>
            <w:noProof/>
            <w:webHidden/>
          </w:rPr>
          <w:fldChar w:fldCharType="begin"/>
        </w:r>
        <w:r>
          <w:rPr>
            <w:noProof/>
            <w:webHidden/>
          </w:rPr>
          <w:instrText xml:space="preserve"> PAGEREF _Toc110871873 \h </w:instrText>
        </w:r>
        <w:r>
          <w:rPr>
            <w:noProof/>
            <w:webHidden/>
          </w:rPr>
        </w:r>
        <w:r>
          <w:rPr>
            <w:noProof/>
            <w:webHidden/>
          </w:rPr>
          <w:fldChar w:fldCharType="separate"/>
        </w:r>
        <w:r>
          <w:rPr>
            <w:noProof/>
            <w:webHidden/>
          </w:rPr>
          <w:t>16</w:t>
        </w:r>
        <w:r>
          <w:rPr>
            <w:noProof/>
            <w:webHidden/>
          </w:rPr>
          <w:fldChar w:fldCharType="end"/>
        </w:r>
      </w:hyperlink>
    </w:p>
    <w:p w14:paraId="682E51A8" w14:textId="24906C02"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4" w:history="1">
        <w:r w:rsidRPr="00854D2F">
          <w:rPr>
            <w:rStyle w:val="affd"/>
            <w:noProof/>
          </w:rPr>
          <w:t>4.2.9.6</w:t>
        </w:r>
        <w:r>
          <w:rPr>
            <w:rFonts w:asciiTheme="minorHAnsi" w:eastAsiaTheme="minorEastAsia" w:hAnsiTheme="minorHAnsi" w:cstheme="minorBidi"/>
            <w:noProof/>
            <w:kern w:val="2"/>
            <w:sz w:val="20"/>
          </w:rPr>
          <w:tab/>
        </w:r>
        <w:r w:rsidRPr="00854D2F">
          <w:rPr>
            <w:rStyle w:val="affd"/>
            <w:noProof/>
          </w:rPr>
          <w:t xml:space="preserve">F18C </w:t>
        </w:r>
        <w:r w:rsidRPr="00854D2F">
          <w:rPr>
            <w:rStyle w:val="affd"/>
            <w:rFonts w:ascii="바탕" w:eastAsia="바탕" w:hAnsi="바탕" w:cs="바탕"/>
            <w:noProof/>
          </w:rPr>
          <w:t>–</w:t>
        </w:r>
        <w:r w:rsidRPr="00854D2F">
          <w:rPr>
            <w:rStyle w:val="affd"/>
            <w:noProof/>
          </w:rPr>
          <w:t xml:space="preserve"> ECU Serial Number Data Identifier</w:t>
        </w:r>
        <w:r>
          <w:rPr>
            <w:noProof/>
            <w:webHidden/>
          </w:rPr>
          <w:tab/>
        </w:r>
        <w:r>
          <w:rPr>
            <w:noProof/>
            <w:webHidden/>
          </w:rPr>
          <w:fldChar w:fldCharType="begin"/>
        </w:r>
        <w:r>
          <w:rPr>
            <w:noProof/>
            <w:webHidden/>
          </w:rPr>
          <w:instrText xml:space="preserve"> PAGEREF _Toc110871874 \h </w:instrText>
        </w:r>
        <w:r>
          <w:rPr>
            <w:noProof/>
            <w:webHidden/>
          </w:rPr>
        </w:r>
        <w:r>
          <w:rPr>
            <w:noProof/>
            <w:webHidden/>
          </w:rPr>
          <w:fldChar w:fldCharType="separate"/>
        </w:r>
        <w:r>
          <w:rPr>
            <w:noProof/>
            <w:webHidden/>
          </w:rPr>
          <w:t>16</w:t>
        </w:r>
        <w:r>
          <w:rPr>
            <w:noProof/>
            <w:webHidden/>
          </w:rPr>
          <w:fldChar w:fldCharType="end"/>
        </w:r>
      </w:hyperlink>
    </w:p>
    <w:p w14:paraId="53FF8973" w14:textId="774445CB"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5" w:history="1">
        <w:r w:rsidRPr="00854D2F">
          <w:rPr>
            <w:rStyle w:val="affd"/>
            <w:noProof/>
          </w:rPr>
          <w:t>4.2.9.7</w:t>
        </w:r>
        <w:r>
          <w:rPr>
            <w:rFonts w:asciiTheme="minorHAnsi" w:eastAsiaTheme="minorEastAsia" w:hAnsiTheme="minorHAnsi" w:cstheme="minorBidi"/>
            <w:noProof/>
            <w:kern w:val="2"/>
            <w:sz w:val="20"/>
          </w:rPr>
          <w:tab/>
        </w:r>
        <w:r w:rsidRPr="00854D2F">
          <w:rPr>
            <w:rStyle w:val="affd"/>
            <w:noProof/>
          </w:rPr>
          <w:t>F191- Vehicle Manufacturer ECU Hardware Number DataIdentifier</w:t>
        </w:r>
        <w:r>
          <w:rPr>
            <w:noProof/>
            <w:webHidden/>
          </w:rPr>
          <w:tab/>
        </w:r>
        <w:r>
          <w:rPr>
            <w:noProof/>
            <w:webHidden/>
          </w:rPr>
          <w:fldChar w:fldCharType="begin"/>
        </w:r>
        <w:r>
          <w:rPr>
            <w:noProof/>
            <w:webHidden/>
          </w:rPr>
          <w:instrText xml:space="preserve"> PAGEREF _Toc110871875 \h </w:instrText>
        </w:r>
        <w:r>
          <w:rPr>
            <w:noProof/>
            <w:webHidden/>
          </w:rPr>
        </w:r>
        <w:r>
          <w:rPr>
            <w:noProof/>
            <w:webHidden/>
          </w:rPr>
          <w:fldChar w:fldCharType="separate"/>
        </w:r>
        <w:r>
          <w:rPr>
            <w:noProof/>
            <w:webHidden/>
          </w:rPr>
          <w:t>16</w:t>
        </w:r>
        <w:r>
          <w:rPr>
            <w:noProof/>
            <w:webHidden/>
          </w:rPr>
          <w:fldChar w:fldCharType="end"/>
        </w:r>
      </w:hyperlink>
    </w:p>
    <w:p w14:paraId="0D48DE71" w14:textId="284BA36B"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6" w:history="1">
        <w:r w:rsidRPr="00854D2F">
          <w:rPr>
            <w:rStyle w:val="affd"/>
            <w:noProof/>
          </w:rPr>
          <w:t>4.2.9.8</w:t>
        </w:r>
        <w:r>
          <w:rPr>
            <w:rFonts w:asciiTheme="minorHAnsi" w:eastAsiaTheme="minorEastAsia" w:hAnsiTheme="minorHAnsi" w:cstheme="minorBidi"/>
            <w:noProof/>
            <w:kern w:val="2"/>
            <w:sz w:val="20"/>
          </w:rPr>
          <w:tab/>
        </w:r>
        <w:r w:rsidRPr="00854D2F">
          <w:rPr>
            <w:rStyle w:val="affd"/>
            <w:noProof/>
          </w:rPr>
          <w:t xml:space="preserve">F193- System Supplier ECU Hardware Version Number DataIdentifier </w:t>
        </w:r>
        <w:r>
          <w:rPr>
            <w:noProof/>
            <w:webHidden/>
          </w:rPr>
          <w:tab/>
        </w:r>
        <w:r>
          <w:rPr>
            <w:noProof/>
            <w:webHidden/>
          </w:rPr>
          <w:fldChar w:fldCharType="begin"/>
        </w:r>
        <w:r>
          <w:rPr>
            <w:noProof/>
            <w:webHidden/>
          </w:rPr>
          <w:instrText xml:space="preserve"> PAGEREF _Toc110871876 \h </w:instrText>
        </w:r>
        <w:r>
          <w:rPr>
            <w:noProof/>
            <w:webHidden/>
          </w:rPr>
        </w:r>
        <w:r>
          <w:rPr>
            <w:noProof/>
            <w:webHidden/>
          </w:rPr>
          <w:fldChar w:fldCharType="separate"/>
        </w:r>
        <w:r>
          <w:rPr>
            <w:noProof/>
            <w:webHidden/>
          </w:rPr>
          <w:t>17</w:t>
        </w:r>
        <w:r>
          <w:rPr>
            <w:noProof/>
            <w:webHidden/>
          </w:rPr>
          <w:fldChar w:fldCharType="end"/>
        </w:r>
      </w:hyperlink>
    </w:p>
    <w:p w14:paraId="3F8A4A7A" w14:textId="730ECF12"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7" w:history="1">
        <w:r w:rsidRPr="00854D2F">
          <w:rPr>
            <w:rStyle w:val="affd"/>
            <w:noProof/>
          </w:rPr>
          <w:t>4.2.9.9</w:t>
        </w:r>
        <w:r>
          <w:rPr>
            <w:rFonts w:asciiTheme="minorHAnsi" w:eastAsiaTheme="minorEastAsia" w:hAnsiTheme="minorHAnsi" w:cstheme="minorBidi"/>
            <w:noProof/>
            <w:kern w:val="2"/>
            <w:sz w:val="20"/>
          </w:rPr>
          <w:tab/>
        </w:r>
        <w:r w:rsidRPr="00854D2F">
          <w:rPr>
            <w:rStyle w:val="affd"/>
            <w:noProof/>
          </w:rPr>
          <w:t>F1A1 – ECU Supplier Code DataIdentifier</w:t>
        </w:r>
        <w:r>
          <w:rPr>
            <w:noProof/>
            <w:webHidden/>
          </w:rPr>
          <w:tab/>
        </w:r>
        <w:r>
          <w:rPr>
            <w:noProof/>
            <w:webHidden/>
          </w:rPr>
          <w:fldChar w:fldCharType="begin"/>
        </w:r>
        <w:r>
          <w:rPr>
            <w:noProof/>
            <w:webHidden/>
          </w:rPr>
          <w:instrText xml:space="preserve"> PAGEREF _Toc110871877 \h </w:instrText>
        </w:r>
        <w:r>
          <w:rPr>
            <w:noProof/>
            <w:webHidden/>
          </w:rPr>
        </w:r>
        <w:r>
          <w:rPr>
            <w:noProof/>
            <w:webHidden/>
          </w:rPr>
          <w:fldChar w:fldCharType="separate"/>
        </w:r>
        <w:r>
          <w:rPr>
            <w:noProof/>
            <w:webHidden/>
          </w:rPr>
          <w:t>18</w:t>
        </w:r>
        <w:r>
          <w:rPr>
            <w:noProof/>
            <w:webHidden/>
          </w:rPr>
          <w:fldChar w:fldCharType="end"/>
        </w:r>
      </w:hyperlink>
    </w:p>
    <w:p w14:paraId="3757F15A" w14:textId="5DA5CF92"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8" w:history="1">
        <w:r w:rsidRPr="00854D2F">
          <w:rPr>
            <w:rStyle w:val="affd"/>
            <w:noProof/>
          </w:rPr>
          <w:t>4.2.9.10</w:t>
        </w:r>
        <w:r>
          <w:rPr>
            <w:rFonts w:asciiTheme="minorHAnsi" w:eastAsiaTheme="minorEastAsia" w:hAnsiTheme="minorHAnsi" w:cstheme="minorBidi"/>
            <w:noProof/>
            <w:kern w:val="2"/>
            <w:sz w:val="20"/>
          </w:rPr>
          <w:tab/>
        </w:r>
        <w:r w:rsidRPr="00854D2F">
          <w:rPr>
            <w:rStyle w:val="affd"/>
            <w:noProof/>
          </w:rPr>
          <w:t>F100 – CAN Data Base Version Number DataIdentifier</w:t>
        </w:r>
        <w:r>
          <w:rPr>
            <w:noProof/>
            <w:webHidden/>
          </w:rPr>
          <w:tab/>
        </w:r>
        <w:r>
          <w:rPr>
            <w:noProof/>
            <w:webHidden/>
          </w:rPr>
          <w:fldChar w:fldCharType="begin"/>
        </w:r>
        <w:r>
          <w:rPr>
            <w:noProof/>
            <w:webHidden/>
          </w:rPr>
          <w:instrText xml:space="preserve"> PAGEREF _Toc110871878 \h </w:instrText>
        </w:r>
        <w:r>
          <w:rPr>
            <w:noProof/>
            <w:webHidden/>
          </w:rPr>
        </w:r>
        <w:r>
          <w:rPr>
            <w:noProof/>
            <w:webHidden/>
          </w:rPr>
          <w:fldChar w:fldCharType="separate"/>
        </w:r>
        <w:r>
          <w:rPr>
            <w:noProof/>
            <w:webHidden/>
          </w:rPr>
          <w:t>18</w:t>
        </w:r>
        <w:r>
          <w:rPr>
            <w:noProof/>
            <w:webHidden/>
          </w:rPr>
          <w:fldChar w:fldCharType="end"/>
        </w:r>
      </w:hyperlink>
    </w:p>
    <w:p w14:paraId="43D2EB07" w14:textId="23E223CE"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79" w:history="1">
        <w:r w:rsidRPr="00854D2F">
          <w:rPr>
            <w:rStyle w:val="affd"/>
            <w:noProof/>
          </w:rPr>
          <w:t>4.2.9.11</w:t>
        </w:r>
        <w:r>
          <w:rPr>
            <w:rFonts w:asciiTheme="minorHAnsi" w:eastAsiaTheme="minorEastAsia" w:hAnsiTheme="minorHAnsi" w:cstheme="minorBidi"/>
            <w:noProof/>
            <w:kern w:val="2"/>
            <w:sz w:val="20"/>
          </w:rPr>
          <w:tab/>
        </w:r>
        <w:r w:rsidRPr="00854D2F">
          <w:rPr>
            <w:rStyle w:val="affd"/>
            <w:noProof/>
          </w:rPr>
          <w:t>F1EF - Read ECU Identification : LocalRXSWINDataIdentifier - DID #F1EF hex</w:t>
        </w:r>
        <w:r>
          <w:rPr>
            <w:noProof/>
            <w:webHidden/>
          </w:rPr>
          <w:tab/>
        </w:r>
        <w:r>
          <w:rPr>
            <w:noProof/>
            <w:webHidden/>
          </w:rPr>
          <w:fldChar w:fldCharType="begin"/>
        </w:r>
        <w:r>
          <w:rPr>
            <w:noProof/>
            <w:webHidden/>
          </w:rPr>
          <w:instrText xml:space="preserve"> PAGEREF _Toc110871879 \h </w:instrText>
        </w:r>
        <w:r>
          <w:rPr>
            <w:noProof/>
            <w:webHidden/>
          </w:rPr>
        </w:r>
        <w:r>
          <w:rPr>
            <w:noProof/>
            <w:webHidden/>
          </w:rPr>
          <w:fldChar w:fldCharType="separate"/>
        </w:r>
        <w:r>
          <w:rPr>
            <w:noProof/>
            <w:webHidden/>
          </w:rPr>
          <w:t>18</w:t>
        </w:r>
        <w:r>
          <w:rPr>
            <w:noProof/>
            <w:webHidden/>
          </w:rPr>
          <w:fldChar w:fldCharType="end"/>
        </w:r>
      </w:hyperlink>
    </w:p>
    <w:p w14:paraId="0D8F4383" w14:textId="059DF120"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80" w:history="1">
        <w:r w:rsidRPr="00854D2F">
          <w:rPr>
            <w:rStyle w:val="affd"/>
            <w:noProof/>
          </w:rPr>
          <w:t>4.2.9.12</w:t>
        </w:r>
        <w:r>
          <w:rPr>
            <w:rFonts w:asciiTheme="minorHAnsi" w:eastAsiaTheme="minorEastAsia" w:hAnsiTheme="minorHAnsi" w:cstheme="minorBidi"/>
            <w:noProof/>
            <w:kern w:val="2"/>
            <w:sz w:val="20"/>
          </w:rPr>
          <w:tab/>
        </w:r>
        <w:r w:rsidRPr="00854D2F">
          <w:rPr>
            <w:rStyle w:val="affd"/>
            <w:noProof/>
          </w:rPr>
          <w:t>F1C1 – ECUSoftwareUnit1IVDDataIdentifier</w:t>
        </w:r>
        <w:r>
          <w:rPr>
            <w:noProof/>
            <w:webHidden/>
          </w:rPr>
          <w:tab/>
        </w:r>
        <w:r>
          <w:rPr>
            <w:noProof/>
            <w:webHidden/>
          </w:rPr>
          <w:fldChar w:fldCharType="begin"/>
        </w:r>
        <w:r>
          <w:rPr>
            <w:noProof/>
            <w:webHidden/>
          </w:rPr>
          <w:instrText xml:space="preserve"> PAGEREF _Toc110871880 \h </w:instrText>
        </w:r>
        <w:r>
          <w:rPr>
            <w:noProof/>
            <w:webHidden/>
          </w:rPr>
        </w:r>
        <w:r>
          <w:rPr>
            <w:noProof/>
            <w:webHidden/>
          </w:rPr>
          <w:fldChar w:fldCharType="separate"/>
        </w:r>
        <w:r>
          <w:rPr>
            <w:noProof/>
            <w:webHidden/>
          </w:rPr>
          <w:t>19</w:t>
        </w:r>
        <w:r>
          <w:rPr>
            <w:noProof/>
            <w:webHidden/>
          </w:rPr>
          <w:fldChar w:fldCharType="end"/>
        </w:r>
      </w:hyperlink>
    </w:p>
    <w:p w14:paraId="4C1DB582" w14:textId="7BC1FBEA"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81" w:history="1">
        <w:r w:rsidRPr="00854D2F">
          <w:rPr>
            <w:rStyle w:val="affd"/>
            <w:noProof/>
          </w:rPr>
          <w:t>4.2.9.13</w:t>
        </w:r>
        <w:r>
          <w:rPr>
            <w:rFonts w:asciiTheme="minorHAnsi" w:eastAsiaTheme="minorEastAsia" w:hAnsiTheme="minorHAnsi" w:cstheme="minorBidi"/>
            <w:noProof/>
            <w:kern w:val="2"/>
            <w:sz w:val="20"/>
          </w:rPr>
          <w:tab/>
        </w:r>
        <w:r w:rsidRPr="00854D2F">
          <w:rPr>
            <w:rStyle w:val="affd"/>
            <w:noProof/>
          </w:rPr>
          <w:t>F17F – Platform Version Number DataIdentifier</w:t>
        </w:r>
        <w:r>
          <w:rPr>
            <w:noProof/>
            <w:webHidden/>
          </w:rPr>
          <w:tab/>
        </w:r>
        <w:r>
          <w:rPr>
            <w:noProof/>
            <w:webHidden/>
          </w:rPr>
          <w:fldChar w:fldCharType="begin"/>
        </w:r>
        <w:r>
          <w:rPr>
            <w:noProof/>
            <w:webHidden/>
          </w:rPr>
          <w:instrText xml:space="preserve"> PAGEREF _Toc110871881 \h </w:instrText>
        </w:r>
        <w:r>
          <w:rPr>
            <w:noProof/>
            <w:webHidden/>
          </w:rPr>
        </w:r>
        <w:r>
          <w:rPr>
            <w:noProof/>
            <w:webHidden/>
          </w:rPr>
          <w:fldChar w:fldCharType="separate"/>
        </w:r>
        <w:r>
          <w:rPr>
            <w:noProof/>
            <w:webHidden/>
          </w:rPr>
          <w:t>19</w:t>
        </w:r>
        <w:r>
          <w:rPr>
            <w:noProof/>
            <w:webHidden/>
          </w:rPr>
          <w:fldChar w:fldCharType="end"/>
        </w:r>
      </w:hyperlink>
    </w:p>
    <w:p w14:paraId="2AC9098E" w14:textId="407504E3"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82" w:history="1">
        <w:r w:rsidRPr="00854D2F">
          <w:rPr>
            <w:rStyle w:val="affd"/>
            <w:noProof/>
          </w:rPr>
          <w:t>4.2.9.14</w:t>
        </w:r>
        <w:r>
          <w:rPr>
            <w:rFonts w:asciiTheme="minorHAnsi" w:eastAsiaTheme="minorEastAsia" w:hAnsiTheme="minorHAnsi" w:cstheme="minorBidi"/>
            <w:noProof/>
            <w:kern w:val="2"/>
            <w:sz w:val="20"/>
          </w:rPr>
          <w:tab/>
        </w:r>
        <w:r w:rsidRPr="00854D2F">
          <w:rPr>
            <w:rStyle w:val="affd"/>
            <w:noProof/>
          </w:rPr>
          <w:t>F17D – Platform Hardware Version Number DataIdentifier</w:t>
        </w:r>
        <w:r>
          <w:rPr>
            <w:noProof/>
            <w:webHidden/>
          </w:rPr>
          <w:tab/>
        </w:r>
        <w:r>
          <w:rPr>
            <w:noProof/>
            <w:webHidden/>
          </w:rPr>
          <w:fldChar w:fldCharType="begin"/>
        </w:r>
        <w:r>
          <w:rPr>
            <w:noProof/>
            <w:webHidden/>
          </w:rPr>
          <w:instrText xml:space="preserve"> PAGEREF _Toc110871882 \h </w:instrText>
        </w:r>
        <w:r>
          <w:rPr>
            <w:noProof/>
            <w:webHidden/>
          </w:rPr>
        </w:r>
        <w:r>
          <w:rPr>
            <w:noProof/>
            <w:webHidden/>
          </w:rPr>
          <w:fldChar w:fldCharType="separate"/>
        </w:r>
        <w:r>
          <w:rPr>
            <w:noProof/>
            <w:webHidden/>
          </w:rPr>
          <w:t>20</w:t>
        </w:r>
        <w:r>
          <w:rPr>
            <w:noProof/>
            <w:webHidden/>
          </w:rPr>
          <w:fldChar w:fldCharType="end"/>
        </w:r>
      </w:hyperlink>
    </w:p>
    <w:p w14:paraId="7D805171" w14:textId="6237D6F6"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83" w:history="1">
        <w:r w:rsidRPr="00854D2F">
          <w:rPr>
            <w:rStyle w:val="affd"/>
            <w:b/>
            <w:noProof/>
          </w:rPr>
          <w:t>4.3</w:t>
        </w:r>
        <w:r>
          <w:rPr>
            <w:rFonts w:asciiTheme="minorHAnsi" w:eastAsiaTheme="minorEastAsia" w:hAnsiTheme="minorHAnsi" w:cstheme="minorBidi"/>
            <w:noProof/>
            <w:kern w:val="2"/>
            <w:sz w:val="20"/>
          </w:rPr>
          <w:tab/>
        </w:r>
        <w:r w:rsidRPr="00854D2F">
          <w:rPr>
            <w:rStyle w:val="affd"/>
            <w:noProof/>
          </w:rPr>
          <w:t>Input Output Control by Identifier (2F hex) Service</w:t>
        </w:r>
        <w:r>
          <w:rPr>
            <w:noProof/>
            <w:webHidden/>
          </w:rPr>
          <w:tab/>
        </w:r>
        <w:r>
          <w:rPr>
            <w:noProof/>
            <w:webHidden/>
          </w:rPr>
          <w:fldChar w:fldCharType="begin"/>
        </w:r>
        <w:r>
          <w:rPr>
            <w:noProof/>
            <w:webHidden/>
          </w:rPr>
          <w:instrText xml:space="preserve"> PAGEREF _Toc110871883 \h </w:instrText>
        </w:r>
        <w:r>
          <w:rPr>
            <w:noProof/>
            <w:webHidden/>
          </w:rPr>
        </w:r>
        <w:r>
          <w:rPr>
            <w:noProof/>
            <w:webHidden/>
          </w:rPr>
          <w:fldChar w:fldCharType="separate"/>
        </w:r>
        <w:r>
          <w:rPr>
            <w:noProof/>
            <w:webHidden/>
          </w:rPr>
          <w:t>21</w:t>
        </w:r>
        <w:r>
          <w:rPr>
            <w:noProof/>
            <w:webHidden/>
          </w:rPr>
          <w:fldChar w:fldCharType="end"/>
        </w:r>
      </w:hyperlink>
    </w:p>
    <w:p w14:paraId="3EC1597B" w14:textId="7A185372"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84" w:history="1">
        <w:r w:rsidRPr="00854D2F">
          <w:rPr>
            <w:rStyle w:val="affd"/>
            <w:noProof/>
          </w:rPr>
          <w:t>4.3.1</w:t>
        </w:r>
        <w:r>
          <w:rPr>
            <w:rFonts w:asciiTheme="minorHAnsi" w:eastAsiaTheme="minorEastAsia" w:hAnsiTheme="minorHAnsi" w:cstheme="minorBidi"/>
            <w:noProof/>
            <w:kern w:val="2"/>
            <w:sz w:val="20"/>
          </w:rPr>
          <w:tab/>
        </w:r>
        <w:r w:rsidRPr="00854D2F">
          <w:rPr>
            <w:rStyle w:val="affd"/>
            <w:noProof/>
          </w:rPr>
          <w:t>강제구동</w:t>
        </w:r>
        <w:r>
          <w:rPr>
            <w:noProof/>
            <w:webHidden/>
          </w:rPr>
          <w:tab/>
        </w:r>
        <w:r>
          <w:rPr>
            <w:noProof/>
            <w:webHidden/>
          </w:rPr>
          <w:fldChar w:fldCharType="begin"/>
        </w:r>
        <w:r>
          <w:rPr>
            <w:noProof/>
            <w:webHidden/>
          </w:rPr>
          <w:instrText xml:space="preserve"> PAGEREF _Toc110871884 \h </w:instrText>
        </w:r>
        <w:r>
          <w:rPr>
            <w:noProof/>
            <w:webHidden/>
          </w:rPr>
        </w:r>
        <w:r>
          <w:rPr>
            <w:noProof/>
            <w:webHidden/>
          </w:rPr>
          <w:fldChar w:fldCharType="separate"/>
        </w:r>
        <w:r>
          <w:rPr>
            <w:noProof/>
            <w:webHidden/>
          </w:rPr>
          <w:t>21</w:t>
        </w:r>
        <w:r>
          <w:rPr>
            <w:noProof/>
            <w:webHidden/>
          </w:rPr>
          <w:fldChar w:fldCharType="end"/>
        </w:r>
      </w:hyperlink>
    </w:p>
    <w:p w14:paraId="1A92A039" w14:textId="63B51AD4"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85" w:history="1">
        <w:r w:rsidRPr="00854D2F">
          <w:rPr>
            <w:rStyle w:val="affd"/>
            <w:noProof/>
          </w:rPr>
          <w:t>4.3.2</w:t>
        </w:r>
        <w:r>
          <w:rPr>
            <w:rFonts w:asciiTheme="minorHAnsi" w:eastAsiaTheme="minorEastAsia" w:hAnsiTheme="minorHAnsi" w:cstheme="minorBidi"/>
            <w:noProof/>
            <w:kern w:val="2"/>
            <w:sz w:val="20"/>
          </w:rPr>
          <w:tab/>
        </w:r>
        <w:r w:rsidRPr="00854D2F">
          <w:rPr>
            <w:rStyle w:val="affd"/>
            <w:noProof/>
          </w:rPr>
          <w:t xml:space="preserve">IOCBI </w:t>
        </w:r>
        <w:r w:rsidRPr="00854D2F">
          <w:rPr>
            <w:rStyle w:val="affd"/>
            <w:rFonts w:ascii="바탕" w:eastAsia="바탕" w:hAnsi="바탕" w:cs="바탕"/>
            <w:noProof/>
          </w:rPr>
          <w:t>–</w:t>
        </w:r>
        <w:r w:rsidRPr="00854D2F">
          <w:rPr>
            <w:rStyle w:val="affd"/>
            <w:noProof/>
          </w:rPr>
          <w:t xml:space="preserve"> Input Output Control by Local Identifier of WPC</w:t>
        </w:r>
        <w:r>
          <w:rPr>
            <w:noProof/>
            <w:webHidden/>
          </w:rPr>
          <w:tab/>
        </w:r>
        <w:r>
          <w:rPr>
            <w:noProof/>
            <w:webHidden/>
          </w:rPr>
          <w:fldChar w:fldCharType="begin"/>
        </w:r>
        <w:r>
          <w:rPr>
            <w:noProof/>
            <w:webHidden/>
          </w:rPr>
          <w:instrText xml:space="preserve"> PAGEREF _Toc110871885 \h </w:instrText>
        </w:r>
        <w:r>
          <w:rPr>
            <w:noProof/>
            <w:webHidden/>
          </w:rPr>
        </w:r>
        <w:r>
          <w:rPr>
            <w:noProof/>
            <w:webHidden/>
          </w:rPr>
          <w:fldChar w:fldCharType="separate"/>
        </w:r>
        <w:r>
          <w:rPr>
            <w:noProof/>
            <w:webHidden/>
          </w:rPr>
          <w:t>21</w:t>
        </w:r>
        <w:r>
          <w:rPr>
            <w:noProof/>
            <w:webHidden/>
          </w:rPr>
          <w:fldChar w:fldCharType="end"/>
        </w:r>
      </w:hyperlink>
    </w:p>
    <w:p w14:paraId="06196AB3" w14:textId="6A0E947E"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86" w:history="1">
        <w:r w:rsidRPr="00854D2F">
          <w:rPr>
            <w:rStyle w:val="affd"/>
            <w:b/>
            <w:noProof/>
          </w:rPr>
          <w:t>4.4</w:t>
        </w:r>
        <w:r>
          <w:rPr>
            <w:rFonts w:asciiTheme="minorHAnsi" w:eastAsiaTheme="minorEastAsia" w:hAnsiTheme="minorHAnsi" w:cstheme="minorBidi"/>
            <w:noProof/>
            <w:kern w:val="2"/>
            <w:sz w:val="20"/>
          </w:rPr>
          <w:tab/>
        </w:r>
        <w:r w:rsidRPr="00854D2F">
          <w:rPr>
            <w:rStyle w:val="affd"/>
            <w:noProof/>
          </w:rPr>
          <w:t>Clear Diagnostic Information (14 hex) Service</w:t>
        </w:r>
        <w:r>
          <w:rPr>
            <w:noProof/>
            <w:webHidden/>
          </w:rPr>
          <w:tab/>
        </w:r>
        <w:r>
          <w:rPr>
            <w:noProof/>
            <w:webHidden/>
          </w:rPr>
          <w:fldChar w:fldCharType="begin"/>
        </w:r>
        <w:r>
          <w:rPr>
            <w:noProof/>
            <w:webHidden/>
          </w:rPr>
          <w:instrText xml:space="preserve"> PAGEREF _Toc110871886 \h </w:instrText>
        </w:r>
        <w:r>
          <w:rPr>
            <w:noProof/>
            <w:webHidden/>
          </w:rPr>
        </w:r>
        <w:r>
          <w:rPr>
            <w:noProof/>
            <w:webHidden/>
          </w:rPr>
          <w:fldChar w:fldCharType="separate"/>
        </w:r>
        <w:r>
          <w:rPr>
            <w:noProof/>
            <w:webHidden/>
          </w:rPr>
          <w:t>22</w:t>
        </w:r>
        <w:r>
          <w:rPr>
            <w:noProof/>
            <w:webHidden/>
          </w:rPr>
          <w:fldChar w:fldCharType="end"/>
        </w:r>
      </w:hyperlink>
    </w:p>
    <w:p w14:paraId="181F0D27" w14:textId="62B6A59F"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87" w:history="1">
        <w:r w:rsidRPr="00854D2F">
          <w:rPr>
            <w:rStyle w:val="affd"/>
            <w:noProof/>
          </w:rPr>
          <w:t>4.4.1</w:t>
        </w:r>
        <w:r>
          <w:rPr>
            <w:rFonts w:asciiTheme="minorHAnsi" w:eastAsiaTheme="minorEastAsia" w:hAnsiTheme="minorHAnsi" w:cstheme="minorBidi"/>
            <w:noProof/>
            <w:kern w:val="2"/>
            <w:sz w:val="20"/>
          </w:rPr>
          <w:tab/>
        </w:r>
        <w:r w:rsidRPr="00854D2F">
          <w:rPr>
            <w:rStyle w:val="affd"/>
            <w:noProof/>
          </w:rPr>
          <w:t>Request Message</w:t>
        </w:r>
        <w:r>
          <w:rPr>
            <w:noProof/>
            <w:webHidden/>
          </w:rPr>
          <w:tab/>
        </w:r>
        <w:r>
          <w:rPr>
            <w:noProof/>
            <w:webHidden/>
          </w:rPr>
          <w:fldChar w:fldCharType="begin"/>
        </w:r>
        <w:r>
          <w:rPr>
            <w:noProof/>
            <w:webHidden/>
          </w:rPr>
          <w:instrText xml:space="preserve"> PAGEREF _Toc110871887 \h </w:instrText>
        </w:r>
        <w:r>
          <w:rPr>
            <w:noProof/>
            <w:webHidden/>
          </w:rPr>
        </w:r>
        <w:r>
          <w:rPr>
            <w:noProof/>
            <w:webHidden/>
          </w:rPr>
          <w:fldChar w:fldCharType="separate"/>
        </w:r>
        <w:r>
          <w:rPr>
            <w:noProof/>
            <w:webHidden/>
          </w:rPr>
          <w:t>22</w:t>
        </w:r>
        <w:r>
          <w:rPr>
            <w:noProof/>
            <w:webHidden/>
          </w:rPr>
          <w:fldChar w:fldCharType="end"/>
        </w:r>
      </w:hyperlink>
    </w:p>
    <w:p w14:paraId="7A484684" w14:textId="578DFF38"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88" w:history="1">
        <w:r w:rsidRPr="00854D2F">
          <w:rPr>
            <w:rStyle w:val="affd"/>
            <w:noProof/>
          </w:rPr>
          <w:t>4.4.2</w:t>
        </w:r>
        <w:r>
          <w:rPr>
            <w:rFonts w:asciiTheme="minorHAnsi" w:eastAsiaTheme="minorEastAsia" w:hAnsiTheme="minorHAnsi" w:cstheme="minorBidi"/>
            <w:noProof/>
            <w:kern w:val="2"/>
            <w:sz w:val="20"/>
          </w:rPr>
          <w:tab/>
        </w:r>
        <w:r w:rsidRPr="00854D2F">
          <w:rPr>
            <w:rStyle w:val="affd"/>
            <w:noProof/>
          </w:rPr>
          <w:t>Positive Response Message</w:t>
        </w:r>
        <w:r>
          <w:rPr>
            <w:noProof/>
            <w:webHidden/>
          </w:rPr>
          <w:tab/>
        </w:r>
        <w:r>
          <w:rPr>
            <w:noProof/>
            <w:webHidden/>
          </w:rPr>
          <w:fldChar w:fldCharType="begin"/>
        </w:r>
        <w:r>
          <w:rPr>
            <w:noProof/>
            <w:webHidden/>
          </w:rPr>
          <w:instrText xml:space="preserve"> PAGEREF _Toc110871888 \h </w:instrText>
        </w:r>
        <w:r>
          <w:rPr>
            <w:noProof/>
            <w:webHidden/>
          </w:rPr>
        </w:r>
        <w:r>
          <w:rPr>
            <w:noProof/>
            <w:webHidden/>
          </w:rPr>
          <w:fldChar w:fldCharType="separate"/>
        </w:r>
        <w:r>
          <w:rPr>
            <w:noProof/>
            <w:webHidden/>
          </w:rPr>
          <w:t>22</w:t>
        </w:r>
        <w:r>
          <w:rPr>
            <w:noProof/>
            <w:webHidden/>
          </w:rPr>
          <w:fldChar w:fldCharType="end"/>
        </w:r>
      </w:hyperlink>
    </w:p>
    <w:p w14:paraId="41C61C61" w14:textId="762949A8"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89" w:history="1">
        <w:r w:rsidRPr="00854D2F">
          <w:rPr>
            <w:rStyle w:val="affd"/>
            <w:noProof/>
          </w:rPr>
          <w:t>4.4.3</w:t>
        </w:r>
        <w:r>
          <w:rPr>
            <w:rFonts w:asciiTheme="minorHAnsi" w:eastAsiaTheme="minorEastAsia" w:hAnsiTheme="minorHAnsi" w:cstheme="minorBidi"/>
            <w:noProof/>
            <w:kern w:val="2"/>
            <w:sz w:val="20"/>
          </w:rPr>
          <w:tab/>
        </w:r>
        <w:r w:rsidRPr="00854D2F">
          <w:rPr>
            <w:rStyle w:val="affd"/>
            <w:noProof/>
          </w:rPr>
          <w:t>Supported Negative Response Codes</w:t>
        </w:r>
        <w:r>
          <w:rPr>
            <w:noProof/>
            <w:webHidden/>
          </w:rPr>
          <w:tab/>
        </w:r>
        <w:r>
          <w:rPr>
            <w:noProof/>
            <w:webHidden/>
          </w:rPr>
          <w:fldChar w:fldCharType="begin"/>
        </w:r>
        <w:r>
          <w:rPr>
            <w:noProof/>
            <w:webHidden/>
          </w:rPr>
          <w:instrText xml:space="preserve"> PAGEREF _Toc110871889 \h </w:instrText>
        </w:r>
        <w:r>
          <w:rPr>
            <w:noProof/>
            <w:webHidden/>
          </w:rPr>
        </w:r>
        <w:r>
          <w:rPr>
            <w:noProof/>
            <w:webHidden/>
          </w:rPr>
          <w:fldChar w:fldCharType="separate"/>
        </w:r>
        <w:r>
          <w:rPr>
            <w:noProof/>
            <w:webHidden/>
          </w:rPr>
          <w:t>22</w:t>
        </w:r>
        <w:r>
          <w:rPr>
            <w:noProof/>
            <w:webHidden/>
          </w:rPr>
          <w:fldChar w:fldCharType="end"/>
        </w:r>
      </w:hyperlink>
    </w:p>
    <w:p w14:paraId="683B9AC4" w14:textId="3B8E39AC"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90" w:history="1">
        <w:r w:rsidRPr="00854D2F">
          <w:rPr>
            <w:rStyle w:val="affd"/>
            <w:b/>
            <w:noProof/>
          </w:rPr>
          <w:t>4.5</w:t>
        </w:r>
        <w:r>
          <w:rPr>
            <w:rFonts w:asciiTheme="minorHAnsi" w:eastAsiaTheme="minorEastAsia" w:hAnsiTheme="minorHAnsi" w:cstheme="minorBidi"/>
            <w:noProof/>
            <w:kern w:val="2"/>
            <w:sz w:val="20"/>
          </w:rPr>
          <w:tab/>
        </w:r>
        <w:r w:rsidRPr="00854D2F">
          <w:rPr>
            <w:rStyle w:val="affd"/>
            <w:noProof/>
          </w:rPr>
          <w:t>Read DTC information (19 hex) Service</w:t>
        </w:r>
        <w:r>
          <w:rPr>
            <w:noProof/>
            <w:webHidden/>
          </w:rPr>
          <w:tab/>
        </w:r>
        <w:r>
          <w:rPr>
            <w:noProof/>
            <w:webHidden/>
          </w:rPr>
          <w:fldChar w:fldCharType="begin"/>
        </w:r>
        <w:r>
          <w:rPr>
            <w:noProof/>
            <w:webHidden/>
          </w:rPr>
          <w:instrText xml:space="preserve"> PAGEREF _Toc110871890 \h </w:instrText>
        </w:r>
        <w:r>
          <w:rPr>
            <w:noProof/>
            <w:webHidden/>
          </w:rPr>
        </w:r>
        <w:r>
          <w:rPr>
            <w:noProof/>
            <w:webHidden/>
          </w:rPr>
          <w:fldChar w:fldCharType="separate"/>
        </w:r>
        <w:r>
          <w:rPr>
            <w:noProof/>
            <w:webHidden/>
          </w:rPr>
          <w:t>22</w:t>
        </w:r>
        <w:r>
          <w:rPr>
            <w:noProof/>
            <w:webHidden/>
          </w:rPr>
          <w:fldChar w:fldCharType="end"/>
        </w:r>
      </w:hyperlink>
    </w:p>
    <w:p w14:paraId="51AD2FC3" w14:textId="15A4F6CB"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91" w:history="1">
        <w:r w:rsidRPr="00854D2F">
          <w:rPr>
            <w:rStyle w:val="affd"/>
            <w:i/>
            <w:noProof/>
          </w:rPr>
          <w:t>4.5.1</w:t>
        </w:r>
        <w:r>
          <w:rPr>
            <w:rFonts w:asciiTheme="minorHAnsi" w:eastAsiaTheme="minorEastAsia" w:hAnsiTheme="minorHAnsi" w:cstheme="minorBidi"/>
            <w:noProof/>
            <w:kern w:val="2"/>
            <w:sz w:val="20"/>
          </w:rPr>
          <w:tab/>
        </w:r>
        <w:r w:rsidRPr="00854D2F">
          <w:rPr>
            <w:rStyle w:val="affd"/>
            <w:noProof/>
          </w:rPr>
          <w:t>Request Message</w:t>
        </w:r>
        <w:r>
          <w:rPr>
            <w:noProof/>
            <w:webHidden/>
          </w:rPr>
          <w:tab/>
        </w:r>
        <w:r>
          <w:rPr>
            <w:noProof/>
            <w:webHidden/>
          </w:rPr>
          <w:fldChar w:fldCharType="begin"/>
        </w:r>
        <w:r>
          <w:rPr>
            <w:noProof/>
            <w:webHidden/>
          </w:rPr>
          <w:instrText xml:space="preserve"> PAGEREF _Toc110871891 \h </w:instrText>
        </w:r>
        <w:r>
          <w:rPr>
            <w:noProof/>
            <w:webHidden/>
          </w:rPr>
        </w:r>
        <w:r>
          <w:rPr>
            <w:noProof/>
            <w:webHidden/>
          </w:rPr>
          <w:fldChar w:fldCharType="separate"/>
        </w:r>
        <w:r>
          <w:rPr>
            <w:noProof/>
            <w:webHidden/>
          </w:rPr>
          <w:t>22</w:t>
        </w:r>
        <w:r>
          <w:rPr>
            <w:noProof/>
            <w:webHidden/>
          </w:rPr>
          <w:fldChar w:fldCharType="end"/>
        </w:r>
      </w:hyperlink>
    </w:p>
    <w:p w14:paraId="7C0E2E84" w14:textId="3531C643"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92" w:history="1">
        <w:r w:rsidRPr="00854D2F">
          <w:rPr>
            <w:rStyle w:val="affd"/>
            <w:i/>
            <w:noProof/>
          </w:rPr>
          <w:t>4.5.1.1</w:t>
        </w:r>
        <w:r>
          <w:rPr>
            <w:rFonts w:asciiTheme="minorHAnsi" w:eastAsiaTheme="minorEastAsia" w:hAnsiTheme="minorHAnsi" w:cstheme="minorBidi"/>
            <w:noProof/>
            <w:kern w:val="2"/>
            <w:sz w:val="20"/>
          </w:rPr>
          <w:tab/>
        </w:r>
        <w:r w:rsidRPr="00854D2F">
          <w:rPr>
            <w:rStyle w:val="affd"/>
            <w:noProof/>
          </w:rPr>
          <w:t>Positive Response Message</w:t>
        </w:r>
        <w:r>
          <w:rPr>
            <w:noProof/>
            <w:webHidden/>
          </w:rPr>
          <w:tab/>
        </w:r>
        <w:r>
          <w:rPr>
            <w:noProof/>
            <w:webHidden/>
          </w:rPr>
          <w:fldChar w:fldCharType="begin"/>
        </w:r>
        <w:r>
          <w:rPr>
            <w:noProof/>
            <w:webHidden/>
          </w:rPr>
          <w:instrText xml:space="preserve"> PAGEREF _Toc110871892 \h </w:instrText>
        </w:r>
        <w:r>
          <w:rPr>
            <w:noProof/>
            <w:webHidden/>
          </w:rPr>
        </w:r>
        <w:r>
          <w:rPr>
            <w:noProof/>
            <w:webHidden/>
          </w:rPr>
          <w:fldChar w:fldCharType="separate"/>
        </w:r>
        <w:r>
          <w:rPr>
            <w:noProof/>
            <w:webHidden/>
          </w:rPr>
          <w:t>22</w:t>
        </w:r>
        <w:r>
          <w:rPr>
            <w:noProof/>
            <w:webHidden/>
          </w:rPr>
          <w:fldChar w:fldCharType="end"/>
        </w:r>
      </w:hyperlink>
    </w:p>
    <w:p w14:paraId="471B869F" w14:textId="149593B8"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93" w:history="1">
        <w:r w:rsidRPr="00854D2F">
          <w:rPr>
            <w:rStyle w:val="affd"/>
            <w:i/>
            <w:noProof/>
          </w:rPr>
          <w:t>4.5.1.2</w:t>
        </w:r>
        <w:r>
          <w:rPr>
            <w:rFonts w:asciiTheme="minorHAnsi" w:eastAsiaTheme="minorEastAsia" w:hAnsiTheme="minorHAnsi" w:cstheme="minorBidi"/>
            <w:noProof/>
            <w:kern w:val="2"/>
            <w:sz w:val="20"/>
          </w:rPr>
          <w:tab/>
        </w:r>
        <w:r w:rsidRPr="00854D2F">
          <w:rPr>
            <w:rStyle w:val="affd"/>
            <w:noProof/>
          </w:rPr>
          <w:t>Supported Negative Response Codes</w:t>
        </w:r>
        <w:r>
          <w:rPr>
            <w:noProof/>
            <w:webHidden/>
          </w:rPr>
          <w:tab/>
        </w:r>
        <w:r>
          <w:rPr>
            <w:noProof/>
            <w:webHidden/>
          </w:rPr>
          <w:fldChar w:fldCharType="begin"/>
        </w:r>
        <w:r>
          <w:rPr>
            <w:noProof/>
            <w:webHidden/>
          </w:rPr>
          <w:instrText xml:space="preserve"> PAGEREF _Toc110871893 \h </w:instrText>
        </w:r>
        <w:r>
          <w:rPr>
            <w:noProof/>
            <w:webHidden/>
          </w:rPr>
        </w:r>
        <w:r>
          <w:rPr>
            <w:noProof/>
            <w:webHidden/>
          </w:rPr>
          <w:fldChar w:fldCharType="separate"/>
        </w:r>
        <w:r>
          <w:rPr>
            <w:noProof/>
            <w:webHidden/>
          </w:rPr>
          <w:t>23</w:t>
        </w:r>
        <w:r>
          <w:rPr>
            <w:noProof/>
            <w:webHidden/>
          </w:rPr>
          <w:fldChar w:fldCharType="end"/>
        </w:r>
      </w:hyperlink>
    </w:p>
    <w:p w14:paraId="06086798" w14:textId="2A62F4C8" w:rsidR="009F53BA" w:rsidRDefault="009F53BA">
      <w:pPr>
        <w:pStyle w:val="44"/>
        <w:tabs>
          <w:tab w:val="left" w:pos="2125"/>
          <w:tab w:val="right" w:leader="dot" w:pos="10344"/>
        </w:tabs>
        <w:ind w:left="1320"/>
        <w:rPr>
          <w:rFonts w:asciiTheme="minorHAnsi" w:eastAsiaTheme="minorEastAsia" w:hAnsiTheme="minorHAnsi" w:cstheme="minorBidi"/>
          <w:noProof/>
          <w:kern w:val="2"/>
          <w:sz w:val="20"/>
        </w:rPr>
      </w:pPr>
      <w:hyperlink w:anchor="_Toc110871894" w:history="1">
        <w:r w:rsidRPr="00854D2F">
          <w:rPr>
            <w:rStyle w:val="affd"/>
            <w:i/>
            <w:noProof/>
          </w:rPr>
          <w:t>4.5.1.3</w:t>
        </w:r>
        <w:r>
          <w:rPr>
            <w:rFonts w:asciiTheme="minorHAnsi" w:eastAsiaTheme="minorEastAsia" w:hAnsiTheme="minorHAnsi" w:cstheme="minorBidi"/>
            <w:noProof/>
            <w:kern w:val="2"/>
            <w:sz w:val="20"/>
          </w:rPr>
          <w:tab/>
        </w:r>
        <w:r w:rsidRPr="00854D2F">
          <w:rPr>
            <w:rStyle w:val="affd"/>
            <w:noProof/>
          </w:rPr>
          <w:t>Status of DTC</w:t>
        </w:r>
        <w:r>
          <w:rPr>
            <w:noProof/>
            <w:webHidden/>
          </w:rPr>
          <w:tab/>
        </w:r>
        <w:r>
          <w:rPr>
            <w:noProof/>
            <w:webHidden/>
          </w:rPr>
          <w:fldChar w:fldCharType="begin"/>
        </w:r>
        <w:r>
          <w:rPr>
            <w:noProof/>
            <w:webHidden/>
          </w:rPr>
          <w:instrText xml:space="preserve"> PAGEREF _Toc110871894 \h </w:instrText>
        </w:r>
        <w:r>
          <w:rPr>
            <w:noProof/>
            <w:webHidden/>
          </w:rPr>
        </w:r>
        <w:r>
          <w:rPr>
            <w:noProof/>
            <w:webHidden/>
          </w:rPr>
          <w:fldChar w:fldCharType="separate"/>
        </w:r>
        <w:r>
          <w:rPr>
            <w:noProof/>
            <w:webHidden/>
          </w:rPr>
          <w:t>23</w:t>
        </w:r>
        <w:r>
          <w:rPr>
            <w:noProof/>
            <w:webHidden/>
          </w:rPr>
          <w:fldChar w:fldCharType="end"/>
        </w:r>
      </w:hyperlink>
    </w:p>
    <w:p w14:paraId="0B7ADFEE" w14:textId="49673556" w:rsidR="009F53BA" w:rsidRDefault="009F53BA">
      <w:pPr>
        <w:pStyle w:val="25"/>
        <w:tabs>
          <w:tab w:val="left" w:pos="1275"/>
          <w:tab w:val="right" w:leader="dot" w:pos="10344"/>
        </w:tabs>
        <w:ind w:left="440"/>
        <w:rPr>
          <w:rFonts w:asciiTheme="minorHAnsi" w:eastAsiaTheme="minorEastAsia" w:hAnsiTheme="minorHAnsi" w:cstheme="minorBidi"/>
          <w:noProof/>
          <w:kern w:val="2"/>
          <w:sz w:val="20"/>
        </w:rPr>
      </w:pPr>
      <w:hyperlink w:anchor="_Toc110871895" w:history="1">
        <w:r w:rsidRPr="00854D2F">
          <w:rPr>
            <w:rStyle w:val="affd"/>
            <w:noProof/>
            <w:lang w:val="x-none"/>
          </w:rPr>
          <w:t>4.6</w:t>
        </w:r>
        <w:r>
          <w:rPr>
            <w:rFonts w:asciiTheme="minorHAnsi" w:eastAsiaTheme="minorEastAsia" w:hAnsiTheme="minorHAnsi" w:cstheme="minorBidi"/>
            <w:noProof/>
            <w:kern w:val="2"/>
            <w:sz w:val="20"/>
          </w:rPr>
          <w:tab/>
        </w:r>
        <w:r w:rsidRPr="00854D2F">
          <w:rPr>
            <w:rStyle w:val="affd"/>
            <w:noProof/>
          </w:rPr>
          <w:t>DTC management</w:t>
        </w:r>
        <w:r>
          <w:rPr>
            <w:noProof/>
            <w:webHidden/>
          </w:rPr>
          <w:tab/>
        </w:r>
        <w:r>
          <w:rPr>
            <w:noProof/>
            <w:webHidden/>
          </w:rPr>
          <w:fldChar w:fldCharType="begin"/>
        </w:r>
        <w:r>
          <w:rPr>
            <w:noProof/>
            <w:webHidden/>
          </w:rPr>
          <w:instrText xml:space="preserve"> PAGEREF _Toc110871895 \h </w:instrText>
        </w:r>
        <w:r>
          <w:rPr>
            <w:noProof/>
            <w:webHidden/>
          </w:rPr>
        </w:r>
        <w:r>
          <w:rPr>
            <w:noProof/>
            <w:webHidden/>
          </w:rPr>
          <w:fldChar w:fldCharType="separate"/>
        </w:r>
        <w:r>
          <w:rPr>
            <w:noProof/>
            <w:webHidden/>
          </w:rPr>
          <w:t>24</w:t>
        </w:r>
        <w:r>
          <w:rPr>
            <w:noProof/>
            <w:webHidden/>
          </w:rPr>
          <w:fldChar w:fldCharType="end"/>
        </w:r>
      </w:hyperlink>
    </w:p>
    <w:p w14:paraId="03ED594C" w14:textId="1BA8E48F"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96" w:history="1">
        <w:r w:rsidRPr="00854D2F">
          <w:rPr>
            <w:rStyle w:val="affd"/>
            <w:noProof/>
          </w:rPr>
          <w:t>4.6.1</w:t>
        </w:r>
        <w:r>
          <w:rPr>
            <w:rFonts w:asciiTheme="minorHAnsi" w:eastAsiaTheme="minorEastAsia" w:hAnsiTheme="minorHAnsi" w:cstheme="minorBidi"/>
            <w:noProof/>
            <w:kern w:val="2"/>
            <w:sz w:val="20"/>
          </w:rPr>
          <w:tab/>
        </w:r>
        <w:r w:rsidRPr="00854D2F">
          <w:rPr>
            <w:rStyle w:val="affd"/>
            <w:noProof/>
          </w:rPr>
          <w:t>DTC Definition for WPC ECU</w:t>
        </w:r>
        <w:r>
          <w:rPr>
            <w:noProof/>
            <w:webHidden/>
          </w:rPr>
          <w:tab/>
        </w:r>
        <w:r>
          <w:rPr>
            <w:noProof/>
            <w:webHidden/>
          </w:rPr>
          <w:fldChar w:fldCharType="begin"/>
        </w:r>
        <w:r>
          <w:rPr>
            <w:noProof/>
            <w:webHidden/>
          </w:rPr>
          <w:instrText xml:space="preserve"> PAGEREF _Toc110871896 \h </w:instrText>
        </w:r>
        <w:r>
          <w:rPr>
            <w:noProof/>
            <w:webHidden/>
          </w:rPr>
        </w:r>
        <w:r>
          <w:rPr>
            <w:noProof/>
            <w:webHidden/>
          </w:rPr>
          <w:fldChar w:fldCharType="separate"/>
        </w:r>
        <w:r>
          <w:rPr>
            <w:noProof/>
            <w:webHidden/>
          </w:rPr>
          <w:t>25</w:t>
        </w:r>
        <w:r>
          <w:rPr>
            <w:noProof/>
            <w:webHidden/>
          </w:rPr>
          <w:fldChar w:fldCharType="end"/>
        </w:r>
      </w:hyperlink>
    </w:p>
    <w:p w14:paraId="4387760D" w14:textId="440390CD" w:rsidR="009F53BA" w:rsidRDefault="009F53BA">
      <w:pPr>
        <w:pStyle w:val="35"/>
        <w:tabs>
          <w:tab w:val="left" w:pos="1700"/>
          <w:tab w:val="right" w:leader="dot" w:pos="10344"/>
        </w:tabs>
        <w:ind w:left="880"/>
        <w:rPr>
          <w:rFonts w:asciiTheme="minorHAnsi" w:eastAsiaTheme="minorEastAsia" w:hAnsiTheme="minorHAnsi" w:cstheme="minorBidi"/>
          <w:noProof/>
          <w:kern w:val="2"/>
          <w:sz w:val="20"/>
        </w:rPr>
      </w:pPr>
      <w:hyperlink w:anchor="_Toc110871897" w:history="1">
        <w:r w:rsidRPr="00854D2F">
          <w:rPr>
            <w:rStyle w:val="affd"/>
            <w:noProof/>
          </w:rPr>
          <w:t>4.6.2</w:t>
        </w:r>
        <w:r>
          <w:rPr>
            <w:rFonts w:asciiTheme="minorHAnsi" w:eastAsiaTheme="minorEastAsia" w:hAnsiTheme="minorHAnsi" w:cstheme="minorBidi"/>
            <w:noProof/>
            <w:kern w:val="2"/>
            <w:sz w:val="20"/>
          </w:rPr>
          <w:tab/>
        </w:r>
        <w:r w:rsidRPr="00854D2F">
          <w:rPr>
            <w:rStyle w:val="affd"/>
            <w:noProof/>
          </w:rPr>
          <w:t>DTC for CAN Timeout</w:t>
        </w:r>
        <w:r>
          <w:rPr>
            <w:noProof/>
            <w:webHidden/>
          </w:rPr>
          <w:tab/>
        </w:r>
        <w:r>
          <w:rPr>
            <w:noProof/>
            <w:webHidden/>
          </w:rPr>
          <w:fldChar w:fldCharType="begin"/>
        </w:r>
        <w:r>
          <w:rPr>
            <w:noProof/>
            <w:webHidden/>
          </w:rPr>
          <w:instrText xml:space="preserve"> PAGEREF _Toc110871897 \h </w:instrText>
        </w:r>
        <w:r>
          <w:rPr>
            <w:noProof/>
            <w:webHidden/>
          </w:rPr>
        </w:r>
        <w:r>
          <w:rPr>
            <w:noProof/>
            <w:webHidden/>
          </w:rPr>
          <w:fldChar w:fldCharType="separate"/>
        </w:r>
        <w:r>
          <w:rPr>
            <w:noProof/>
            <w:webHidden/>
          </w:rPr>
          <w:t>25</w:t>
        </w:r>
        <w:r>
          <w:rPr>
            <w:noProof/>
            <w:webHidden/>
          </w:rPr>
          <w:fldChar w:fldCharType="end"/>
        </w:r>
      </w:hyperlink>
    </w:p>
    <w:p w14:paraId="35CC38AE" w14:textId="2CEC2DB4" w:rsidR="000769D6" w:rsidRPr="00DD74DF" w:rsidRDefault="000769D6" w:rsidP="000769D6">
      <w:pPr>
        <w:tabs>
          <w:tab w:val="right" w:leader="dot" w:pos="10065"/>
        </w:tabs>
        <w:ind w:left="1947" w:hangingChars="885" w:hanging="1947"/>
        <w:rPr>
          <w:rFonts w:ascii="현대하모니 M" w:eastAsia="현대하모니 M" w:hAnsi="현대하모니 M"/>
        </w:rPr>
      </w:pPr>
      <w:r w:rsidRPr="00DD74DF">
        <w:rPr>
          <w:rFonts w:ascii="현대하모니 M" w:eastAsia="현대하모니 M" w:hAnsi="현대하모니 M"/>
        </w:rPr>
        <w:fldChar w:fldCharType="end"/>
      </w:r>
    </w:p>
    <w:p w14:paraId="76A72F52" w14:textId="77777777" w:rsidR="000769D6" w:rsidRPr="00DD74DF" w:rsidRDefault="000769D6" w:rsidP="000769D6">
      <w:pPr>
        <w:tabs>
          <w:tab w:val="right" w:leader="dot" w:pos="10065"/>
        </w:tabs>
        <w:ind w:left="2478" w:hangingChars="885" w:hanging="2478"/>
        <w:rPr>
          <w:rFonts w:ascii="현대하모니 M" w:eastAsia="현대하모니 M" w:hAnsi="현대하모니 M"/>
          <w:sz w:val="28"/>
          <w:szCs w:val="28"/>
          <w:u w:val="single"/>
        </w:rPr>
      </w:pPr>
      <w:r w:rsidRPr="00DD74DF">
        <w:rPr>
          <w:rFonts w:ascii="현대하모니 M" w:eastAsia="현대하모니 M" w:hAnsi="현대하모니 M"/>
          <w:sz w:val="28"/>
          <w:szCs w:val="28"/>
          <w:u w:val="single"/>
        </w:rPr>
        <w:t>Table of Contents</w:t>
      </w:r>
    </w:p>
    <w:p w14:paraId="06CF465E" w14:textId="77777777" w:rsidR="000769D6" w:rsidRPr="00DD74DF" w:rsidRDefault="000769D6" w:rsidP="000769D6">
      <w:pPr>
        <w:tabs>
          <w:tab w:val="right" w:leader="dot" w:pos="10065"/>
        </w:tabs>
        <w:ind w:left="2478" w:hangingChars="885" w:hanging="2478"/>
        <w:rPr>
          <w:rFonts w:ascii="현대하모니 M" w:eastAsia="현대하모니 M" w:hAnsi="현대하모니 M"/>
          <w:sz w:val="28"/>
          <w:szCs w:val="28"/>
          <w:u w:val="single"/>
        </w:rPr>
      </w:pPr>
    </w:p>
    <w:p w14:paraId="3197FBC8" w14:textId="7AF26F9B" w:rsidR="009F53BA" w:rsidRDefault="000769D6">
      <w:pPr>
        <w:pStyle w:val="ab"/>
        <w:tabs>
          <w:tab w:val="right" w:leader="dot" w:pos="10344"/>
        </w:tabs>
        <w:ind w:left="1320" w:hanging="440"/>
        <w:rPr>
          <w:rFonts w:asciiTheme="minorHAnsi" w:eastAsiaTheme="minorEastAsia" w:hAnsiTheme="minorHAnsi" w:cstheme="minorBidi"/>
          <w:noProof/>
          <w:sz w:val="20"/>
          <w:szCs w:val="22"/>
        </w:rPr>
      </w:pPr>
      <w:r w:rsidRPr="00DD74DF">
        <w:rPr>
          <w:rFonts w:ascii="현대하모니 M" w:eastAsia="현대하모니 M" w:hAnsi="현대하모니 M" w:cs="Calibri"/>
          <w:szCs w:val="22"/>
        </w:rPr>
        <w:fldChar w:fldCharType="begin"/>
      </w:r>
      <w:r w:rsidRPr="00DD74DF">
        <w:rPr>
          <w:rFonts w:ascii="현대하모니 M" w:eastAsia="현대하모니 M" w:hAnsi="현대하모니 M" w:cs="Calibri"/>
          <w:szCs w:val="22"/>
        </w:rPr>
        <w:instrText xml:space="preserve"> TOC \h \z \c "Table" </w:instrText>
      </w:r>
      <w:r w:rsidRPr="00DD74DF">
        <w:rPr>
          <w:rFonts w:ascii="현대하모니 M" w:eastAsia="현대하모니 M" w:hAnsi="현대하모니 M" w:cs="Calibri"/>
          <w:szCs w:val="22"/>
        </w:rPr>
        <w:fldChar w:fldCharType="separate"/>
      </w:r>
      <w:hyperlink w:anchor="_Toc110871898" w:history="1">
        <w:r w:rsidR="009F53BA" w:rsidRPr="001E1FA7">
          <w:rPr>
            <w:rStyle w:val="affd"/>
            <w:rFonts w:ascii="현대하모니 M" w:eastAsia="현대하모니 M" w:hAnsi="현대하모니 M"/>
            <w:noProof/>
          </w:rPr>
          <w:t>Table 1: 용어 정의</w:t>
        </w:r>
        <w:r w:rsidR="009F53BA">
          <w:rPr>
            <w:noProof/>
            <w:webHidden/>
          </w:rPr>
          <w:tab/>
        </w:r>
        <w:r w:rsidR="009F53BA">
          <w:rPr>
            <w:noProof/>
            <w:webHidden/>
          </w:rPr>
          <w:fldChar w:fldCharType="begin"/>
        </w:r>
        <w:r w:rsidR="009F53BA">
          <w:rPr>
            <w:noProof/>
            <w:webHidden/>
          </w:rPr>
          <w:instrText xml:space="preserve"> PAGEREF _Toc110871898 \h </w:instrText>
        </w:r>
        <w:r w:rsidR="009F53BA">
          <w:rPr>
            <w:noProof/>
            <w:webHidden/>
          </w:rPr>
        </w:r>
        <w:r w:rsidR="009F53BA">
          <w:rPr>
            <w:noProof/>
            <w:webHidden/>
          </w:rPr>
          <w:fldChar w:fldCharType="separate"/>
        </w:r>
        <w:r w:rsidR="009F53BA">
          <w:rPr>
            <w:noProof/>
            <w:webHidden/>
          </w:rPr>
          <w:t>5</w:t>
        </w:r>
        <w:r w:rsidR="009F53BA">
          <w:rPr>
            <w:noProof/>
            <w:webHidden/>
          </w:rPr>
          <w:fldChar w:fldCharType="end"/>
        </w:r>
      </w:hyperlink>
    </w:p>
    <w:p w14:paraId="2EA2E8EC" w14:textId="67F8C999"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899" w:history="1">
        <w:r w:rsidRPr="001E1FA7">
          <w:rPr>
            <w:rStyle w:val="affd"/>
            <w:rFonts w:ascii="현대하모니 M" w:eastAsia="현대하모니 M" w:hAnsi="현대하모니 M"/>
            <w:noProof/>
            <w:lang w:val="en-GB"/>
          </w:rPr>
          <w:t>Table 2: Data Identifier of WPC</w:t>
        </w:r>
        <w:r>
          <w:rPr>
            <w:noProof/>
            <w:webHidden/>
          </w:rPr>
          <w:tab/>
        </w:r>
        <w:r>
          <w:rPr>
            <w:noProof/>
            <w:webHidden/>
          </w:rPr>
          <w:fldChar w:fldCharType="begin"/>
        </w:r>
        <w:r>
          <w:rPr>
            <w:noProof/>
            <w:webHidden/>
          </w:rPr>
          <w:instrText xml:space="preserve"> PAGEREF _Toc110871899 \h </w:instrText>
        </w:r>
        <w:r>
          <w:rPr>
            <w:noProof/>
            <w:webHidden/>
          </w:rPr>
        </w:r>
        <w:r>
          <w:rPr>
            <w:noProof/>
            <w:webHidden/>
          </w:rPr>
          <w:fldChar w:fldCharType="separate"/>
        </w:r>
        <w:r>
          <w:rPr>
            <w:noProof/>
            <w:webHidden/>
          </w:rPr>
          <w:t>9</w:t>
        </w:r>
        <w:r>
          <w:rPr>
            <w:noProof/>
            <w:webHidden/>
          </w:rPr>
          <w:fldChar w:fldCharType="end"/>
        </w:r>
      </w:hyperlink>
    </w:p>
    <w:p w14:paraId="3ACE613A" w14:textId="7577B490"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0" w:history="1">
        <w:r w:rsidRPr="001E1FA7">
          <w:rPr>
            <w:rStyle w:val="affd"/>
            <w:rFonts w:ascii="현대하모니 M" w:eastAsia="현대하모니 M" w:hAnsi="현대하모니 M"/>
            <w:noProof/>
            <w:lang w:val="en-GB"/>
          </w:rPr>
          <w:t>Table 3: Supported Check Positive Response Message List</w:t>
        </w:r>
        <w:r>
          <w:rPr>
            <w:noProof/>
            <w:webHidden/>
          </w:rPr>
          <w:tab/>
        </w:r>
        <w:r>
          <w:rPr>
            <w:noProof/>
            <w:webHidden/>
          </w:rPr>
          <w:fldChar w:fldCharType="begin"/>
        </w:r>
        <w:r>
          <w:rPr>
            <w:noProof/>
            <w:webHidden/>
          </w:rPr>
          <w:instrText xml:space="preserve"> PAGEREF _Toc110871900 \h </w:instrText>
        </w:r>
        <w:r>
          <w:rPr>
            <w:noProof/>
            <w:webHidden/>
          </w:rPr>
        </w:r>
        <w:r>
          <w:rPr>
            <w:noProof/>
            <w:webHidden/>
          </w:rPr>
          <w:fldChar w:fldCharType="separate"/>
        </w:r>
        <w:r>
          <w:rPr>
            <w:noProof/>
            <w:webHidden/>
          </w:rPr>
          <w:t>21</w:t>
        </w:r>
        <w:r>
          <w:rPr>
            <w:noProof/>
            <w:webHidden/>
          </w:rPr>
          <w:fldChar w:fldCharType="end"/>
        </w:r>
      </w:hyperlink>
    </w:p>
    <w:p w14:paraId="1A74D074" w14:textId="4FC95C1D"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1" w:history="1">
        <w:r w:rsidRPr="001E1FA7">
          <w:rPr>
            <w:rStyle w:val="affd"/>
            <w:rFonts w:ascii="현대하모니 M" w:eastAsia="현대하모니 M" w:hAnsi="현대하모니 M"/>
            <w:noProof/>
            <w:lang w:val="en-GB"/>
          </w:rPr>
          <w:t>Table 4: Input Output Local Identifier</w:t>
        </w:r>
        <w:r>
          <w:rPr>
            <w:noProof/>
            <w:webHidden/>
          </w:rPr>
          <w:tab/>
        </w:r>
        <w:r>
          <w:rPr>
            <w:noProof/>
            <w:webHidden/>
          </w:rPr>
          <w:fldChar w:fldCharType="begin"/>
        </w:r>
        <w:r>
          <w:rPr>
            <w:noProof/>
            <w:webHidden/>
          </w:rPr>
          <w:instrText xml:space="preserve"> PAGEREF _Toc110871901 \h </w:instrText>
        </w:r>
        <w:r>
          <w:rPr>
            <w:noProof/>
            <w:webHidden/>
          </w:rPr>
        </w:r>
        <w:r>
          <w:rPr>
            <w:noProof/>
            <w:webHidden/>
          </w:rPr>
          <w:fldChar w:fldCharType="separate"/>
        </w:r>
        <w:r>
          <w:rPr>
            <w:noProof/>
            <w:webHidden/>
          </w:rPr>
          <w:t>22</w:t>
        </w:r>
        <w:r>
          <w:rPr>
            <w:noProof/>
            <w:webHidden/>
          </w:rPr>
          <w:fldChar w:fldCharType="end"/>
        </w:r>
      </w:hyperlink>
    </w:p>
    <w:p w14:paraId="0E6DB894" w14:textId="1BF9381A"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2" w:history="1">
        <w:r w:rsidRPr="001E1FA7">
          <w:rPr>
            <w:rStyle w:val="affd"/>
            <w:rFonts w:ascii="현대하모니 M" w:eastAsia="현대하모니 M" w:hAnsi="현대하모니 M"/>
            <w:noProof/>
            <w:lang w:val="en-GB"/>
          </w:rPr>
          <w:t>Table 5: CAN Communication DTC</w:t>
        </w:r>
        <w:r>
          <w:rPr>
            <w:noProof/>
            <w:webHidden/>
          </w:rPr>
          <w:tab/>
        </w:r>
        <w:r>
          <w:rPr>
            <w:noProof/>
            <w:webHidden/>
          </w:rPr>
          <w:fldChar w:fldCharType="begin"/>
        </w:r>
        <w:r>
          <w:rPr>
            <w:noProof/>
            <w:webHidden/>
          </w:rPr>
          <w:instrText xml:space="preserve"> PAGEREF _Toc110871902 \h </w:instrText>
        </w:r>
        <w:r>
          <w:rPr>
            <w:noProof/>
            <w:webHidden/>
          </w:rPr>
        </w:r>
        <w:r>
          <w:rPr>
            <w:noProof/>
            <w:webHidden/>
          </w:rPr>
          <w:fldChar w:fldCharType="separate"/>
        </w:r>
        <w:r>
          <w:rPr>
            <w:noProof/>
            <w:webHidden/>
          </w:rPr>
          <w:t>25</w:t>
        </w:r>
        <w:r>
          <w:rPr>
            <w:noProof/>
            <w:webHidden/>
          </w:rPr>
          <w:fldChar w:fldCharType="end"/>
        </w:r>
      </w:hyperlink>
    </w:p>
    <w:p w14:paraId="1F831150" w14:textId="12646C36" w:rsidR="000769D6" w:rsidRPr="00DD74DF" w:rsidRDefault="000769D6" w:rsidP="000769D6">
      <w:pPr>
        <w:pStyle w:val="aa"/>
        <w:tabs>
          <w:tab w:val="right" w:leader="dot" w:pos="10065"/>
        </w:tabs>
        <w:ind w:left="1947" w:hangingChars="885" w:hanging="1947"/>
        <w:jc w:val="left"/>
        <w:rPr>
          <w:rFonts w:ascii="현대하모니 M" w:eastAsia="현대하모니 M" w:hAnsi="현대하모니 M" w:cs="Calibri"/>
          <w:szCs w:val="22"/>
        </w:rPr>
      </w:pPr>
      <w:r w:rsidRPr="00DD74DF">
        <w:rPr>
          <w:rFonts w:ascii="현대하모니 M" w:eastAsia="현대하모니 M" w:hAnsi="현대하모니 M" w:cs="Calibri"/>
          <w:szCs w:val="22"/>
        </w:rPr>
        <w:fldChar w:fldCharType="end"/>
      </w:r>
    </w:p>
    <w:p w14:paraId="023BF1A0" w14:textId="77777777" w:rsidR="000769D6" w:rsidRPr="00DD74DF" w:rsidRDefault="000769D6" w:rsidP="000769D6">
      <w:pPr>
        <w:tabs>
          <w:tab w:val="right" w:leader="dot" w:pos="10065"/>
        </w:tabs>
        <w:ind w:left="2478" w:hangingChars="885" w:hanging="2478"/>
        <w:rPr>
          <w:rFonts w:ascii="현대하모니 M" w:eastAsia="현대하모니 M" w:hAnsi="현대하모니 M"/>
          <w:sz w:val="28"/>
          <w:szCs w:val="28"/>
          <w:u w:val="single"/>
        </w:rPr>
      </w:pPr>
      <w:r w:rsidRPr="00DD74DF">
        <w:rPr>
          <w:rFonts w:ascii="현대하모니 M" w:eastAsia="현대하모니 M" w:hAnsi="현대하모니 M"/>
          <w:sz w:val="28"/>
          <w:szCs w:val="28"/>
          <w:u w:val="single"/>
        </w:rPr>
        <w:t>Figure List</w:t>
      </w:r>
    </w:p>
    <w:p w14:paraId="50B12625" w14:textId="77777777" w:rsidR="000769D6" w:rsidRPr="00DD74DF" w:rsidRDefault="000769D6" w:rsidP="000769D6">
      <w:pPr>
        <w:pStyle w:val="ab"/>
        <w:tabs>
          <w:tab w:val="right" w:leader="dot" w:pos="10065"/>
          <w:tab w:val="right" w:leader="dot" w:pos="10337"/>
        </w:tabs>
        <w:ind w:leftChars="0" w:left="1947" w:hangingChars="885" w:hanging="1947"/>
        <w:jc w:val="left"/>
        <w:rPr>
          <w:rFonts w:ascii="현대하모니 M" w:eastAsia="현대하모니 M" w:hAnsi="현대하모니 M" w:cs="Arial"/>
        </w:rPr>
      </w:pPr>
    </w:p>
    <w:p w14:paraId="4A57176D" w14:textId="4391727D" w:rsidR="009F53BA" w:rsidRDefault="000769D6">
      <w:pPr>
        <w:pStyle w:val="ab"/>
        <w:tabs>
          <w:tab w:val="right" w:leader="dot" w:pos="10344"/>
        </w:tabs>
        <w:ind w:left="1320" w:hanging="440"/>
        <w:rPr>
          <w:rFonts w:asciiTheme="minorHAnsi" w:eastAsiaTheme="minorEastAsia" w:hAnsiTheme="minorHAnsi" w:cstheme="minorBidi"/>
          <w:noProof/>
          <w:sz w:val="20"/>
          <w:szCs w:val="22"/>
        </w:rPr>
      </w:pPr>
      <w:r w:rsidRPr="00DD74DF">
        <w:rPr>
          <w:rFonts w:ascii="현대하모니 M" w:eastAsia="현대하모니 M" w:hAnsi="현대하모니 M" w:cs="Arial"/>
        </w:rPr>
        <w:fldChar w:fldCharType="begin"/>
      </w:r>
      <w:r w:rsidRPr="00DD74DF">
        <w:rPr>
          <w:rFonts w:ascii="현대하모니 M" w:eastAsia="현대하모니 M" w:hAnsi="현대하모니 M" w:cs="Arial"/>
        </w:rPr>
        <w:instrText xml:space="preserve"> TOC \h \z \c "Figure" </w:instrText>
      </w:r>
      <w:r w:rsidRPr="00DD74DF">
        <w:rPr>
          <w:rFonts w:ascii="현대하모니 M" w:eastAsia="현대하모니 M" w:hAnsi="현대하모니 M" w:cs="Arial"/>
        </w:rPr>
        <w:fldChar w:fldCharType="separate"/>
      </w:r>
      <w:hyperlink w:anchor="_Toc110871903" w:history="1">
        <w:r w:rsidR="009F53BA" w:rsidRPr="00EC2C1F">
          <w:rPr>
            <w:rStyle w:val="affd"/>
            <w:rFonts w:ascii="현대하모니 M" w:eastAsia="현대하모니 M" w:hAnsi="현대하모니 M"/>
            <w:noProof/>
            <w:lang w:val="en-GB"/>
          </w:rPr>
          <w:t>Figure 1: Present and Memorized failure relation</w:t>
        </w:r>
        <w:r w:rsidR="009F53BA">
          <w:rPr>
            <w:noProof/>
            <w:webHidden/>
          </w:rPr>
          <w:tab/>
        </w:r>
        <w:r w:rsidR="009F53BA">
          <w:rPr>
            <w:noProof/>
            <w:webHidden/>
          </w:rPr>
          <w:fldChar w:fldCharType="begin"/>
        </w:r>
        <w:r w:rsidR="009F53BA">
          <w:rPr>
            <w:noProof/>
            <w:webHidden/>
          </w:rPr>
          <w:instrText xml:space="preserve"> PAGEREF _Toc110871903 \h </w:instrText>
        </w:r>
        <w:r w:rsidR="009F53BA">
          <w:rPr>
            <w:noProof/>
            <w:webHidden/>
          </w:rPr>
        </w:r>
        <w:r w:rsidR="009F53BA">
          <w:rPr>
            <w:noProof/>
            <w:webHidden/>
          </w:rPr>
          <w:fldChar w:fldCharType="separate"/>
        </w:r>
        <w:r w:rsidR="009F53BA">
          <w:rPr>
            <w:noProof/>
            <w:webHidden/>
          </w:rPr>
          <w:t>24</w:t>
        </w:r>
        <w:r w:rsidR="009F53BA">
          <w:rPr>
            <w:noProof/>
            <w:webHidden/>
          </w:rPr>
          <w:fldChar w:fldCharType="end"/>
        </w:r>
      </w:hyperlink>
    </w:p>
    <w:p w14:paraId="0A2A9814" w14:textId="57A0CFAB"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4" w:history="1">
        <w:r w:rsidRPr="00EC2C1F">
          <w:rPr>
            <w:rStyle w:val="affd"/>
            <w:rFonts w:ascii="현대하모니 M" w:eastAsia="현대하모니 M" w:hAnsi="현대하모니 M"/>
            <w:noProof/>
            <w:lang w:val="en-GB"/>
          </w:rPr>
          <w:t>Figure 2: Present and Memorized failure Clear Case1</w:t>
        </w:r>
        <w:r>
          <w:rPr>
            <w:noProof/>
            <w:webHidden/>
          </w:rPr>
          <w:tab/>
        </w:r>
        <w:r>
          <w:rPr>
            <w:noProof/>
            <w:webHidden/>
          </w:rPr>
          <w:fldChar w:fldCharType="begin"/>
        </w:r>
        <w:r>
          <w:rPr>
            <w:noProof/>
            <w:webHidden/>
          </w:rPr>
          <w:instrText xml:space="preserve"> PAGEREF _Toc110871904 \h </w:instrText>
        </w:r>
        <w:r>
          <w:rPr>
            <w:noProof/>
            <w:webHidden/>
          </w:rPr>
        </w:r>
        <w:r>
          <w:rPr>
            <w:noProof/>
            <w:webHidden/>
          </w:rPr>
          <w:fldChar w:fldCharType="separate"/>
        </w:r>
        <w:r>
          <w:rPr>
            <w:noProof/>
            <w:webHidden/>
          </w:rPr>
          <w:t>24</w:t>
        </w:r>
        <w:r>
          <w:rPr>
            <w:noProof/>
            <w:webHidden/>
          </w:rPr>
          <w:fldChar w:fldCharType="end"/>
        </w:r>
      </w:hyperlink>
    </w:p>
    <w:p w14:paraId="1F18E4D3" w14:textId="1F4C7AC8"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5" w:history="1">
        <w:r w:rsidRPr="00EC2C1F">
          <w:rPr>
            <w:rStyle w:val="affd"/>
            <w:rFonts w:ascii="현대하모니 M" w:eastAsia="현대하모니 M" w:hAnsi="현대하모니 M"/>
            <w:noProof/>
            <w:lang w:val="en-GB"/>
          </w:rPr>
          <w:t>Figure 3: Present and Memorized failure Clear Case2</w:t>
        </w:r>
        <w:r>
          <w:rPr>
            <w:noProof/>
            <w:webHidden/>
          </w:rPr>
          <w:tab/>
        </w:r>
        <w:r>
          <w:rPr>
            <w:noProof/>
            <w:webHidden/>
          </w:rPr>
          <w:fldChar w:fldCharType="begin"/>
        </w:r>
        <w:r>
          <w:rPr>
            <w:noProof/>
            <w:webHidden/>
          </w:rPr>
          <w:instrText xml:space="preserve"> PAGEREF _Toc110871905 \h </w:instrText>
        </w:r>
        <w:r>
          <w:rPr>
            <w:noProof/>
            <w:webHidden/>
          </w:rPr>
        </w:r>
        <w:r>
          <w:rPr>
            <w:noProof/>
            <w:webHidden/>
          </w:rPr>
          <w:fldChar w:fldCharType="separate"/>
        </w:r>
        <w:r>
          <w:rPr>
            <w:noProof/>
            <w:webHidden/>
          </w:rPr>
          <w:t>24</w:t>
        </w:r>
        <w:r>
          <w:rPr>
            <w:noProof/>
            <w:webHidden/>
          </w:rPr>
          <w:fldChar w:fldCharType="end"/>
        </w:r>
      </w:hyperlink>
    </w:p>
    <w:p w14:paraId="190F36EA" w14:textId="0A9A9F95" w:rsidR="009F53BA" w:rsidRDefault="009F53BA">
      <w:pPr>
        <w:pStyle w:val="ab"/>
        <w:tabs>
          <w:tab w:val="right" w:leader="dot" w:pos="10344"/>
        </w:tabs>
        <w:ind w:left="1320" w:hanging="440"/>
        <w:rPr>
          <w:rFonts w:asciiTheme="minorHAnsi" w:eastAsiaTheme="minorEastAsia" w:hAnsiTheme="minorHAnsi" w:cstheme="minorBidi"/>
          <w:noProof/>
          <w:sz w:val="20"/>
          <w:szCs w:val="22"/>
        </w:rPr>
      </w:pPr>
      <w:hyperlink w:anchor="_Toc110871906" w:history="1">
        <w:r w:rsidRPr="00EC2C1F">
          <w:rPr>
            <w:rStyle w:val="affd"/>
            <w:rFonts w:ascii="현대하모니 M" w:eastAsia="현대하모니 M" w:hAnsi="현대하모니 M"/>
            <w:noProof/>
            <w:lang w:val="en-GB"/>
          </w:rPr>
          <w:t>Figure 4: Standard ECUs CAN Timeout Detection</w:t>
        </w:r>
        <w:r>
          <w:rPr>
            <w:noProof/>
            <w:webHidden/>
          </w:rPr>
          <w:tab/>
        </w:r>
        <w:r>
          <w:rPr>
            <w:noProof/>
            <w:webHidden/>
          </w:rPr>
          <w:fldChar w:fldCharType="begin"/>
        </w:r>
        <w:r>
          <w:rPr>
            <w:noProof/>
            <w:webHidden/>
          </w:rPr>
          <w:instrText xml:space="preserve"> PAGEREF _Toc110871906 \h </w:instrText>
        </w:r>
        <w:r>
          <w:rPr>
            <w:noProof/>
            <w:webHidden/>
          </w:rPr>
        </w:r>
        <w:r>
          <w:rPr>
            <w:noProof/>
            <w:webHidden/>
          </w:rPr>
          <w:fldChar w:fldCharType="separate"/>
        </w:r>
        <w:r>
          <w:rPr>
            <w:noProof/>
            <w:webHidden/>
          </w:rPr>
          <w:t>26</w:t>
        </w:r>
        <w:r>
          <w:rPr>
            <w:noProof/>
            <w:webHidden/>
          </w:rPr>
          <w:fldChar w:fldCharType="end"/>
        </w:r>
      </w:hyperlink>
    </w:p>
    <w:p w14:paraId="669B225D" w14:textId="71905D45" w:rsidR="000769D6" w:rsidRDefault="000769D6" w:rsidP="000769D6">
      <w:pPr>
        <w:pStyle w:val="ab"/>
        <w:tabs>
          <w:tab w:val="right" w:leader="dot" w:pos="10065"/>
          <w:tab w:val="right" w:leader="dot" w:pos="10337"/>
        </w:tabs>
        <w:ind w:leftChars="0" w:left="1947" w:hangingChars="885" w:hanging="1947"/>
        <w:jc w:val="left"/>
        <w:rPr>
          <w:rFonts w:ascii="현대하모니 M" w:eastAsia="현대하모니 M" w:hAnsi="현대하모니 M" w:cs="Arial"/>
        </w:rPr>
      </w:pPr>
      <w:r w:rsidRPr="00DD74DF">
        <w:rPr>
          <w:rFonts w:ascii="현대하모니 M" w:eastAsia="현대하모니 M" w:hAnsi="현대하모니 M" w:cs="Arial"/>
        </w:rPr>
        <w:fldChar w:fldCharType="end"/>
      </w:r>
    </w:p>
    <w:p w14:paraId="68823D66" w14:textId="77777777" w:rsidR="000769D6" w:rsidRDefault="000769D6" w:rsidP="000769D6">
      <w:pPr>
        <w:spacing w:after="200" w:line="276" w:lineRule="auto"/>
        <w:jc w:val="both"/>
        <w:rPr>
          <w:rFonts w:ascii="현대하모니 M" w:eastAsia="현대하모니 M" w:hAnsi="현대하모니 M"/>
          <w:kern w:val="2"/>
          <w:szCs w:val="20"/>
        </w:rPr>
      </w:pPr>
      <w:r>
        <w:rPr>
          <w:rFonts w:ascii="현대하모니 M" w:eastAsia="현대하모니 M" w:hAnsi="현대하모니 M"/>
        </w:rPr>
        <w:br w:type="page"/>
      </w:r>
    </w:p>
    <w:p w14:paraId="677A564F" w14:textId="77777777" w:rsidR="000769D6" w:rsidRPr="00DD74DF" w:rsidRDefault="000769D6" w:rsidP="000769D6">
      <w:pPr>
        <w:pStyle w:val="1"/>
        <w:numPr>
          <w:ilvl w:val="0"/>
          <w:numId w:val="13"/>
        </w:numPr>
      </w:pPr>
      <w:bookmarkStart w:id="1" w:name="_Toc110871840"/>
      <w:r w:rsidRPr="00DD74DF">
        <w:rPr>
          <w:rFonts w:hint="eastAsia"/>
        </w:rPr>
        <w:lastRenderedPageBreak/>
        <w:t>목적</w:t>
      </w:r>
      <w:bookmarkEnd w:id="1"/>
    </w:p>
    <w:p w14:paraId="5B4DEFE3" w14:textId="77777777" w:rsidR="000769D6" w:rsidRPr="00DD74DF" w:rsidRDefault="000769D6" w:rsidP="000769D6">
      <w:pPr>
        <w:ind w:left="360"/>
        <w:rPr>
          <w:rFonts w:ascii="현대하모니 M" w:eastAsia="현대하모니 M" w:hAnsi="현대하모니 M"/>
        </w:rPr>
      </w:pPr>
      <w:r w:rsidRPr="00DD74DF">
        <w:rPr>
          <w:rFonts w:ascii="현대하모니 M" w:eastAsia="현대하모니 M" w:hAnsi="현대하모니 M" w:hint="eastAsia"/>
        </w:rPr>
        <w:t xml:space="preserve">이 문서는 WPC </w:t>
      </w:r>
      <w:r w:rsidRPr="00DD74DF">
        <w:rPr>
          <w:rFonts w:ascii="현대하모니 M" w:eastAsia="현대하모니 M" w:hAnsi="현대하모니 M"/>
        </w:rPr>
        <w:t xml:space="preserve">(Wireless </w:t>
      </w:r>
      <w:r w:rsidRPr="00AC3C29">
        <w:rPr>
          <w:rFonts w:ascii="현대하모니 M" w:eastAsia="현대하모니 M" w:hAnsi="현대하모니 M" w:cs="Calibri" w:hint="eastAsia"/>
        </w:rPr>
        <w:t xml:space="preserve">Power </w:t>
      </w:r>
      <w:r w:rsidRPr="00AC3C29">
        <w:rPr>
          <w:rFonts w:ascii="현대하모니 M" w:eastAsia="현대하모니 M" w:hAnsi="현대하모니 M" w:cs="Calibri"/>
        </w:rPr>
        <w:t>Charg</w:t>
      </w:r>
      <w:r w:rsidRPr="00AC3C29">
        <w:rPr>
          <w:rFonts w:ascii="현대하모니 M" w:eastAsia="현대하모니 M" w:hAnsi="현대하모니 M" w:cs="Calibri" w:hint="eastAsia"/>
        </w:rPr>
        <w:t>er</w:t>
      </w:r>
      <w:r w:rsidRPr="00AC3C29">
        <w:rPr>
          <w:rFonts w:ascii="현대하모니 M" w:eastAsia="현대하모니 M" w:hAnsi="현대하모니 M" w:cs="Calibri"/>
        </w:rPr>
        <w:t>)</w:t>
      </w:r>
      <w:r w:rsidRPr="00AC3C29">
        <w:rPr>
          <w:rFonts w:ascii="현대하모니 M" w:eastAsia="현대하모니 M" w:hAnsi="현대하모니 M" w:cs="Calibri" w:hint="eastAsia"/>
        </w:rPr>
        <w:t>의 진단</w:t>
      </w:r>
      <w:r w:rsidRPr="00AC3C29">
        <w:rPr>
          <w:rFonts w:ascii="현대하모니 M" w:eastAsia="현대하모니 M" w:hAnsi="현대하모니 M" w:cs="Calibri"/>
        </w:rPr>
        <w:t xml:space="preserve"> </w:t>
      </w:r>
      <w:r w:rsidRPr="00AC3C29">
        <w:rPr>
          <w:rFonts w:ascii="현대하모니 M" w:eastAsia="현대하모니 M" w:hAnsi="현대하모니 M" w:cs="Calibri" w:hint="eastAsia"/>
        </w:rPr>
        <w:t xml:space="preserve">서비스에 대한 품질 만족도 </w:t>
      </w:r>
      <w:r w:rsidRPr="001F6FD1">
        <w:rPr>
          <w:rFonts w:ascii="현대하모니 M" w:eastAsia="현대하모니 M" w:hAnsi="현대하모니 M" w:cs="Calibri" w:hint="eastAsia"/>
        </w:rPr>
        <w:t>보장을</w:t>
      </w:r>
      <w:r w:rsidRPr="00AC3C29">
        <w:rPr>
          <w:rFonts w:ascii="현대하모니 M" w:eastAsia="현대하모니 M" w:hAnsi="현대하모니 M" w:cs="Calibri" w:hint="eastAsia"/>
        </w:rPr>
        <w:t xml:space="preserve"> 위한 진단 </w:t>
      </w:r>
      <w:r>
        <w:rPr>
          <w:rFonts w:ascii="현대하모니 M" w:eastAsia="현대하모니 M" w:hAnsi="현대하모니 M" w:cs="Calibri" w:hint="eastAsia"/>
        </w:rPr>
        <w:t>사양</w:t>
      </w:r>
      <w:r w:rsidRPr="00DD74DF">
        <w:rPr>
          <w:rFonts w:ascii="현대하모니 M" w:eastAsia="현대하모니 M" w:hAnsi="현대하모니 M" w:hint="eastAsia"/>
        </w:rPr>
        <w:t>을 정의한다</w:t>
      </w:r>
      <w:r>
        <w:rPr>
          <w:rFonts w:ascii="현대하모니 M" w:eastAsia="현대하모니 M" w:hAnsi="현대하모니 M" w:hint="eastAsia"/>
        </w:rPr>
        <w:t>.</w:t>
      </w:r>
    </w:p>
    <w:p w14:paraId="57F8B37A" w14:textId="77777777" w:rsidR="000769D6" w:rsidRPr="00DD74DF" w:rsidRDefault="000769D6" w:rsidP="000769D6">
      <w:pPr>
        <w:pStyle w:val="1"/>
        <w:numPr>
          <w:ilvl w:val="0"/>
          <w:numId w:val="13"/>
        </w:numPr>
      </w:pPr>
      <w:bookmarkStart w:id="2" w:name="_Toc110871841"/>
      <w:r w:rsidRPr="00DD74DF">
        <w:rPr>
          <w:rFonts w:hint="eastAsia"/>
        </w:rPr>
        <w:t>적용범위</w:t>
      </w:r>
      <w:bookmarkEnd w:id="2"/>
    </w:p>
    <w:p w14:paraId="7B0A2B41" w14:textId="77777777" w:rsidR="000769D6" w:rsidRPr="00DD74DF" w:rsidRDefault="000769D6" w:rsidP="000769D6">
      <w:pPr>
        <w:ind w:left="360"/>
        <w:rPr>
          <w:rFonts w:ascii="현대하모니 M" w:eastAsia="현대하모니 M" w:hAnsi="현대하모니 M"/>
        </w:rPr>
      </w:pPr>
      <w:r w:rsidRPr="00DD74DF">
        <w:rPr>
          <w:rFonts w:ascii="현대하모니 M" w:eastAsia="현대하모니 M" w:hAnsi="현대하모니 M" w:hint="eastAsia"/>
        </w:rPr>
        <w:t xml:space="preserve">본 사양서는 </w:t>
      </w:r>
      <w:r>
        <w:rPr>
          <w:rFonts w:ascii="현대하모니 M" w:eastAsia="현대하모니 M" w:hAnsi="현대하모니 M" w:hint="eastAsia"/>
        </w:rPr>
        <w:t>WPC 진단 사양에</w:t>
      </w:r>
      <w:r w:rsidRPr="00DD74DF">
        <w:rPr>
          <w:rFonts w:ascii="현대하모니 M" w:eastAsia="현대하모니 M" w:hAnsi="현대하모니 M" w:hint="eastAsia"/>
        </w:rPr>
        <w:t xml:space="preserve"> 적용되는 </w:t>
      </w:r>
      <w:r>
        <w:rPr>
          <w:rFonts w:ascii="현대하모니 M" w:eastAsia="현대하모니 M" w:hAnsi="현대하모니 M" w:hint="eastAsia"/>
        </w:rPr>
        <w:t>진단 서비스와</w:t>
      </w:r>
      <w:r w:rsidRPr="00DD74DF">
        <w:rPr>
          <w:rFonts w:ascii="현대하모니 M" w:eastAsia="현대하모니 M" w:hAnsi="현대하모니 M" w:hint="eastAsia"/>
        </w:rPr>
        <w:t xml:space="preserve"> 요구사항에 대해 규정하며, 본 사양서와 도면 간 상이한 내용이 있을 경우 도면이 우선한다.</w:t>
      </w:r>
    </w:p>
    <w:p w14:paraId="502A57F2" w14:textId="77777777" w:rsidR="000769D6" w:rsidRPr="00DD74DF" w:rsidRDefault="000769D6" w:rsidP="000769D6">
      <w:pPr>
        <w:pStyle w:val="1"/>
        <w:numPr>
          <w:ilvl w:val="0"/>
          <w:numId w:val="13"/>
        </w:numPr>
      </w:pPr>
      <w:bookmarkStart w:id="3" w:name="_Toc110871842"/>
      <w:r w:rsidRPr="00DD74DF">
        <w:rPr>
          <w:rFonts w:hint="eastAsia"/>
        </w:rPr>
        <w:t>용어정의</w:t>
      </w:r>
      <w:bookmarkEnd w:id="3"/>
      <w:r w:rsidRPr="00DD74DF">
        <w:rPr>
          <w:rFonts w:hint="eastAsia"/>
        </w:rPr>
        <w:t xml:space="preserve"> </w:t>
      </w:r>
    </w:p>
    <w:tbl>
      <w:tblPr>
        <w:tblW w:w="10123"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35"/>
        <w:gridCol w:w="7388"/>
      </w:tblGrid>
      <w:tr w:rsidR="000769D6" w:rsidRPr="00DD74DF" w14:paraId="51F3CA48" w14:textId="77777777" w:rsidTr="00F12CEF">
        <w:trPr>
          <w:trHeight w:val="378"/>
        </w:trPr>
        <w:tc>
          <w:tcPr>
            <w:tcW w:w="2735" w:type="dxa"/>
            <w:shd w:val="clear" w:color="auto" w:fill="D9D9D9"/>
            <w:vAlign w:val="center"/>
          </w:tcPr>
          <w:p w14:paraId="037CB828"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Item, abbreviation, acronym</w:t>
            </w:r>
          </w:p>
        </w:tc>
        <w:tc>
          <w:tcPr>
            <w:tcW w:w="7388" w:type="dxa"/>
            <w:shd w:val="clear" w:color="auto" w:fill="D9D9D9"/>
            <w:vAlign w:val="center"/>
          </w:tcPr>
          <w:p w14:paraId="62B196D1" w14:textId="77777777" w:rsidR="000769D6" w:rsidRPr="00DD74DF" w:rsidRDefault="000769D6" w:rsidP="008674AD">
            <w:pPr>
              <w:pStyle w:val="aa"/>
              <w:rPr>
                <w:rFonts w:ascii="현대하모니 M" w:eastAsia="현대하모니 M" w:hAnsi="현대하모니 M" w:cs="Arial"/>
                <w:kern w:val="0"/>
                <w:sz w:val="18"/>
                <w:szCs w:val="18"/>
              </w:rPr>
            </w:pPr>
            <w:r w:rsidRPr="00DD74DF">
              <w:rPr>
                <w:rFonts w:ascii="현대하모니 M" w:eastAsia="현대하모니 M" w:hAnsi="현대하모니 M" w:cs="Arial"/>
                <w:kern w:val="0"/>
                <w:sz w:val="18"/>
                <w:szCs w:val="18"/>
              </w:rPr>
              <w:t>Description</w:t>
            </w:r>
          </w:p>
        </w:tc>
      </w:tr>
      <w:tr w:rsidR="000769D6" w:rsidRPr="00DD74DF" w14:paraId="007CA46F" w14:textId="77777777" w:rsidTr="00F12CEF">
        <w:trPr>
          <w:trHeight w:val="398"/>
        </w:trPr>
        <w:tc>
          <w:tcPr>
            <w:tcW w:w="2735" w:type="dxa"/>
            <w:shd w:val="clear" w:color="auto" w:fill="auto"/>
            <w:vAlign w:val="center"/>
          </w:tcPr>
          <w:p w14:paraId="10A41DC0"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ACC</w:t>
            </w:r>
          </w:p>
        </w:tc>
        <w:tc>
          <w:tcPr>
            <w:tcW w:w="7388" w:type="dxa"/>
            <w:shd w:val="clear" w:color="auto" w:fill="auto"/>
            <w:vAlign w:val="center"/>
          </w:tcPr>
          <w:p w14:paraId="03161051"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ACCessory</w:t>
            </w:r>
          </w:p>
        </w:tc>
      </w:tr>
      <w:tr w:rsidR="000769D6" w:rsidRPr="00DD74DF" w14:paraId="3601DE40" w14:textId="77777777" w:rsidTr="00F12CEF">
        <w:trPr>
          <w:trHeight w:val="398"/>
        </w:trPr>
        <w:tc>
          <w:tcPr>
            <w:tcW w:w="2735" w:type="dxa"/>
            <w:shd w:val="clear" w:color="auto" w:fill="auto"/>
            <w:vAlign w:val="center"/>
          </w:tcPr>
          <w:p w14:paraId="48BCE1DC" w14:textId="77777777" w:rsidR="000769D6" w:rsidRPr="00DD74DF" w:rsidRDefault="000769D6" w:rsidP="008674AD">
            <w:pPr>
              <w:rPr>
                <w:rFonts w:ascii="현대하모니 M" w:eastAsia="현대하모니 M" w:hAnsi="현대하모니 M"/>
                <w:sz w:val="18"/>
                <w:szCs w:val="18"/>
              </w:rPr>
            </w:pPr>
            <w:r>
              <w:rPr>
                <w:rFonts w:ascii="현대하모니 M" w:eastAsia="현대하모니 M" w:hAnsi="현대하모니 M" w:hint="eastAsia"/>
                <w:sz w:val="18"/>
                <w:szCs w:val="18"/>
              </w:rPr>
              <w:t>IGN1</w:t>
            </w:r>
          </w:p>
        </w:tc>
        <w:tc>
          <w:tcPr>
            <w:tcW w:w="7388" w:type="dxa"/>
            <w:shd w:val="clear" w:color="auto" w:fill="auto"/>
            <w:vAlign w:val="center"/>
          </w:tcPr>
          <w:p w14:paraId="113193DA" w14:textId="77777777" w:rsidR="000769D6" w:rsidRPr="00DD74DF" w:rsidRDefault="000769D6" w:rsidP="008674AD">
            <w:pPr>
              <w:rPr>
                <w:rFonts w:ascii="현대하모니 M" w:eastAsia="현대하모니 M" w:hAnsi="현대하모니 M"/>
                <w:sz w:val="18"/>
                <w:szCs w:val="18"/>
              </w:rPr>
            </w:pPr>
            <w:r>
              <w:rPr>
                <w:rFonts w:ascii="현대하모니 M" w:eastAsia="현대하모니 M" w:hAnsi="현대하모니 M" w:hint="eastAsia"/>
                <w:sz w:val="18"/>
                <w:szCs w:val="18"/>
              </w:rPr>
              <w:t>Ignition 1</w:t>
            </w:r>
          </w:p>
        </w:tc>
      </w:tr>
      <w:tr w:rsidR="000769D6" w:rsidRPr="00DD74DF" w14:paraId="7D2F3A77" w14:textId="77777777" w:rsidTr="00F12CEF">
        <w:trPr>
          <w:trHeight w:val="398"/>
        </w:trPr>
        <w:tc>
          <w:tcPr>
            <w:tcW w:w="2735" w:type="dxa"/>
            <w:shd w:val="clear" w:color="auto" w:fill="auto"/>
            <w:vAlign w:val="center"/>
          </w:tcPr>
          <w:p w14:paraId="00B7FEBE"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CAN</w:t>
            </w:r>
          </w:p>
        </w:tc>
        <w:tc>
          <w:tcPr>
            <w:tcW w:w="7388" w:type="dxa"/>
            <w:shd w:val="clear" w:color="auto" w:fill="auto"/>
            <w:vAlign w:val="center"/>
          </w:tcPr>
          <w:p w14:paraId="2DB4690F"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Controller Area Network</w:t>
            </w:r>
          </w:p>
        </w:tc>
      </w:tr>
      <w:tr w:rsidR="000769D6" w:rsidRPr="00DD74DF" w14:paraId="76CA16B9" w14:textId="77777777" w:rsidTr="00F12CEF">
        <w:trPr>
          <w:trHeight w:val="398"/>
        </w:trPr>
        <w:tc>
          <w:tcPr>
            <w:tcW w:w="2735" w:type="dxa"/>
            <w:shd w:val="clear" w:color="auto" w:fill="auto"/>
            <w:vAlign w:val="center"/>
          </w:tcPr>
          <w:p w14:paraId="17E2E0A8"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DIAG</w:t>
            </w:r>
          </w:p>
        </w:tc>
        <w:tc>
          <w:tcPr>
            <w:tcW w:w="7388" w:type="dxa"/>
            <w:shd w:val="clear" w:color="auto" w:fill="auto"/>
            <w:vAlign w:val="center"/>
          </w:tcPr>
          <w:p w14:paraId="75D13ACF"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DIAGnosis</w:t>
            </w:r>
          </w:p>
        </w:tc>
      </w:tr>
      <w:tr w:rsidR="000769D6" w:rsidRPr="00DD74DF" w14:paraId="672E0A70" w14:textId="77777777" w:rsidTr="00F12CEF">
        <w:trPr>
          <w:trHeight w:val="398"/>
        </w:trPr>
        <w:tc>
          <w:tcPr>
            <w:tcW w:w="2735" w:type="dxa"/>
            <w:shd w:val="clear" w:color="auto" w:fill="auto"/>
            <w:vAlign w:val="center"/>
          </w:tcPr>
          <w:p w14:paraId="41D6BD67"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DTC</w:t>
            </w:r>
          </w:p>
        </w:tc>
        <w:tc>
          <w:tcPr>
            <w:tcW w:w="7388" w:type="dxa"/>
            <w:shd w:val="clear" w:color="auto" w:fill="auto"/>
            <w:vAlign w:val="center"/>
          </w:tcPr>
          <w:p w14:paraId="662CFE8B"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Diagnostic Trouble Code</w:t>
            </w:r>
          </w:p>
        </w:tc>
      </w:tr>
      <w:tr w:rsidR="000769D6" w:rsidRPr="00DD74DF" w14:paraId="78C89D18" w14:textId="77777777" w:rsidTr="00F12CEF">
        <w:trPr>
          <w:trHeight w:val="398"/>
        </w:trPr>
        <w:tc>
          <w:tcPr>
            <w:tcW w:w="2735" w:type="dxa"/>
            <w:shd w:val="clear" w:color="auto" w:fill="auto"/>
            <w:vAlign w:val="center"/>
          </w:tcPr>
          <w:p w14:paraId="6C5352C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ECU</w:t>
            </w:r>
          </w:p>
        </w:tc>
        <w:tc>
          <w:tcPr>
            <w:tcW w:w="7388" w:type="dxa"/>
            <w:shd w:val="clear" w:color="auto" w:fill="auto"/>
            <w:vAlign w:val="center"/>
          </w:tcPr>
          <w:p w14:paraId="539AE824"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Electronic Control Unit</w:t>
            </w:r>
          </w:p>
        </w:tc>
      </w:tr>
      <w:tr w:rsidR="000769D6" w:rsidRPr="00DD74DF" w14:paraId="6372F1F3" w14:textId="77777777" w:rsidTr="00F12CEF">
        <w:trPr>
          <w:trHeight w:val="398"/>
        </w:trPr>
        <w:tc>
          <w:tcPr>
            <w:tcW w:w="2735" w:type="dxa"/>
            <w:shd w:val="clear" w:color="auto" w:fill="auto"/>
            <w:vAlign w:val="center"/>
          </w:tcPr>
          <w:p w14:paraId="433F90C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EMS</w:t>
            </w:r>
          </w:p>
        </w:tc>
        <w:tc>
          <w:tcPr>
            <w:tcW w:w="7388" w:type="dxa"/>
            <w:shd w:val="clear" w:color="auto" w:fill="auto"/>
            <w:vAlign w:val="center"/>
          </w:tcPr>
          <w:p w14:paraId="78A16A2B"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Engine Management System</w:t>
            </w:r>
          </w:p>
        </w:tc>
      </w:tr>
      <w:tr w:rsidR="000769D6" w:rsidRPr="00DD74DF" w14:paraId="7AEAD56E" w14:textId="77777777" w:rsidTr="00F12CEF">
        <w:trPr>
          <w:trHeight w:val="398"/>
        </w:trPr>
        <w:tc>
          <w:tcPr>
            <w:tcW w:w="2735" w:type="dxa"/>
            <w:shd w:val="clear" w:color="auto" w:fill="auto"/>
            <w:vAlign w:val="center"/>
          </w:tcPr>
          <w:p w14:paraId="4BB8DAB5"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FC</w:t>
            </w:r>
          </w:p>
        </w:tc>
        <w:tc>
          <w:tcPr>
            <w:tcW w:w="7388" w:type="dxa"/>
            <w:shd w:val="clear" w:color="auto" w:fill="auto"/>
            <w:vAlign w:val="center"/>
          </w:tcPr>
          <w:p w14:paraId="0DAB2D05"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Function Code</w:t>
            </w:r>
          </w:p>
        </w:tc>
      </w:tr>
      <w:tr w:rsidR="000769D6" w:rsidRPr="00DD74DF" w14:paraId="248D09CE" w14:textId="77777777" w:rsidTr="00F12CEF">
        <w:trPr>
          <w:trHeight w:val="398"/>
        </w:trPr>
        <w:tc>
          <w:tcPr>
            <w:tcW w:w="2735" w:type="dxa"/>
            <w:shd w:val="clear" w:color="auto" w:fill="auto"/>
            <w:vAlign w:val="center"/>
          </w:tcPr>
          <w:p w14:paraId="1E0ADB24"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GND</w:t>
            </w:r>
          </w:p>
        </w:tc>
        <w:tc>
          <w:tcPr>
            <w:tcW w:w="7388" w:type="dxa"/>
            <w:shd w:val="clear" w:color="auto" w:fill="auto"/>
            <w:vAlign w:val="center"/>
          </w:tcPr>
          <w:p w14:paraId="2185C96C"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GrouND</w:t>
            </w:r>
          </w:p>
        </w:tc>
      </w:tr>
      <w:tr w:rsidR="000769D6" w:rsidRPr="00DD74DF" w14:paraId="01987E6B" w14:textId="77777777" w:rsidTr="00F12CEF">
        <w:trPr>
          <w:trHeight w:val="398"/>
        </w:trPr>
        <w:tc>
          <w:tcPr>
            <w:tcW w:w="2735" w:type="dxa"/>
            <w:shd w:val="clear" w:color="auto" w:fill="auto"/>
            <w:vAlign w:val="center"/>
          </w:tcPr>
          <w:p w14:paraId="51BDE7F2"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ID</w:t>
            </w:r>
          </w:p>
        </w:tc>
        <w:tc>
          <w:tcPr>
            <w:tcW w:w="7388" w:type="dxa"/>
            <w:shd w:val="clear" w:color="auto" w:fill="auto"/>
            <w:vAlign w:val="center"/>
          </w:tcPr>
          <w:p w14:paraId="7D780D05"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Identification Device</w:t>
            </w:r>
          </w:p>
        </w:tc>
      </w:tr>
      <w:tr w:rsidR="000769D6" w:rsidRPr="00DD74DF" w14:paraId="538F84A7" w14:textId="77777777" w:rsidTr="00F12CEF">
        <w:trPr>
          <w:trHeight w:val="398"/>
        </w:trPr>
        <w:tc>
          <w:tcPr>
            <w:tcW w:w="2735" w:type="dxa"/>
            <w:shd w:val="clear" w:color="auto" w:fill="auto"/>
            <w:vAlign w:val="center"/>
          </w:tcPr>
          <w:p w14:paraId="52367D40"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LF</w:t>
            </w:r>
          </w:p>
        </w:tc>
        <w:tc>
          <w:tcPr>
            <w:tcW w:w="7388" w:type="dxa"/>
            <w:shd w:val="clear" w:color="auto" w:fill="auto"/>
            <w:vAlign w:val="center"/>
          </w:tcPr>
          <w:p w14:paraId="0F6FEACD"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 xml:space="preserve">Low Frequency </w:t>
            </w:r>
          </w:p>
        </w:tc>
      </w:tr>
      <w:tr w:rsidR="000769D6" w:rsidRPr="00DD74DF" w14:paraId="707C26C8" w14:textId="77777777" w:rsidTr="00F12CEF">
        <w:trPr>
          <w:trHeight w:val="398"/>
        </w:trPr>
        <w:tc>
          <w:tcPr>
            <w:tcW w:w="2735" w:type="dxa"/>
            <w:shd w:val="clear" w:color="auto" w:fill="auto"/>
            <w:vAlign w:val="center"/>
          </w:tcPr>
          <w:p w14:paraId="43E0CDC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REQ</w:t>
            </w:r>
          </w:p>
        </w:tc>
        <w:tc>
          <w:tcPr>
            <w:tcW w:w="7388" w:type="dxa"/>
            <w:shd w:val="clear" w:color="auto" w:fill="auto"/>
            <w:vAlign w:val="center"/>
          </w:tcPr>
          <w:p w14:paraId="22429C8A"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REQuest</w:t>
            </w:r>
          </w:p>
        </w:tc>
      </w:tr>
      <w:tr w:rsidR="000769D6" w:rsidRPr="00DD74DF" w14:paraId="4EFE6384" w14:textId="77777777" w:rsidTr="00F12CEF">
        <w:trPr>
          <w:trHeight w:val="398"/>
        </w:trPr>
        <w:tc>
          <w:tcPr>
            <w:tcW w:w="2735" w:type="dxa"/>
            <w:shd w:val="clear" w:color="auto" w:fill="auto"/>
            <w:vAlign w:val="center"/>
          </w:tcPr>
          <w:p w14:paraId="65E8BFE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RND</w:t>
            </w:r>
          </w:p>
        </w:tc>
        <w:tc>
          <w:tcPr>
            <w:tcW w:w="7388" w:type="dxa"/>
            <w:shd w:val="clear" w:color="auto" w:fill="auto"/>
            <w:vAlign w:val="center"/>
          </w:tcPr>
          <w:p w14:paraId="2D1663C6"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RaNDom</w:t>
            </w:r>
          </w:p>
        </w:tc>
      </w:tr>
      <w:tr w:rsidR="000769D6" w:rsidRPr="00DD74DF" w14:paraId="6D88FF1D" w14:textId="77777777" w:rsidTr="00F12CEF">
        <w:trPr>
          <w:trHeight w:val="398"/>
        </w:trPr>
        <w:tc>
          <w:tcPr>
            <w:tcW w:w="2735" w:type="dxa"/>
            <w:shd w:val="clear" w:color="auto" w:fill="auto"/>
            <w:vAlign w:val="center"/>
          </w:tcPr>
          <w:p w14:paraId="103CAED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RSP</w:t>
            </w:r>
          </w:p>
        </w:tc>
        <w:tc>
          <w:tcPr>
            <w:tcW w:w="7388" w:type="dxa"/>
            <w:shd w:val="clear" w:color="auto" w:fill="auto"/>
            <w:vAlign w:val="center"/>
          </w:tcPr>
          <w:p w14:paraId="030B8F66"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ReSPonse</w:t>
            </w:r>
          </w:p>
        </w:tc>
      </w:tr>
      <w:tr w:rsidR="000769D6" w:rsidRPr="00DD74DF" w14:paraId="738AAB99" w14:textId="77777777" w:rsidTr="00F12CEF">
        <w:trPr>
          <w:trHeight w:val="398"/>
        </w:trPr>
        <w:tc>
          <w:tcPr>
            <w:tcW w:w="2735" w:type="dxa"/>
            <w:shd w:val="clear" w:color="auto" w:fill="auto"/>
            <w:vAlign w:val="center"/>
          </w:tcPr>
          <w:p w14:paraId="3BAFEB2E"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SIL</w:t>
            </w:r>
          </w:p>
        </w:tc>
        <w:tc>
          <w:tcPr>
            <w:tcW w:w="7388" w:type="dxa"/>
            <w:shd w:val="clear" w:color="auto" w:fill="auto"/>
            <w:vAlign w:val="center"/>
          </w:tcPr>
          <w:p w14:paraId="66DE26FD"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Safety Integrity Level</w:t>
            </w:r>
          </w:p>
        </w:tc>
      </w:tr>
      <w:tr w:rsidR="000769D6" w:rsidRPr="00DD74DF" w14:paraId="6CDB0A2C" w14:textId="77777777" w:rsidTr="00F12CEF">
        <w:trPr>
          <w:trHeight w:val="398"/>
        </w:trPr>
        <w:tc>
          <w:tcPr>
            <w:tcW w:w="2735" w:type="dxa"/>
            <w:shd w:val="clear" w:color="auto" w:fill="auto"/>
            <w:vAlign w:val="center"/>
          </w:tcPr>
          <w:p w14:paraId="29E5F7CE"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SMK</w:t>
            </w:r>
          </w:p>
        </w:tc>
        <w:tc>
          <w:tcPr>
            <w:tcW w:w="7388" w:type="dxa"/>
            <w:shd w:val="clear" w:color="auto" w:fill="auto"/>
            <w:vAlign w:val="center"/>
          </w:tcPr>
          <w:p w14:paraId="766070F9"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SMartKey</w:t>
            </w:r>
          </w:p>
        </w:tc>
      </w:tr>
      <w:tr w:rsidR="000769D6" w:rsidRPr="00DD74DF" w14:paraId="05AEC44F" w14:textId="77777777" w:rsidTr="00F12CEF">
        <w:trPr>
          <w:trHeight w:val="398"/>
        </w:trPr>
        <w:tc>
          <w:tcPr>
            <w:tcW w:w="2735" w:type="dxa"/>
            <w:shd w:val="clear" w:color="auto" w:fill="auto"/>
            <w:vAlign w:val="center"/>
          </w:tcPr>
          <w:p w14:paraId="2A2234CB"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SRX</w:t>
            </w:r>
          </w:p>
        </w:tc>
        <w:tc>
          <w:tcPr>
            <w:tcW w:w="7388" w:type="dxa"/>
            <w:shd w:val="clear" w:color="auto" w:fill="auto"/>
            <w:vAlign w:val="center"/>
          </w:tcPr>
          <w:p w14:paraId="7D501E7E"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Standalone Receiver</w:t>
            </w:r>
          </w:p>
        </w:tc>
      </w:tr>
      <w:tr w:rsidR="000769D6" w:rsidRPr="00DD74DF" w14:paraId="44D1ED54" w14:textId="77777777" w:rsidTr="00F12CEF">
        <w:trPr>
          <w:trHeight w:val="398"/>
        </w:trPr>
        <w:tc>
          <w:tcPr>
            <w:tcW w:w="2735" w:type="dxa"/>
            <w:shd w:val="clear" w:color="auto" w:fill="auto"/>
            <w:vAlign w:val="center"/>
          </w:tcPr>
          <w:p w14:paraId="1CADB9FB"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TP</w:t>
            </w:r>
          </w:p>
        </w:tc>
        <w:tc>
          <w:tcPr>
            <w:tcW w:w="7388" w:type="dxa"/>
            <w:shd w:val="clear" w:color="auto" w:fill="auto"/>
            <w:vAlign w:val="center"/>
          </w:tcPr>
          <w:p w14:paraId="4FC49D43"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TransPonder</w:t>
            </w:r>
          </w:p>
        </w:tc>
      </w:tr>
      <w:tr w:rsidR="000769D6" w:rsidRPr="00DD74DF" w14:paraId="5B156DE7" w14:textId="77777777" w:rsidTr="00F12CEF">
        <w:trPr>
          <w:trHeight w:val="398"/>
        </w:trPr>
        <w:tc>
          <w:tcPr>
            <w:tcW w:w="2735" w:type="dxa"/>
            <w:shd w:val="clear" w:color="auto" w:fill="auto"/>
            <w:vAlign w:val="center"/>
          </w:tcPr>
          <w:p w14:paraId="448A8F20"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&lt;&gt;</w:t>
            </w:r>
          </w:p>
        </w:tc>
        <w:tc>
          <w:tcPr>
            <w:tcW w:w="7388" w:type="dxa"/>
            <w:shd w:val="clear" w:color="auto" w:fill="auto"/>
            <w:vAlign w:val="center"/>
          </w:tcPr>
          <w:p w14:paraId="12A18FC7"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Relational operator meaning "Different than"</w:t>
            </w:r>
          </w:p>
        </w:tc>
      </w:tr>
      <w:tr w:rsidR="000769D6" w:rsidRPr="00DD74DF" w14:paraId="4C18120C" w14:textId="77777777" w:rsidTr="00F12CEF">
        <w:trPr>
          <w:trHeight w:val="398"/>
        </w:trPr>
        <w:tc>
          <w:tcPr>
            <w:tcW w:w="2735" w:type="dxa"/>
            <w:shd w:val="clear" w:color="auto" w:fill="auto"/>
            <w:vAlign w:val="center"/>
          </w:tcPr>
          <w:p w14:paraId="602621FD"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I</w:t>
            </w:r>
            <w:r w:rsidRPr="00DD74DF">
              <w:rPr>
                <w:rFonts w:ascii="현대하모니 M" w:eastAsia="현대하모니 M" w:hAnsi="현대하모니 M" w:hint="eastAsia"/>
                <w:sz w:val="18"/>
                <w:szCs w:val="18"/>
              </w:rPr>
              <w:t>G</w:t>
            </w:r>
            <w:r w:rsidRPr="00DD74DF">
              <w:rPr>
                <w:rFonts w:ascii="현대하모니 M" w:eastAsia="현대하모니 M" w:hAnsi="현대하모니 M"/>
                <w:sz w:val="18"/>
                <w:szCs w:val="18"/>
              </w:rPr>
              <w:t>PM</w:t>
            </w:r>
          </w:p>
        </w:tc>
        <w:tc>
          <w:tcPr>
            <w:tcW w:w="7388" w:type="dxa"/>
            <w:shd w:val="clear" w:color="auto" w:fill="auto"/>
            <w:vAlign w:val="center"/>
          </w:tcPr>
          <w:p w14:paraId="31F2D668"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Integrated Gateway and Power control Module</w:t>
            </w:r>
          </w:p>
        </w:tc>
      </w:tr>
      <w:tr w:rsidR="000769D6" w:rsidRPr="00DD74DF" w14:paraId="06A40D17" w14:textId="77777777" w:rsidTr="00F12CEF">
        <w:trPr>
          <w:trHeight w:val="398"/>
        </w:trPr>
        <w:tc>
          <w:tcPr>
            <w:tcW w:w="2735" w:type="dxa"/>
            <w:shd w:val="clear" w:color="auto" w:fill="auto"/>
            <w:vAlign w:val="center"/>
          </w:tcPr>
          <w:p w14:paraId="52792E06"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hint="eastAsia"/>
                <w:sz w:val="18"/>
                <w:szCs w:val="18"/>
              </w:rPr>
              <w:t>LDC</w:t>
            </w:r>
          </w:p>
        </w:tc>
        <w:tc>
          <w:tcPr>
            <w:tcW w:w="7388" w:type="dxa"/>
            <w:shd w:val="clear" w:color="auto" w:fill="auto"/>
            <w:vAlign w:val="center"/>
          </w:tcPr>
          <w:p w14:paraId="0DE789F4"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hint="eastAsia"/>
                <w:sz w:val="18"/>
                <w:szCs w:val="18"/>
              </w:rPr>
              <w:t>Low power Dc to dc Converter</w:t>
            </w:r>
          </w:p>
        </w:tc>
      </w:tr>
      <w:tr w:rsidR="000769D6" w:rsidRPr="00DD74DF" w14:paraId="390773EF" w14:textId="77777777" w:rsidTr="00F12CEF">
        <w:trPr>
          <w:trHeight w:val="398"/>
        </w:trPr>
        <w:tc>
          <w:tcPr>
            <w:tcW w:w="2735" w:type="dxa"/>
            <w:shd w:val="clear" w:color="auto" w:fill="auto"/>
            <w:vAlign w:val="center"/>
          </w:tcPr>
          <w:p w14:paraId="5E96EEB7"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UMS</w:t>
            </w:r>
          </w:p>
        </w:tc>
        <w:tc>
          <w:tcPr>
            <w:tcW w:w="7388" w:type="dxa"/>
            <w:shd w:val="clear" w:color="auto" w:fill="auto"/>
            <w:vAlign w:val="center"/>
          </w:tcPr>
          <w:p w14:paraId="5F50C7A2"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User Mode Setting of IPM</w:t>
            </w:r>
          </w:p>
        </w:tc>
      </w:tr>
      <w:tr w:rsidR="000769D6" w:rsidRPr="00DD74DF" w14:paraId="39221470" w14:textId="77777777" w:rsidTr="00F12CEF">
        <w:trPr>
          <w:trHeight w:val="398"/>
        </w:trPr>
        <w:tc>
          <w:tcPr>
            <w:tcW w:w="2735" w:type="dxa"/>
            <w:shd w:val="clear" w:color="auto" w:fill="auto"/>
            <w:vAlign w:val="center"/>
          </w:tcPr>
          <w:p w14:paraId="6DF768BF"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CALIB</w:t>
            </w:r>
          </w:p>
        </w:tc>
        <w:tc>
          <w:tcPr>
            <w:tcW w:w="7388" w:type="dxa"/>
            <w:shd w:val="clear" w:color="auto" w:fill="auto"/>
            <w:vAlign w:val="center"/>
          </w:tcPr>
          <w:p w14:paraId="477A47D2"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t>CALIBration data saving in EEPROM</w:t>
            </w:r>
          </w:p>
        </w:tc>
      </w:tr>
      <w:tr w:rsidR="000769D6" w:rsidRPr="00DD74DF" w14:paraId="2A383DCD" w14:textId="77777777" w:rsidTr="00F12CEF">
        <w:trPr>
          <w:trHeight w:val="422"/>
        </w:trPr>
        <w:tc>
          <w:tcPr>
            <w:tcW w:w="2735" w:type="dxa"/>
            <w:shd w:val="clear" w:color="auto" w:fill="auto"/>
            <w:vAlign w:val="center"/>
          </w:tcPr>
          <w:p w14:paraId="6B76DBA9" w14:textId="77777777" w:rsidR="000769D6" w:rsidRPr="00DD74DF" w:rsidRDefault="000769D6" w:rsidP="008674AD">
            <w:pPr>
              <w:rPr>
                <w:rFonts w:ascii="현대하모니 M" w:eastAsia="현대하모니 M" w:hAnsi="현대하모니 M"/>
                <w:sz w:val="18"/>
                <w:szCs w:val="18"/>
              </w:rPr>
            </w:pPr>
            <w:r w:rsidRPr="00DD74DF">
              <w:rPr>
                <w:rFonts w:ascii="현대하모니 M" w:eastAsia="현대하모니 M" w:hAnsi="현대하모니 M"/>
                <w:sz w:val="18"/>
                <w:szCs w:val="18"/>
              </w:rPr>
              <w:lastRenderedPageBreak/>
              <w:t>Packet</w:t>
            </w:r>
          </w:p>
        </w:tc>
        <w:tc>
          <w:tcPr>
            <w:tcW w:w="7388" w:type="dxa"/>
            <w:shd w:val="clear" w:color="auto" w:fill="auto"/>
            <w:vAlign w:val="center"/>
          </w:tcPr>
          <w:p w14:paraId="49D5CD77" w14:textId="77777777" w:rsidR="000769D6" w:rsidRPr="00DD74DF" w:rsidRDefault="000769D6" w:rsidP="008674AD">
            <w:pPr>
              <w:keepNext/>
              <w:rPr>
                <w:rFonts w:ascii="현대하모니 M" w:eastAsia="현대하모니 M" w:hAnsi="현대하모니 M"/>
                <w:sz w:val="18"/>
                <w:szCs w:val="18"/>
              </w:rPr>
            </w:pPr>
            <w:r w:rsidRPr="00DD74DF">
              <w:rPr>
                <w:rFonts w:ascii="현대하모니 M" w:eastAsia="현대하모니 M" w:hAnsi="현대하모니 M"/>
                <w:sz w:val="18"/>
                <w:szCs w:val="18"/>
              </w:rPr>
              <w:t>RX가 TX로 메시지를 통신하는 데 이용하는 데이터 구조</w:t>
            </w:r>
          </w:p>
        </w:tc>
      </w:tr>
    </w:tbl>
    <w:p w14:paraId="4AA7A6B5" w14:textId="4F137C89" w:rsidR="000769D6" w:rsidRDefault="000769D6" w:rsidP="000769D6">
      <w:pPr>
        <w:pStyle w:val="25"/>
        <w:ind w:left="440"/>
        <w:rPr>
          <w:rFonts w:ascii="현대하모니 M" w:eastAsia="현대하모니 M" w:hAnsi="현대하모니 M"/>
        </w:rPr>
      </w:pPr>
      <w:bookmarkStart w:id="4" w:name="_Toc110871898"/>
      <w:r w:rsidRPr="00DD74DF">
        <w:rPr>
          <w:rFonts w:ascii="현대하모니 M" w:eastAsia="현대하모니 M" w:hAnsi="현대하모니 M"/>
        </w:rPr>
        <w:t xml:space="preserve">Table </w:t>
      </w:r>
      <w:r w:rsidRPr="00DD74DF">
        <w:rPr>
          <w:rFonts w:ascii="현대하모니 M" w:eastAsia="현대하모니 M" w:hAnsi="현대하모니 M"/>
        </w:rPr>
        <w:fldChar w:fldCharType="begin"/>
      </w:r>
      <w:r w:rsidRPr="00DD74DF">
        <w:rPr>
          <w:rFonts w:ascii="현대하모니 M" w:eastAsia="현대하모니 M" w:hAnsi="현대하모니 M"/>
        </w:rPr>
        <w:instrText xml:space="preserve"> SEQ Table \* ARABIC </w:instrText>
      </w:r>
      <w:r w:rsidRPr="00DD74DF">
        <w:rPr>
          <w:rFonts w:ascii="현대하모니 M" w:eastAsia="현대하모니 M" w:hAnsi="현대하모니 M"/>
        </w:rPr>
        <w:fldChar w:fldCharType="separate"/>
      </w:r>
      <w:r w:rsidR="009F53BA">
        <w:rPr>
          <w:rFonts w:ascii="현대하모니 M" w:eastAsia="현대하모니 M" w:hAnsi="현대하모니 M"/>
          <w:noProof/>
        </w:rPr>
        <w:t>1</w:t>
      </w:r>
      <w:r w:rsidRPr="00DD74DF">
        <w:rPr>
          <w:rFonts w:ascii="현대하모니 M" w:eastAsia="현대하모니 M" w:hAnsi="현대하모니 M"/>
          <w:noProof/>
        </w:rPr>
        <w:fldChar w:fldCharType="end"/>
      </w:r>
      <w:r w:rsidRPr="00DD74DF">
        <w:rPr>
          <w:rFonts w:ascii="현대하모니 M" w:eastAsia="현대하모니 M" w:hAnsi="현대하모니 M" w:hint="eastAsia"/>
        </w:rPr>
        <w:t>: 용어 정의</w:t>
      </w:r>
      <w:bookmarkEnd w:id="4"/>
    </w:p>
    <w:p w14:paraId="1CB3414D" w14:textId="77777777" w:rsidR="000769D6" w:rsidRDefault="000769D6" w:rsidP="000769D6">
      <w:r>
        <w:br w:type="page"/>
      </w:r>
    </w:p>
    <w:p w14:paraId="23DCEEC2" w14:textId="77777777" w:rsidR="000769D6" w:rsidRPr="00A02DDE" w:rsidRDefault="000769D6" w:rsidP="000769D6">
      <w:pPr>
        <w:pStyle w:val="1"/>
      </w:pPr>
      <w:bookmarkStart w:id="5" w:name="_Toc518476899"/>
      <w:bookmarkStart w:id="6" w:name="_Toc110871843"/>
      <w:bookmarkEnd w:id="5"/>
      <w:r w:rsidRPr="00A02DDE">
        <w:lastRenderedPageBreak/>
        <w:t>DIAGNOSTIC SPECIFICATION</w:t>
      </w:r>
      <w:bookmarkEnd w:id="6"/>
    </w:p>
    <w:p w14:paraId="6DC03C66" w14:textId="77777777" w:rsidR="000769D6" w:rsidRPr="00DD74DF" w:rsidRDefault="000769D6" w:rsidP="000769D6">
      <w:pPr>
        <w:rPr>
          <w:rFonts w:ascii="현대하모니 M" w:eastAsia="현대하모니 M" w:hAnsi="현대하모니 M"/>
          <w:lang w:val="en-GB"/>
        </w:rPr>
      </w:pPr>
      <w:bookmarkStart w:id="7" w:name="_Toc394413211"/>
      <w:bookmarkStart w:id="8" w:name="_Toc401846484"/>
      <w:bookmarkStart w:id="9" w:name="_Toc352574633"/>
      <w:r w:rsidRPr="00DD74DF">
        <w:rPr>
          <w:rFonts w:ascii="현대하모니 M" w:eastAsia="현대하모니 M" w:hAnsi="현대하모니 M" w:hint="eastAsia"/>
          <w:lang w:val="en-GB"/>
        </w:rPr>
        <w:t>진단 사양은 HKMC ES95486-00 (UDS on CAN 진단통신 사양서)을 따른다.</w:t>
      </w:r>
    </w:p>
    <w:p w14:paraId="02DA108A" w14:textId="77777777" w:rsidR="000769D6" w:rsidRPr="000769D6" w:rsidRDefault="000769D6" w:rsidP="000769D6">
      <w:pPr>
        <w:pStyle w:val="21"/>
      </w:pPr>
      <w:bookmarkStart w:id="10" w:name="_Toc245559448"/>
      <w:bookmarkStart w:id="11" w:name="_Toc262820645"/>
      <w:bookmarkStart w:id="12" w:name="_Toc394413215"/>
      <w:bookmarkStart w:id="13" w:name="_Toc401846488"/>
      <w:bookmarkStart w:id="14" w:name="_Toc403485364"/>
      <w:bookmarkStart w:id="15" w:name="_Toc110871844"/>
      <w:r w:rsidRPr="000769D6">
        <w:rPr>
          <w:rFonts w:hint="eastAsia"/>
        </w:rPr>
        <w:t>Protocol Definition</w:t>
      </w:r>
      <w:bookmarkEnd w:id="10"/>
      <w:bookmarkEnd w:id="11"/>
      <w:bookmarkEnd w:id="12"/>
      <w:bookmarkEnd w:id="13"/>
      <w:bookmarkEnd w:id="14"/>
      <w:bookmarkEnd w:id="15"/>
    </w:p>
    <w:p w14:paraId="02B93ECD" w14:textId="77777777" w:rsidR="000769D6" w:rsidRPr="000769D6" w:rsidRDefault="000769D6" w:rsidP="000769D6">
      <w:pPr>
        <w:pStyle w:val="32"/>
      </w:pPr>
      <w:bookmarkStart w:id="16" w:name="_Toc110871845"/>
      <w:bookmarkStart w:id="17" w:name="_Toc245559449"/>
      <w:bookmarkStart w:id="18" w:name="_Toc262820646"/>
      <w:bookmarkStart w:id="19" w:name="_Toc394413216"/>
      <w:bookmarkStart w:id="20" w:name="_Toc401846489"/>
      <w:bookmarkStart w:id="21" w:name="_Toc403485365"/>
      <w:r w:rsidRPr="000769D6">
        <w:rPr>
          <w:rFonts w:hint="eastAsia"/>
        </w:rPr>
        <w:t>진단 통신 서비스 지원 목록</w:t>
      </w:r>
      <w:bookmarkEnd w:id="16"/>
    </w:p>
    <w:p w14:paraId="17AAE896" w14:textId="77777777" w:rsidR="000769D6" w:rsidRPr="00DD74DF" w:rsidRDefault="000769D6" w:rsidP="000769D6">
      <w:pPr>
        <w:rPr>
          <w:rFonts w:ascii="현대하모니 M" w:eastAsia="현대하모니 M" w:hAnsi="현대하모니 M"/>
          <w:sz w:val="20"/>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754"/>
        <w:gridCol w:w="993"/>
        <w:gridCol w:w="2036"/>
        <w:gridCol w:w="2036"/>
        <w:gridCol w:w="1660"/>
      </w:tblGrid>
      <w:tr w:rsidR="000769D6" w:rsidRPr="00DD74DF" w14:paraId="4CBC7342" w14:textId="77777777" w:rsidTr="008674AD">
        <w:trPr>
          <w:jc w:val="center"/>
        </w:trPr>
        <w:tc>
          <w:tcPr>
            <w:tcW w:w="2754" w:type="dxa"/>
            <w:vMerge w:val="restart"/>
            <w:shd w:val="clear" w:color="auto" w:fill="D9D9D9" w:themeFill="background1" w:themeFillShade="D9"/>
          </w:tcPr>
          <w:p w14:paraId="12A9901E"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 xml:space="preserve">   </w:t>
            </w:r>
          </w:p>
        </w:tc>
        <w:tc>
          <w:tcPr>
            <w:tcW w:w="993" w:type="dxa"/>
            <w:vMerge w:val="restart"/>
            <w:shd w:val="clear" w:color="auto" w:fill="D9D9D9" w:themeFill="background1" w:themeFillShade="D9"/>
            <w:vAlign w:val="center"/>
          </w:tcPr>
          <w:p w14:paraId="0E0A81A6"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Req</w:t>
            </w:r>
          </w:p>
          <w:p w14:paraId="441C67CF"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SID</w:t>
            </w:r>
          </w:p>
          <w:p w14:paraId="10C741D1"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(HEX)</w:t>
            </w:r>
          </w:p>
        </w:tc>
        <w:tc>
          <w:tcPr>
            <w:tcW w:w="5732" w:type="dxa"/>
            <w:gridSpan w:val="3"/>
            <w:shd w:val="clear" w:color="auto" w:fill="D9D9D9" w:themeFill="background1" w:themeFillShade="D9"/>
          </w:tcPr>
          <w:p w14:paraId="4734B97B"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Diagnostic Modes</w:t>
            </w:r>
          </w:p>
        </w:tc>
      </w:tr>
      <w:tr w:rsidR="000769D6" w:rsidRPr="00DD74DF" w14:paraId="7736DADF" w14:textId="77777777" w:rsidTr="008674AD">
        <w:trPr>
          <w:jc w:val="center"/>
        </w:trPr>
        <w:tc>
          <w:tcPr>
            <w:tcW w:w="2754" w:type="dxa"/>
            <w:vMerge/>
            <w:shd w:val="clear" w:color="auto" w:fill="B8CCE4"/>
          </w:tcPr>
          <w:p w14:paraId="749E8111" w14:textId="77777777" w:rsidR="000769D6" w:rsidRPr="00DD74DF" w:rsidRDefault="000769D6" w:rsidP="008674AD">
            <w:pPr>
              <w:autoSpaceDE w:val="0"/>
              <w:autoSpaceDN w:val="0"/>
              <w:rPr>
                <w:rFonts w:ascii="현대하모니 M" w:eastAsia="현대하모니 M" w:hAnsi="현대하모니 M"/>
                <w:sz w:val="20"/>
              </w:rPr>
            </w:pPr>
          </w:p>
        </w:tc>
        <w:tc>
          <w:tcPr>
            <w:tcW w:w="993" w:type="dxa"/>
            <w:vMerge/>
            <w:shd w:val="clear" w:color="auto" w:fill="B8CCE4"/>
            <w:vAlign w:val="center"/>
          </w:tcPr>
          <w:p w14:paraId="7FCA5E0F"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D9D9D9" w:themeFill="background1" w:themeFillShade="D9"/>
            <w:vAlign w:val="center"/>
          </w:tcPr>
          <w:p w14:paraId="11877371"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Default</w:t>
            </w:r>
          </w:p>
          <w:p w14:paraId="1464719F"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Session</w:t>
            </w:r>
          </w:p>
          <w:p w14:paraId="6C67A3BF"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(01h)</w:t>
            </w:r>
          </w:p>
        </w:tc>
        <w:tc>
          <w:tcPr>
            <w:tcW w:w="2036" w:type="dxa"/>
            <w:shd w:val="clear" w:color="auto" w:fill="D9D9D9" w:themeFill="background1" w:themeFillShade="D9"/>
            <w:vAlign w:val="center"/>
          </w:tcPr>
          <w:p w14:paraId="5F01BF0F"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Programming</w:t>
            </w:r>
          </w:p>
          <w:p w14:paraId="610B9935"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Session</w:t>
            </w:r>
          </w:p>
          <w:p w14:paraId="150182A3"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(02h)</w:t>
            </w:r>
          </w:p>
        </w:tc>
        <w:tc>
          <w:tcPr>
            <w:tcW w:w="1660" w:type="dxa"/>
            <w:shd w:val="clear" w:color="auto" w:fill="D9D9D9" w:themeFill="background1" w:themeFillShade="D9"/>
            <w:vAlign w:val="center"/>
          </w:tcPr>
          <w:p w14:paraId="75FD6EC5"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Extended</w:t>
            </w:r>
          </w:p>
          <w:p w14:paraId="168F6751"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Diagnostic</w:t>
            </w:r>
          </w:p>
          <w:p w14:paraId="167B49B2"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Session</w:t>
            </w:r>
          </w:p>
          <w:p w14:paraId="12C6FF25"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(03h)</w:t>
            </w:r>
          </w:p>
        </w:tc>
      </w:tr>
      <w:tr w:rsidR="000769D6" w:rsidRPr="00DD74DF" w14:paraId="593679AD" w14:textId="77777777" w:rsidTr="008674AD">
        <w:trPr>
          <w:jc w:val="center"/>
        </w:trPr>
        <w:tc>
          <w:tcPr>
            <w:tcW w:w="2754" w:type="dxa"/>
            <w:shd w:val="clear" w:color="auto" w:fill="auto"/>
          </w:tcPr>
          <w:p w14:paraId="0E779234"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DiagnosticSessionControl</w:t>
            </w:r>
          </w:p>
        </w:tc>
        <w:tc>
          <w:tcPr>
            <w:tcW w:w="993" w:type="dxa"/>
            <w:shd w:val="clear" w:color="auto" w:fill="auto"/>
            <w:vAlign w:val="center"/>
          </w:tcPr>
          <w:p w14:paraId="1C308BAA"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10</w:t>
            </w:r>
          </w:p>
        </w:tc>
        <w:tc>
          <w:tcPr>
            <w:tcW w:w="2036" w:type="dxa"/>
            <w:shd w:val="clear" w:color="auto" w:fill="auto"/>
          </w:tcPr>
          <w:p w14:paraId="0D6ACA22"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2036" w:type="dxa"/>
            <w:shd w:val="clear" w:color="auto" w:fill="auto"/>
          </w:tcPr>
          <w:p w14:paraId="54D937DE"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2C411E5C"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649FBFA9" w14:textId="77777777" w:rsidTr="008674AD">
        <w:trPr>
          <w:jc w:val="center"/>
        </w:trPr>
        <w:tc>
          <w:tcPr>
            <w:tcW w:w="2754" w:type="dxa"/>
            <w:shd w:val="clear" w:color="auto" w:fill="auto"/>
          </w:tcPr>
          <w:p w14:paraId="19E6BBEA"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SecurityAccess</w:t>
            </w:r>
          </w:p>
        </w:tc>
        <w:tc>
          <w:tcPr>
            <w:tcW w:w="993" w:type="dxa"/>
            <w:shd w:val="clear" w:color="auto" w:fill="auto"/>
            <w:vAlign w:val="center"/>
          </w:tcPr>
          <w:p w14:paraId="43C3C039"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27</w:t>
            </w:r>
          </w:p>
        </w:tc>
        <w:tc>
          <w:tcPr>
            <w:tcW w:w="2036" w:type="dxa"/>
            <w:shd w:val="clear" w:color="auto" w:fill="auto"/>
          </w:tcPr>
          <w:p w14:paraId="47B217BC"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164556A6"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7D19DF7D"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7165FAA5" w14:textId="77777777" w:rsidTr="008674AD">
        <w:trPr>
          <w:jc w:val="center"/>
        </w:trPr>
        <w:tc>
          <w:tcPr>
            <w:tcW w:w="2754" w:type="dxa"/>
            <w:shd w:val="clear" w:color="auto" w:fill="auto"/>
          </w:tcPr>
          <w:p w14:paraId="5F889CF8"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StopDiagnosticSession</w:t>
            </w:r>
          </w:p>
        </w:tc>
        <w:tc>
          <w:tcPr>
            <w:tcW w:w="993" w:type="dxa"/>
            <w:shd w:val="clear" w:color="auto" w:fill="auto"/>
            <w:vAlign w:val="center"/>
          </w:tcPr>
          <w:p w14:paraId="16FAC97C"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20</w:t>
            </w:r>
          </w:p>
        </w:tc>
        <w:tc>
          <w:tcPr>
            <w:tcW w:w="2036" w:type="dxa"/>
            <w:shd w:val="clear" w:color="auto" w:fill="auto"/>
          </w:tcPr>
          <w:p w14:paraId="2E106966"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2036" w:type="dxa"/>
            <w:shd w:val="clear" w:color="auto" w:fill="auto"/>
          </w:tcPr>
          <w:p w14:paraId="46A82F3E"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3D293869"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4EB00788" w14:textId="77777777" w:rsidTr="008674AD">
        <w:trPr>
          <w:jc w:val="center"/>
        </w:trPr>
        <w:tc>
          <w:tcPr>
            <w:tcW w:w="2754" w:type="dxa"/>
            <w:shd w:val="clear" w:color="auto" w:fill="auto"/>
          </w:tcPr>
          <w:p w14:paraId="704D785C"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ReadDataByIdentifier</w:t>
            </w:r>
          </w:p>
        </w:tc>
        <w:tc>
          <w:tcPr>
            <w:tcW w:w="993" w:type="dxa"/>
            <w:shd w:val="clear" w:color="auto" w:fill="auto"/>
            <w:vAlign w:val="center"/>
          </w:tcPr>
          <w:p w14:paraId="670F5B54"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22</w:t>
            </w:r>
          </w:p>
        </w:tc>
        <w:tc>
          <w:tcPr>
            <w:tcW w:w="2036" w:type="dxa"/>
            <w:shd w:val="clear" w:color="auto" w:fill="auto"/>
          </w:tcPr>
          <w:p w14:paraId="532F93BC"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2036" w:type="dxa"/>
            <w:shd w:val="clear" w:color="auto" w:fill="auto"/>
          </w:tcPr>
          <w:p w14:paraId="6343748D" w14:textId="77777777" w:rsidR="000769D6" w:rsidRPr="00DD74DF" w:rsidRDefault="000769D6" w:rsidP="008674AD">
            <w:pPr>
              <w:autoSpaceDE w:val="0"/>
              <w:autoSpaceDN w:val="0"/>
              <w:jc w:val="center"/>
              <w:rPr>
                <w:rFonts w:ascii="현대하모니 M" w:eastAsia="현대하모니 M" w:hAnsi="현대하모니 M"/>
                <w:sz w:val="20"/>
              </w:rPr>
            </w:pPr>
          </w:p>
        </w:tc>
        <w:tc>
          <w:tcPr>
            <w:tcW w:w="1660" w:type="dxa"/>
            <w:shd w:val="clear" w:color="auto" w:fill="auto"/>
          </w:tcPr>
          <w:p w14:paraId="2DDB3C96"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599FCD6B" w14:textId="77777777" w:rsidTr="008674AD">
        <w:trPr>
          <w:jc w:val="center"/>
        </w:trPr>
        <w:tc>
          <w:tcPr>
            <w:tcW w:w="2754" w:type="dxa"/>
            <w:shd w:val="clear" w:color="auto" w:fill="auto"/>
          </w:tcPr>
          <w:p w14:paraId="521DB95B" w14:textId="77777777" w:rsidR="000769D6" w:rsidRPr="00DD74DF" w:rsidRDefault="000769D6" w:rsidP="008674AD">
            <w:pPr>
              <w:autoSpaceDE w:val="0"/>
              <w:autoSpaceDN w:val="0"/>
              <w:rPr>
                <w:rFonts w:ascii="현대하모니 M" w:eastAsia="현대하모니 M" w:hAnsi="현대하모니 M"/>
                <w:sz w:val="20"/>
              </w:rPr>
            </w:pPr>
            <w:r>
              <w:rPr>
                <w:rFonts w:ascii="현대하모니 M" w:eastAsia="현대하모니 M" w:hAnsi="현대하모니 M" w:hint="eastAsia"/>
                <w:sz w:val="20"/>
              </w:rPr>
              <w:t>Input Output Control</w:t>
            </w:r>
          </w:p>
        </w:tc>
        <w:tc>
          <w:tcPr>
            <w:tcW w:w="993" w:type="dxa"/>
            <w:shd w:val="clear" w:color="auto" w:fill="auto"/>
            <w:vAlign w:val="center"/>
          </w:tcPr>
          <w:p w14:paraId="595CC6CD" w14:textId="77777777" w:rsidR="000769D6" w:rsidRPr="00DD74DF" w:rsidRDefault="000769D6" w:rsidP="008674AD">
            <w:pPr>
              <w:autoSpaceDE w:val="0"/>
              <w:autoSpaceDN w:val="0"/>
              <w:jc w:val="center"/>
              <w:rPr>
                <w:rFonts w:ascii="현대하모니 M" w:eastAsia="현대하모니 M" w:hAnsi="현대하모니 M"/>
                <w:sz w:val="20"/>
              </w:rPr>
            </w:pPr>
            <w:r>
              <w:rPr>
                <w:rFonts w:ascii="현대하모니 M" w:eastAsia="현대하모니 M" w:hAnsi="현대하모니 M" w:hint="eastAsia"/>
                <w:sz w:val="20"/>
              </w:rPr>
              <w:t>2F</w:t>
            </w:r>
          </w:p>
        </w:tc>
        <w:tc>
          <w:tcPr>
            <w:tcW w:w="2036" w:type="dxa"/>
            <w:shd w:val="clear" w:color="auto" w:fill="auto"/>
          </w:tcPr>
          <w:p w14:paraId="57439225"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564A6FF4" w14:textId="77777777" w:rsidR="000769D6" w:rsidRDefault="000769D6" w:rsidP="008674AD">
            <w:pPr>
              <w:jc w:val="center"/>
            </w:pPr>
          </w:p>
        </w:tc>
        <w:tc>
          <w:tcPr>
            <w:tcW w:w="1660" w:type="dxa"/>
            <w:shd w:val="clear" w:color="auto" w:fill="auto"/>
          </w:tcPr>
          <w:p w14:paraId="00B5CDAB" w14:textId="77777777" w:rsidR="000769D6" w:rsidRDefault="000769D6" w:rsidP="008674AD">
            <w:pPr>
              <w:jc w:val="center"/>
            </w:pPr>
            <w:r w:rsidRPr="0006601E">
              <w:rPr>
                <w:rFonts w:ascii="현대하모니 M" w:eastAsia="현대하모니 M" w:hAnsi="현대하모니 M" w:hint="eastAsia"/>
                <w:sz w:val="20"/>
              </w:rPr>
              <w:t>●</w:t>
            </w:r>
          </w:p>
        </w:tc>
      </w:tr>
      <w:tr w:rsidR="000769D6" w:rsidRPr="00DD74DF" w14:paraId="3A2C4C7E" w14:textId="77777777" w:rsidTr="008674AD">
        <w:trPr>
          <w:jc w:val="center"/>
        </w:trPr>
        <w:tc>
          <w:tcPr>
            <w:tcW w:w="2754" w:type="dxa"/>
            <w:shd w:val="clear" w:color="auto" w:fill="auto"/>
          </w:tcPr>
          <w:p w14:paraId="629879D5"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ReadDTCInformation</w:t>
            </w:r>
          </w:p>
        </w:tc>
        <w:tc>
          <w:tcPr>
            <w:tcW w:w="993" w:type="dxa"/>
            <w:shd w:val="clear" w:color="auto" w:fill="auto"/>
            <w:vAlign w:val="center"/>
          </w:tcPr>
          <w:p w14:paraId="0E86BE44"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19</w:t>
            </w:r>
          </w:p>
        </w:tc>
        <w:tc>
          <w:tcPr>
            <w:tcW w:w="2036" w:type="dxa"/>
            <w:shd w:val="clear" w:color="auto" w:fill="auto"/>
          </w:tcPr>
          <w:p w14:paraId="623E0108"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2036" w:type="dxa"/>
            <w:shd w:val="clear" w:color="auto" w:fill="auto"/>
          </w:tcPr>
          <w:p w14:paraId="7FBA70EF" w14:textId="77777777" w:rsidR="000769D6" w:rsidRPr="00DD74DF" w:rsidRDefault="000769D6" w:rsidP="008674AD">
            <w:pPr>
              <w:autoSpaceDE w:val="0"/>
              <w:autoSpaceDN w:val="0"/>
              <w:jc w:val="center"/>
              <w:rPr>
                <w:rFonts w:ascii="현대하모니 M" w:eastAsia="현대하모니 M" w:hAnsi="현대하모니 M"/>
                <w:sz w:val="20"/>
              </w:rPr>
            </w:pPr>
          </w:p>
        </w:tc>
        <w:tc>
          <w:tcPr>
            <w:tcW w:w="1660" w:type="dxa"/>
            <w:shd w:val="clear" w:color="auto" w:fill="auto"/>
          </w:tcPr>
          <w:p w14:paraId="2E8B89A5"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08E71A99" w14:textId="77777777" w:rsidTr="008674AD">
        <w:trPr>
          <w:jc w:val="center"/>
        </w:trPr>
        <w:tc>
          <w:tcPr>
            <w:tcW w:w="2754" w:type="dxa"/>
            <w:shd w:val="clear" w:color="auto" w:fill="auto"/>
          </w:tcPr>
          <w:p w14:paraId="507F5789"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ClearDiagnosticInformation</w:t>
            </w:r>
          </w:p>
        </w:tc>
        <w:tc>
          <w:tcPr>
            <w:tcW w:w="993" w:type="dxa"/>
            <w:shd w:val="clear" w:color="auto" w:fill="auto"/>
            <w:vAlign w:val="center"/>
          </w:tcPr>
          <w:p w14:paraId="404E13D6"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14</w:t>
            </w:r>
          </w:p>
        </w:tc>
        <w:tc>
          <w:tcPr>
            <w:tcW w:w="2036" w:type="dxa"/>
            <w:shd w:val="clear" w:color="auto" w:fill="auto"/>
          </w:tcPr>
          <w:p w14:paraId="0E5BD642"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2036" w:type="dxa"/>
            <w:shd w:val="clear" w:color="auto" w:fill="auto"/>
          </w:tcPr>
          <w:p w14:paraId="74374976" w14:textId="77777777" w:rsidR="000769D6" w:rsidRPr="00DD74DF" w:rsidRDefault="000769D6" w:rsidP="008674AD">
            <w:pPr>
              <w:autoSpaceDE w:val="0"/>
              <w:autoSpaceDN w:val="0"/>
              <w:jc w:val="center"/>
              <w:rPr>
                <w:rFonts w:ascii="현대하모니 M" w:eastAsia="현대하모니 M" w:hAnsi="현대하모니 M"/>
                <w:sz w:val="20"/>
              </w:rPr>
            </w:pPr>
          </w:p>
        </w:tc>
        <w:tc>
          <w:tcPr>
            <w:tcW w:w="1660" w:type="dxa"/>
            <w:shd w:val="clear" w:color="auto" w:fill="auto"/>
          </w:tcPr>
          <w:p w14:paraId="080A2982" w14:textId="77777777" w:rsidR="000769D6" w:rsidRPr="00DD74DF" w:rsidRDefault="000769D6" w:rsidP="008674AD">
            <w:pPr>
              <w:autoSpaceDE w:val="0"/>
              <w:autoSpaceDN w:val="0"/>
              <w:jc w:val="center"/>
              <w:rPr>
                <w:rFonts w:ascii="현대하모니 M" w:eastAsia="현대하모니 M" w:hAnsi="현대하모니 M"/>
                <w:sz w:val="20"/>
              </w:rPr>
            </w:pPr>
          </w:p>
        </w:tc>
      </w:tr>
      <w:tr w:rsidR="000769D6" w:rsidRPr="00DD74DF" w14:paraId="325F432F" w14:textId="77777777" w:rsidTr="008674AD">
        <w:trPr>
          <w:jc w:val="center"/>
        </w:trPr>
        <w:tc>
          <w:tcPr>
            <w:tcW w:w="2754" w:type="dxa"/>
            <w:shd w:val="clear" w:color="auto" w:fill="auto"/>
          </w:tcPr>
          <w:p w14:paraId="24F4262B"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RoutineControl</w:t>
            </w:r>
          </w:p>
        </w:tc>
        <w:tc>
          <w:tcPr>
            <w:tcW w:w="993" w:type="dxa"/>
            <w:shd w:val="clear" w:color="auto" w:fill="auto"/>
            <w:vAlign w:val="center"/>
          </w:tcPr>
          <w:p w14:paraId="4568F725"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31</w:t>
            </w:r>
          </w:p>
        </w:tc>
        <w:tc>
          <w:tcPr>
            <w:tcW w:w="2036" w:type="dxa"/>
            <w:shd w:val="clear" w:color="auto" w:fill="auto"/>
          </w:tcPr>
          <w:p w14:paraId="66DE10C5"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70363699" w14:textId="77777777" w:rsidR="000769D6" w:rsidRPr="00DD74DF" w:rsidRDefault="000769D6" w:rsidP="008674AD">
            <w:pPr>
              <w:autoSpaceDE w:val="0"/>
              <w:autoSpaceDN w:val="0"/>
              <w:jc w:val="center"/>
              <w:rPr>
                <w:rFonts w:ascii="현대하모니 M" w:eastAsia="현대하모니 M" w:hAnsi="현대하모니 M"/>
                <w:sz w:val="20"/>
              </w:rPr>
            </w:pPr>
          </w:p>
        </w:tc>
        <w:tc>
          <w:tcPr>
            <w:tcW w:w="1660" w:type="dxa"/>
            <w:shd w:val="clear" w:color="auto" w:fill="auto"/>
          </w:tcPr>
          <w:p w14:paraId="6AD96E09"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r>
      <w:tr w:rsidR="000769D6" w:rsidRPr="00DD74DF" w14:paraId="2CAC44A4" w14:textId="77777777" w:rsidTr="008674AD">
        <w:trPr>
          <w:jc w:val="center"/>
        </w:trPr>
        <w:tc>
          <w:tcPr>
            <w:tcW w:w="2754" w:type="dxa"/>
            <w:shd w:val="clear" w:color="auto" w:fill="auto"/>
          </w:tcPr>
          <w:p w14:paraId="0BA13BEB"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RequestDownload</w:t>
            </w:r>
          </w:p>
        </w:tc>
        <w:tc>
          <w:tcPr>
            <w:tcW w:w="993" w:type="dxa"/>
            <w:shd w:val="clear" w:color="auto" w:fill="auto"/>
            <w:vAlign w:val="center"/>
          </w:tcPr>
          <w:p w14:paraId="438451AE"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34</w:t>
            </w:r>
          </w:p>
        </w:tc>
        <w:tc>
          <w:tcPr>
            <w:tcW w:w="2036" w:type="dxa"/>
            <w:shd w:val="clear" w:color="auto" w:fill="auto"/>
          </w:tcPr>
          <w:p w14:paraId="463E599A"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6100372B"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60515EBC" w14:textId="77777777" w:rsidR="000769D6" w:rsidRPr="00DD74DF" w:rsidRDefault="000769D6" w:rsidP="008674AD">
            <w:pPr>
              <w:autoSpaceDE w:val="0"/>
              <w:autoSpaceDN w:val="0"/>
              <w:jc w:val="center"/>
              <w:rPr>
                <w:rFonts w:ascii="현대하모니 M" w:eastAsia="현대하모니 M" w:hAnsi="현대하모니 M"/>
                <w:sz w:val="20"/>
              </w:rPr>
            </w:pPr>
          </w:p>
        </w:tc>
      </w:tr>
      <w:tr w:rsidR="000769D6" w:rsidRPr="00DD74DF" w14:paraId="647983EE" w14:textId="77777777" w:rsidTr="008674AD">
        <w:trPr>
          <w:jc w:val="center"/>
        </w:trPr>
        <w:tc>
          <w:tcPr>
            <w:tcW w:w="2754" w:type="dxa"/>
            <w:shd w:val="clear" w:color="auto" w:fill="auto"/>
          </w:tcPr>
          <w:p w14:paraId="67D20218"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RequestUpload</w:t>
            </w:r>
          </w:p>
        </w:tc>
        <w:tc>
          <w:tcPr>
            <w:tcW w:w="993" w:type="dxa"/>
            <w:shd w:val="clear" w:color="auto" w:fill="auto"/>
            <w:vAlign w:val="center"/>
          </w:tcPr>
          <w:p w14:paraId="7EA74D99"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35</w:t>
            </w:r>
          </w:p>
        </w:tc>
        <w:tc>
          <w:tcPr>
            <w:tcW w:w="2036" w:type="dxa"/>
            <w:shd w:val="clear" w:color="auto" w:fill="auto"/>
          </w:tcPr>
          <w:p w14:paraId="7358E296"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33F98602"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0696DBC3" w14:textId="77777777" w:rsidR="000769D6" w:rsidRPr="00DD74DF" w:rsidRDefault="000769D6" w:rsidP="008674AD">
            <w:pPr>
              <w:autoSpaceDE w:val="0"/>
              <w:autoSpaceDN w:val="0"/>
              <w:jc w:val="center"/>
              <w:rPr>
                <w:rFonts w:ascii="현대하모니 M" w:eastAsia="현대하모니 M" w:hAnsi="현대하모니 M"/>
                <w:sz w:val="20"/>
              </w:rPr>
            </w:pPr>
          </w:p>
        </w:tc>
      </w:tr>
      <w:tr w:rsidR="000769D6" w:rsidRPr="00DD74DF" w14:paraId="174934EC" w14:textId="77777777" w:rsidTr="008674AD">
        <w:trPr>
          <w:jc w:val="center"/>
        </w:trPr>
        <w:tc>
          <w:tcPr>
            <w:tcW w:w="2754" w:type="dxa"/>
            <w:shd w:val="clear" w:color="auto" w:fill="auto"/>
          </w:tcPr>
          <w:p w14:paraId="24C7353A"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TransferData</w:t>
            </w:r>
          </w:p>
        </w:tc>
        <w:tc>
          <w:tcPr>
            <w:tcW w:w="993" w:type="dxa"/>
            <w:shd w:val="clear" w:color="auto" w:fill="auto"/>
            <w:vAlign w:val="center"/>
          </w:tcPr>
          <w:p w14:paraId="0951BDE7"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36</w:t>
            </w:r>
          </w:p>
        </w:tc>
        <w:tc>
          <w:tcPr>
            <w:tcW w:w="2036" w:type="dxa"/>
            <w:shd w:val="clear" w:color="auto" w:fill="auto"/>
          </w:tcPr>
          <w:p w14:paraId="1FEEF381"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2D005243"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w:t>
            </w:r>
          </w:p>
        </w:tc>
        <w:tc>
          <w:tcPr>
            <w:tcW w:w="1660" w:type="dxa"/>
            <w:shd w:val="clear" w:color="auto" w:fill="auto"/>
          </w:tcPr>
          <w:p w14:paraId="0060A93D" w14:textId="77777777" w:rsidR="000769D6" w:rsidRPr="00DD74DF" w:rsidRDefault="000769D6" w:rsidP="008674AD">
            <w:pPr>
              <w:autoSpaceDE w:val="0"/>
              <w:autoSpaceDN w:val="0"/>
              <w:jc w:val="center"/>
              <w:rPr>
                <w:rFonts w:ascii="현대하모니 M" w:eastAsia="현대하모니 M" w:hAnsi="현대하모니 M"/>
                <w:sz w:val="20"/>
              </w:rPr>
            </w:pPr>
          </w:p>
        </w:tc>
      </w:tr>
      <w:tr w:rsidR="000769D6" w:rsidRPr="00DD74DF" w14:paraId="2DACC984" w14:textId="77777777" w:rsidTr="008674AD">
        <w:trPr>
          <w:jc w:val="center"/>
        </w:trPr>
        <w:tc>
          <w:tcPr>
            <w:tcW w:w="2754" w:type="dxa"/>
            <w:shd w:val="clear" w:color="auto" w:fill="auto"/>
          </w:tcPr>
          <w:p w14:paraId="6E7FF835" w14:textId="77777777" w:rsidR="000769D6" w:rsidRPr="00DD74DF" w:rsidRDefault="000769D6" w:rsidP="008674AD">
            <w:pPr>
              <w:autoSpaceDE w:val="0"/>
              <w:autoSpaceDN w:val="0"/>
              <w:rPr>
                <w:rFonts w:ascii="현대하모니 M" w:eastAsia="현대하모니 M" w:hAnsi="현대하모니 M"/>
                <w:sz w:val="20"/>
              </w:rPr>
            </w:pPr>
            <w:r w:rsidRPr="00DD74DF">
              <w:rPr>
                <w:rFonts w:ascii="현대하모니 M" w:eastAsia="현대하모니 M" w:hAnsi="현대하모니 M" w:hint="eastAsia"/>
                <w:sz w:val="20"/>
              </w:rPr>
              <w:t>RequestTransferExit</w:t>
            </w:r>
          </w:p>
        </w:tc>
        <w:tc>
          <w:tcPr>
            <w:tcW w:w="993" w:type="dxa"/>
            <w:shd w:val="clear" w:color="auto" w:fill="auto"/>
            <w:vAlign w:val="center"/>
          </w:tcPr>
          <w:p w14:paraId="3E61F37C" w14:textId="77777777" w:rsidR="000769D6" w:rsidRPr="00DD74DF" w:rsidRDefault="000769D6" w:rsidP="008674AD">
            <w:pPr>
              <w:autoSpaceDE w:val="0"/>
              <w:autoSpaceDN w:val="0"/>
              <w:jc w:val="center"/>
              <w:rPr>
                <w:rFonts w:ascii="현대하모니 M" w:eastAsia="현대하모니 M" w:hAnsi="현대하모니 M"/>
                <w:sz w:val="20"/>
              </w:rPr>
            </w:pPr>
            <w:r w:rsidRPr="00DD74DF">
              <w:rPr>
                <w:rFonts w:ascii="현대하모니 M" w:eastAsia="현대하모니 M" w:hAnsi="현대하모니 M" w:hint="eastAsia"/>
                <w:sz w:val="20"/>
              </w:rPr>
              <w:t>37</w:t>
            </w:r>
          </w:p>
        </w:tc>
        <w:tc>
          <w:tcPr>
            <w:tcW w:w="2036" w:type="dxa"/>
            <w:shd w:val="clear" w:color="auto" w:fill="auto"/>
          </w:tcPr>
          <w:p w14:paraId="4EC6AD32" w14:textId="77777777" w:rsidR="000769D6" w:rsidRPr="00DD74DF" w:rsidRDefault="000769D6" w:rsidP="008674AD">
            <w:pPr>
              <w:autoSpaceDE w:val="0"/>
              <w:autoSpaceDN w:val="0"/>
              <w:jc w:val="center"/>
              <w:rPr>
                <w:rFonts w:ascii="현대하모니 M" w:eastAsia="현대하모니 M" w:hAnsi="현대하모니 M"/>
                <w:sz w:val="20"/>
              </w:rPr>
            </w:pPr>
          </w:p>
        </w:tc>
        <w:tc>
          <w:tcPr>
            <w:tcW w:w="2036" w:type="dxa"/>
            <w:shd w:val="clear" w:color="auto" w:fill="auto"/>
          </w:tcPr>
          <w:p w14:paraId="36EF2624" w14:textId="77777777" w:rsidR="000769D6" w:rsidRPr="00DD74DF" w:rsidRDefault="000769D6" w:rsidP="008674AD">
            <w:pPr>
              <w:autoSpaceDE w:val="0"/>
              <w:autoSpaceDN w:val="0"/>
              <w:jc w:val="center"/>
              <w:rPr>
                <w:rFonts w:ascii="현대하모니 M" w:eastAsia="현대하모니 M" w:hAnsi="현대하모니 M"/>
                <w:sz w:val="20"/>
              </w:rPr>
            </w:pPr>
          </w:p>
        </w:tc>
        <w:tc>
          <w:tcPr>
            <w:tcW w:w="1660" w:type="dxa"/>
            <w:shd w:val="clear" w:color="auto" w:fill="auto"/>
          </w:tcPr>
          <w:p w14:paraId="0F96F7CA" w14:textId="77777777" w:rsidR="000769D6" w:rsidRPr="00DD74DF" w:rsidRDefault="000769D6" w:rsidP="008674AD">
            <w:pPr>
              <w:autoSpaceDE w:val="0"/>
              <w:autoSpaceDN w:val="0"/>
              <w:jc w:val="center"/>
              <w:rPr>
                <w:rFonts w:ascii="현대하모니 M" w:eastAsia="현대하모니 M" w:hAnsi="현대하모니 M"/>
                <w:sz w:val="20"/>
              </w:rPr>
            </w:pPr>
          </w:p>
        </w:tc>
      </w:tr>
    </w:tbl>
    <w:p w14:paraId="58BB8B38" w14:textId="77777777" w:rsidR="000769D6" w:rsidRPr="00DD74DF" w:rsidRDefault="000769D6" w:rsidP="000769D6">
      <w:pPr>
        <w:rPr>
          <w:rFonts w:ascii="현대하모니 M" w:eastAsia="현대하모니 M" w:hAnsi="현대하모니 M"/>
          <w:sz w:val="24"/>
          <w:szCs w:val="24"/>
          <w:lang w:val="en-GB"/>
        </w:rPr>
      </w:pPr>
      <w:r w:rsidRPr="00DD74DF">
        <w:rPr>
          <w:rFonts w:ascii="현대하모니 M" w:eastAsia="현대하모니 M" w:hAnsi="현대하모니 M" w:hint="eastAsia"/>
          <w:color w:val="0000FF"/>
          <w:lang w:val="fr-FR"/>
        </w:rPr>
        <w:t xml:space="preserve"> </w:t>
      </w:r>
    </w:p>
    <w:p w14:paraId="2DD8BB03" w14:textId="77777777" w:rsidR="000769D6" w:rsidRPr="00DD74DF" w:rsidRDefault="000769D6" w:rsidP="000769D6">
      <w:pPr>
        <w:pStyle w:val="32"/>
        <w:rPr>
          <w:b/>
          <w:lang w:val="en-GB"/>
        </w:rPr>
      </w:pPr>
      <w:bookmarkStart w:id="22" w:name="_Toc110871846"/>
      <w:commentRangeStart w:id="23"/>
      <w:r w:rsidRPr="00DD74DF">
        <w:rPr>
          <w:rFonts w:hint="eastAsia"/>
          <w:lang w:val="en-GB"/>
        </w:rPr>
        <w:t>Communication Parameters</w:t>
      </w:r>
      <w:bookmarkEnd w:id="22"/>
      <w:commentRangeEnd w:id="23"/>
      <w:r w:rsidR="00A663AB">
        <w:rPr>
          <w:rStyle w:val="affe"/>
          <w:rFonts w:ascii="Calibri" w:eastAsia="맑은 고딕" w:hAnsi="Calibri" w:cs="Arial"/>
          <w:bCs w:val="0"/>
          <w:color w:val="auto"/>
        </w:rPr>
        <w:commentReference w:id="23"/>
      </w:r>
    </w:p>
    <w:tbl>
      <w:tblPr>
        <w:tblW w:w="9526"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CellMar>
          <w:left w:w="50" w:type="dxa"/>
          <w:right w:w="50" w:type="dxa"/>
        </w:tblCellMar>
        <w:tblLook w:val="0000" w:firstRow="0" w:lastRow="0" w:firstColumn="0" w:lastColumn="0" w:noHBand="0" w:noVBand="0"/>
      </w:tblPr>
      <w:tblGrid>
        <w:gridCol w:w="3827"/>
        <w:gridCol w:w="1276"/>
        <w:gridCol w:w="4423"/>
      </w:tblGrid>
      <w:tr w:rsidR="00A663AB" w:rsidRPr="00DD74DF" w14:paraId="707D991F" w14:textId="77777777" w:rsidTr="00B718BA">
        <w:trPr>
          <w:trHeight w:val="397"/>
          <w:tblHeader/>
          <w:jc w:val="center"/>
        </w:trPr>
        <w:tc>
          <w:tcPr>
            <w:tcW w:w="3827" w:type="dxa"/>
            <w:shd w:val="pct10" w:color="auto" w:fill="auto"/>
            <w:vAlign w:val="center"/>
          </w:tcPr>
          <w:p w14:paraId="574204D2"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Name</w:t>
            </w:r>
          </w:p>
        </w:tc>
        <w:tc>
          <w:tcPr>
            <w:tcW w:w="1276" w:type="dxa"/>
            <w:shd w:val="pct10" w:color="auto" w:fill="auto"/>
            <w:vAlign w:val="center"/>
          </w:tcPr>
          <w:p w14:paraId="1ABFDDE2"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Value</w:t>
            </w:r>
          </w:p>
        </w:tc>
        <w:tc>
          <w:tcPr>
            <w:tcW w:w="4423" w:type="dxa"/>
            <w:shd w:val="pct10" w:color="auto" w:fill="auto"/>
            <w:vAlign w:val="center"/>
          </w:tcPr>
          <w:p w14:paraId="4DAFE8AA"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Description</w:t>
            </w:r>
          </w:p>
        </w:tc>
      </w:tr>
      <w:tr w:rsidR="00A663AB" w:rsidRPr="00DD74DF" w14:paraId="2BA58C53" w14:textId="77777777" w:rsidTr="00B718BA">
        <w:trPr>
          <w:trHeight w:val="397"/>
          <w:jc w:val="center"/>
        </w:trPr>
        <w:tc>
          <w:tcPr>
            <w:tcW w:w="3827" w:type="dxa"/>
            <w:vAlign w:val="center"/>
          </w:tcPr>
          <w:p w14:paraId="1D683286"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Bus Type</w:t>
            </w:r>
          </w:p>
        </w:tc>
        <w:tc>
          <w:tcPr>
            <w:tcW w:w="1276" w:type="dxa"/>
            <w:vAlign w:val="center"/>
          </w:tcPr>
          <w:p w14:paraId="416706B0" w14:textId="77777777" w:rsidR="00A663AB" w:rsidRPr="00DD74DF" w:rsidRDefault="00A663AB" w:rsidP="00B718BA">
            <w:pPr>
              <w:jc w:val="center"/>
              <w:rPr>
                <w:rFonts w:ascii="현대하모니 M" w:eastAsia="현대하모니 M" w:hAnsi="현대하모니 M" w:cs="굴림"/>
                <w:color w:val="000000"/>
                <w:sz w:val="16"/>
                <w:szCs w:val="24"/>
              </w:rPr>
            </w:pPr>
            <w:r w:rsidRPr="00DD74DF">
              <w:rPr>
                <w:rFonts w:ascii="현대하모니 M" w:eastAsia="현대하모니 M" w:hAnsi="현대하모니 M" w:cs="굴림"/>
                <w:color w:val="000000"/>
                <w:sz w:val="16"/>
                <w:szCs w:val="18"/>
              </w:rPr>
              <w:t>CAN</w:t>
            </w:r>
          </w:p>
        </w:tc>
        <w:tc>
          <w:tcPr>
            <w:tcW w:w="4423" w:type="dxa"/>
            <w:vAlign w:val="center"/>
          </w:tcPr>
          <w:p w14:paraId="287856C5"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Body CAN</w:t>
            </w:r>
          </w:p>
        </w:tc>
      </w:tr>
      <w:tr w:rsidR="00A663AB" w:rsidRPr="00DD74DF" w14:paraId="0C232C79" w14:textId="77777777" w:rsidTr="00B718BA">
        <w:trPr>
          <w:trHeight w:val="397"/>
          <w:jc w:val="center"/>
        </w:trPr>
        <w:tc>
          <w:tcPr>
            <w:tcW w:w="3827" w:type="dxa"/>
            <w:vAlign w:val="center"/>
          </w:tcPr>
          <w:p w14:paraId="09050DF1"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Bus Speed</w:t>
            </w:r>
          </w:p>
        </w:tc>
        <w:tc>
          <w:tcPr>
            <w:tcW w:w="1276" w:type="dxa"/>
            <w:vAlign w:val="center"/>
          </w:tcPr>
          <w:p w14:paraId="21F49C76"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Low Speed :</w:t>
            </w:r>
          </w:p>
          <w:p w14:paraId="40232067"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100</w:t>
            </w:r>
            <w:r w:rsidRPr="00DD74DF">
              <w:rPr>
                <w:rFonts w:ascii="현대하모니 M" w:eastAsia="현대하모니 M" w:hAnsi="현대하모니 M" w:cs="굴림" w:hint="eastAsia"/>
                <w:color w:val="000000"/>
                <w:sz w:val="16"/>
                <w:szCs w:val="18"/>
              </w:rPr>
              <w:t>kbps</w:t>
            </w:r>
          </w:p>
          <w:p w14:paraId="1E9ED87A"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High Speed :</w:t>
            </w:r>
          </w:p>
          <w:p w14:paraId="4EE3779E" w14:textId="77777777" w:rsidR="00A663AB" w:rsidRPr="00DD74DF" w:rsidRDefault="00A663AB" w:rsidP="00B718BA">
            <w:pPr>
              <w:jc w:val="center"/>
              <w:rPr>
                <w:rFonts w:ascii="현대하모니 M" w:eastAsia="현대하모니 M" w:hAnsi="현대하모니 M" w:cs="굴림"/>
                <w:color w:val="000000"/>
                <w:sz w:val="16"/>
                <w:szCs w:val="24"/>
              </w:rPr>
            </w:pPr>
            <w:r w:rsidRPr="00DD74DF">
              <w:rPr>
                <w:rFonts w:ascii="현대하모니 M" w:eastAsia="현대하모니 M" w:hAnsi="현대하모니 M" w:cs="굴림" w:hint="eastAsia"/>
                <w:color w:val="000000"/>
                <w:sz w:val="16"/>
                <w:szCs w:val="18"/>
              </w:rPr>
              <w:t>500kbps</w:t>
            </w:r>
          </w:p>
        </w:tc>
        <w:tc>
          <w:tcPr>
            <w:tcW w:w="4423" w:type="dxa"/>
            <w:vAlign w:val="center"/>
          </w:tcPr>
          <w:p w14:paraId="0770C430"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CAN bus data rate (bps)</w:t>
            </w:r>
          </w:p>
        </w:tc>
      </w:tr>
      <w:tr w:rsidR="00A663AB" w:rsidRPr="00DD74DF" w14:paraId="6C3D5F0B" w14:textId="77777777" w:rsidTr="00B718BA">
        <w:trPr>
          <w:trHeight w:val="397"/>
          <w:jc w:val="center"/>
        </w:trPr>
        <w:tc>
          <w:tcPr>
            <w:tcW w:w="3827" w:type="dxa"/>
            <w:vAlign w:val="center"/>
          </w:tcPr>
          <w:p w14:paraId="3C6DD8ED"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 xml:space="preserve">Physical </w:t>
            </w:r>
            <w:r w:rsidRPr="00DD74DF">
              <w:rPr>
                <w:rFonts w:ascii="현대하모니 M" w:eastAsia="현대하모니 M" w:hAnsi="현대하모니 M" w:cs="굴림"/>
                <w:color w:val="000000"/>
                <w:sz w:val="16"/>
                <w:szCs w:val="18"/>
              </w:rPr>
              <w:t>Can I</w:t>
            </w:r>
            <w:r w:rsidRPr="00DD74DF">
              <w:rPr>
                <w:rFonts w:ascii="현대하모니 M" w:eastAsia="현대하모니 M" w:hAnsi="현대하모니 M" w:cs="굴림" w:hint="eastAsia"/>
                <w:color w:val="000000"/>
                <w:sz w:val="16"/>
                <w:szCs w:val="18"/>
              </w:rPr>
              <w:t>D</w:t>
            </w:r>
            <w:r w:rsidRPr="00DD74DF">
              <w:rPr>
                <w:rFonts w:ascii="현대하모니 M" w:eastAsia="현대하모니 M" w:hAnsi="현대하모니 M" w:cs="굴림"/>
                <w:color w:val="000000"/>
                <w:sz w:val="16"/>
                <w:szCs w:val="18"/>
              </w:rPr>
              <w:t xml:space="preserve"> Type</w:t>
            </w:r>
          </w:p>
        </w:tc>
        <w:tc>
          <w:tcPr>
            <w:tcW w:w="1276" w:type="dxa"/>
            <w:vAlign w:val="center"/>
          </w:tcPr>
          <w:p w14:paraId="5D27D410" w14:textId="77777777" w:rsidR="00A663AB" w:rsidRPr="00DD74DF" w:rsidRDefault="00A663AB" w:rsidP="00B718BA">
            <w:pPr>
              <w:jc w:val="center"/>
              <w:rPr>
                <w:rFonts w:ascii="현대하모니 M" w:eastAsia="현대하모니 M" w:hAnsi="현대하모니 M" w:cs="굴림"/>
                <w:color w:val="000000"/>
                <w:sz w:val="16"/>
                <w:szCs w:val="24"/>
              </w:rPr>
            </w:pPr>
            <w:r w:rsidRPr="00DD74DF">
              <w:rPr>
                <w:rFonts w:ascii="현대하모니 M" w:eastAsia="현대하모니 M" w:hAnsi="현대하모니 M" w:cs="굴림" w:hint="eastAsia"/>
                <w:color w:val="000000"/>
                <w:sz w:val="16"/>
                <w:szCs w:val="18"/>
              </w:rPr>
              <w:t>11</w:t>
            </w:r>
            <w:r w:rsidRPr="00DD74DF">
              <w:rPr>
                <w:rFonts w:ascii="현대하모니 M" w:eastAsia="현대하모니 M" w:hAnsi="현대하모니 M" w:cs="굴림"/>
                <w:color w:val="000000"/>
                <w:sz w:val="16"/>
                <w:szCs w:val="18"/>
              </w:rPr>
              <w:t>-Bit</w:t>
            </w:r>
          </w:p>
        </w:tc>
        <w:tc>
          <w:tcPr>
            <w:tcW w:w="4423" w:type="dxa"/>
            <w:vAlign w:val="center"/>
          </w:tcPr>
          <w:p w14:paraId="5BFF4D17"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sz w:val="16"/>
                <w:szCs w:val="18"/>
              </w:rPr>
              <w:t>Can I</w:t>
            </w:r>
            <w:r w:rsidRPr="00DD74DF">
              <w:rPr>
                <w:rFonts w:ascii="현대하모니 M" w:eastAsia="현대하모니 M" w:hAnsi="현대하모니 M" w:cs="굴림" w:hint="eastAsia"/>
                <w:sz w:val="16"/>
                <w:szCs w:val="18"/>
              </w:rPr>
              <w:t>D</w:t>
            </w:r>
            <w:r w:rsidRPr="00DD74DF">
              <w:rPr>
                <w:rFonts w:ascii="현대하모니 M" w:eastAsia="현대하모니 M" w:hAnsi="현대하모니 M" w:cs="굴림"/>
                <w:sz w:val="16"/>
                <w:szCs w:val="18"/>
              </w:rPr>
              <w:t xml:space="preserve"> Type for </w:t>
            </w:r>
            <w:r w:rsidRPr="00DD74DF">
              <w:rPr>
                <w:rFonts w:ascii="현대하모니 M" w:eastAsia="현대하모니 M" w:hAnsi="현대하모니 M" w:cs="굴림" w:hint="eastAsia"/>
                <w:sz w:val="16"/>
                <w:szCs w:val="18"/>
              </w:rPr>
              <w:t>Physical</w:t>
            </w:r>
            <w:r w:rsidRPr="00DD74DF">
              <w:rPr>
                <w:rFonts w:ascii="현대하모니 M" w:eastAsia="현대하모니 M" w:hAnsi="현대하모니 M" w:cs="굴림"/>
                <w:sz w:val="16"/>
                <w:szCs w:val="18"/>
              </w:rPr>
              <w:t xml:space="preserve"> requests</w:t>
            </w:r>
          </w:p>
        </w:tc>
      </w:tr>
      <w:tr w:rsidR="00A663AB" w:rsidRPr="00DD74DF" w14:paraId="5FFE3738" w14:textId="77777777" w:rsidTr="00B718BA">
        <w:trPr>
          <w:trHeight w:val="397"/>
          <w:jc w:val="center"/>
        </w:trPr>
        <w:tc>
          <w:tcPr>
            <w:tcW w:w="3827" w:type="dxa"/>
            <w:vAlign w:val="center"/>
          </w:tcPr>
          <w:p w14:paraId="09741439"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Request</w:t>
            </w:r>
            <w:r w:rsidRPr="00DD74DF">
              <w:rPr>
                <w:rFonts w:ascii="현대하모니 M" w:eastAsia="현대하모니 M" w:hAnsi="현대하모니 M" w:cs="굴림" w:hint="eastAsia"/>
                <w:sz w:val="16"/>
                <w:szCs w:val="18"/>
              </w:rPr>
              <w:t xml:space="preserve"> CAN ID to WPC ECU</w:t>
            </w:r>
          </w:p>
        </w:tc>
        <w:tc>
          <w:tcPr>
            <w:tcW w:w="1276" w:type="dxa"/>
            <w:vAlign w:val="center"/>
          </w:tcPr>
          <w:p w14:paraId="45387F7C" w14:textId="77777777"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hint="eastAsia"/>
                <w:sz w:val="16"/>
                <w:szCs w:val="18"/>
              </w:rPr>
              <w:t>0x7</w:t>
            </w:r>
            <w:r w:rsidRPr="00335098">
              <w:rPr>
                <w:rFonts w:ascii="현대하모니 L" w:eastAsia="현대하모니 L" w:hAnsi="현대하모니 L" w:cs="굴림"/>
                <w:sz w:val="16"/>
                <w:szCs w:val="18"/>
              </w:rPr>
              <w:t>25</w:t>
            </w:r>
          </w:p>
          <w:p w14:paraId="237F9B67" w14:textId="77777777" w:rsidR="00A663AB" w:rsidRPr="00335098" w:rsidRDefault="00A663AB" w:rsidP="00B718BA">
            <w:pPr>
              <w:jc w:val="center"/>
              <w:rPr>
                <w:rFonts w:ascii="현대하모니 L" w:eastAsia="현대하모니 L" w:hAnsi="현대하모니 L" w:cs="굴림"/>
                <w:sz w:val="16"/>
                <w:szCs w:val="24"/>
              </w:rPr>
            </w:pPr>
            <w:r w:rsidRPr="00335098">
              <w:rPr>
                <w:rFonts w:ascii="현대하모니 L" w:eastAsia="현대하모니 L" w:hAnsi="현대하모니 L" w:cs="굴림"/>
                <w:sz w:val="16"/>
                <w:szCs w:val="18"/>
              </w:rPr>
              <w:t>(0x71E : 2</w:t>
            </w:r>
            <w:r w:rsidRPr="00335098">
              <w:rPr>
                <w:rFonts w:ascii="현대하모니 L" w:eastAsia="현대하모니 L" w:hAnsi="현대하모니 L" w:cs="바탕" w:hint="eastAsia"/>
                <w:sz w:val="16"/>
                <w:szCs w:val="18"/>
              </w:rPr>
              <w:t>세대)</w:t>
            </w:r>
          </w:p>
        </w:tc>
        <w:tc>
          <w:tcPr>
            <w:tcW w:w="4423" w:type="dxa"/>
            <w:vAlign w:val="center"/>
          </w:tcPr>
          <w:p w14:paraId="717992B6"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sz w:val="16"/>
                <w:szCs w:val="18"/>
              </w:rPr>
              <w:t>Physical Request CAN identifier</w:t>
            </w:r>
          </w:p>
        </w:tc>
      </w:tr>
      <w:tr w:rsidR="00A663AB" w:rsidRPr="00DD74DF" w14:paraId="2AB2FB43" w14:textId="77777777" w:rsidTr="00B718BA">
        <w:trPr>
          <w:trHeight w:val="397"/>
          <w:jc w:val="center"/>
        </w:trPr>
        <w:tc>
          <w:tcPr>
            <w:tcW w:w="3827" w:type="dxa"/>
            <w:vAlign w:val="center"/>
          </w:tcPr>
          <w:p w14:paraId="369936C9"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Physical</w:t>
            </w:r>
            <w:r w:rsidRPr="00DD74DF">
              <w:rPr>
                <w:rFonts w:ascii="현대하모니 M" w:eastAsia="현대하모니 M" w:hAnsi="현대하모니 M" w:cs="굴림"/>
                <w:sz w:val="16"/>
                <w:szCs w:val="18"/>
              </w:rPr>
              <w:t xml:space="preserve"> Response</w:t>
            </w:r>
            <w:r w:rsidRPr="00DD74DF">
              <w:rPr>
                <w:rFonts w:ascii="현대하모니 M" w:eastAsia="현대하모니 M" w:hAnsi="현대하모니 M" w:cs="굴림" w:hint="eastAsia"/>
                <w:sz w:val="16"/>
                <w:szCs w:val="18"/>
              </w:rPr>
              <w:t xml:space="preserve"> CAN ID from WPC ECU</w:t>
            </w:r>
          </w:p>
        </w:tc>
        <w:tc>
          <w:tcPr>
            <w:tcW w:w="1276" w:type="dxa"/>
            <w:vAlign w:val="center"/>
          </w:tcPr>
          <w:p w14:paraId="2ED795E3" w14:textId="31D2742C"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hint="eastAsia"/>
                <w:sz w:val="16"/>
                <w:szCs w:val="18"/>
              </w:rPr>
              <w:t>0x7</w:t>
            </w:r>
            <w:r w:rsidR="00535993">
              <w:rPr>
                <w:rFonts w:ascii="현대하모니 L" w:eastAsia="현대하모니 L" w:hAnsi="현대하모니 L" w:cs="굴림"/>
                <w:sz w:val="16"/>
                <w:szCs w:val="18"/>
              </w:rPr>
              <w:t>2</w:t>
            </w:r>
            <w:r w:rsidRPr="00335098">
              <w:rPr>
                <w:rFonts w:ascii="현대하모니 L" w:eastAsia="현대하모니 L" w:hAnsi="현대하모니 L" w:cs="굴림" w:hint="eastAsia"/>
                <w:sz w:val="16"/>
                <w:szCs w:val="18"/>
              </w:rPr>
              <w:t>D</w:t>
            </w:r>
          </w:p>
          <w:p w14:paraId="1F9DE947" w14:textId="77777777" w:rsidR="00A663AB" w:rsidRPr="00335098" w:rsidRDefault="00A663AB" w:rsidP="00B718BA">
            <w:pPr>
              <w:jc w:val="center"/>
              <w:rPr>
                <w:rFonts w:ascii="현대하모니 L" w:eastAsia="현대하모니 L" w:hAnsi="현대하모니 L" w:cs="굴림"/>
                <w:sz w:val="16"/>
                <w:szCs w:val="24"/>
              </w:rPr>
            </w:pPr>
            <w:r w:rsidRPr="00335098">
              <w:rPr>
                <w:rFonts w:ascii="현대하모니 L" w:eastAsia="현대하모니 L" w:hAnsi="현대하모니 L" w:cs="굴림"/>
                <w:sz w:val="16"/>
                <w:szCs w:val="18"/>
              </w:rPr>
              <w:t>(0x73E : 2</w:t>
            </w:r>
            <w:r w:rsidRPr="00335098">
              <w:rPr>
                <w:rFonts w:ascii="현대하모니 L" w:eastAsia="현대하모니 L" w:hAnsi="현대하모니 L" w:cs="바탕" w:hint="eastAsia"/>
                <w:sz w:val="16"/>
                <w:szCs w:val="18"/>
              </w:rPr>
              <w:t>세대)</w:t>
            </w:r>
          </w:p>
        </w:tc>
        <w:tc>
          <w:tcPr>
            <w:tcW w:w="4423" w:type="dxa"/>
            <w:vAlign w:val="center"/>
          </w:tcPr>
          <w:p w14:paraId="080B0B09"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Response CAN identifier</w:t>
            </w:r>
          </w:p>
        </w:tc>
      </w:tr>
      <w:tr w:rsidR="00A663AB" w:rsidRPr="00DD74DF" w14:paraId="24AE996A" w14:textId="77777777" w:rsidTr="00B718BA">
        <w:trPr>
          <w:trHeight w:val="397"/>
          <w:jc w:val="center"/>
        </w:trPr>
        <w:tc>
          <w:tcPr>
            <w:tcW w:w="3827" w:type="dxa"/>
            <w:vAlign w:val="center"/>
          </w:tcPr>
          <w:p w14:paraId="2F5E0C83"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Request</w:t>
            </w:r>
            <w:r w:rsidRPr="00DD74DF">
              <w:rPr>
                <w:rFonts w:ascii="현대하모니 M" w:eastAsia="현대하모니 M" w:hAnsi="현대하모니 M" w:cs="굴림" w:hint="eastAsia"/>
                <w:sz w:val="16"/>
                <w:szCs w:val="18"/>
              </w:rPr>
              <w:t xml:space="preserve"> CAN ID to RWPC ECU</w:t>
            </w:r>
          </w:p>
        </w:tc>
        <w:tc>
          <w:tcPr>
            <w:tcW w:w="1276" w:type="dxa"/>
            <w:vAlign w:val="center"/>
          </w:tcPr>
          <w:p w14:paraId="4612C8E5" w14:textId="77777777"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hint="eastAsia"/>
                <w:sz w:val="16"/>
                <w:szCs w:val="18"/>
              </w:rPr>
              <w:t>0x724</w:t>
            </w:r>
          </w:p>
          <w:p w14:paraId="59B1C1B9" w14:textId="77777777"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sz w:val="16"/>
                <w:szCs w:val="18"/>
              </w:rPr>
              <w:t>(0x71</w:t>
            </w:r>
            <w:r w:rsidRPr="00335098">
              <w:rPr>
                <w:rFonts w:ascii="현대하모니 L" w:eastAsia="현대하모니 L" w:hAnsi="현대하모니 L" w:cs="굴림" w:hint="eastAsia"/>
                <w:sz w:val="16"/>
                <w:szCs w:val="18"/>
              </w:rPr>
              <w:t>F</w:t>
            </w:r>
            <w:r w:rsidRPr="00335098">
              <w:rPr>
                <w:rFonts w:ascii="현대하모니 L" w:eastAsia="현대하모니 L" w:hAnsi="현대하모니 L" w:cs="굴림"/>
                <w:sz w:val="16"/>
                <w:szCs w:val="18"/>
              </w:rPr>
              <w:t xml:space="preserve"> : 2</w:t>
            </w:r>
            <w:r w:rsidRPr="00335098">
              <w:rPr>
                <w:rFonts w:ascii="현대하모니 L" w:eastAsia="현대하모니 L" w:hAnsi="현대하모니 L" w:cs="바탕" w:hint="eastAsia"/>
                <w:sz w:val="16"/>
                <w:szCs w:val="18"/>
              </w:rPr>
              <w:t>세대)</w:t>
            </w:r>
          </w:p>
        </w:tc>
        <w:tc>
          <w:tcPr>
            <w:tcW w:w="4423" w:type="dxa"/>
            <w:vAlign w:val="center"/>
          </w:tcPr>
          <w:p w14:paraId="1361A975"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sz w:val="16"/>
                <w:szCs w:val="18"/>
              </w:rPr>
              <w:t>Physical Request CAN identifier</w:t>
            </w:r>
          </w:p>
        </w:tc>
      </w:tr>
      <w:tr w:rsidR="00A663AB" w:rsidRPr="00DD74DF" w14:paraId="2680EBD4" w14:textId="77777777" w:rsidTr="00B718BA">
        <w:trPr>
          <w:trHeight w:val="397"/>
          <w:jc w:val="center"/>
        </w:trPr>
        <w:tc>
          <w:tcPr>
            <w:tcW w:w="3827" w:type="dxa"/>
            <w:vAlign w:val="center"/>
          </w:tcPr>
          <w:p w14:paraId="59403BEB"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Physical</w:t>
            </w:r>
            <w:r w:rsidRPr="00DD74DF">
              <w:rPr>
                <w:rFonts w:ascii="현대하모니 M" w:eastAsia="현대하모니 M" w:hAnsi="현대하모니 M" w:cs="굴림"/>
                <w:sz w:val="16"/>
                <w:szCs w:val="18"/>
              </w:rPr>
              <w:t xml:space="preserve"> Response</w:t>
            </w:r>
            <w:r w:rsidRPr="00DD74DF">
              <w:rPr>
                <w:rFonts w:ascii="현대하모니 M" w:eastAsia="현대하모니 M" w:hAnsi="현대하모니 M" w:cs="굴림" w:hint="eastAsia"/>
                <w:sz w:val="16"/>
                <w:szCs w:val="18"/>
              </w:rPr>
              <w:t xml:space="preserve"> CAN ID from RWPC ECU</w:t>
            </w:r>
          </w:p>
        </w:tc>
        <w:tc>
          <w:tcPr>
            <w:tcW w:w="1276" w:type="dxa"/>
            <w:vAlign w:val="center"/>
          </w:tcPr>
          <w:p w14:paraId="104779FF" w14:textId="77777777"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hint="eastAsia"/>
                <w:sz w:val="16"/>
                <w:szCs w:val="18"/>
              </w:rPr>
              <w:t>0x7</w:t>
            </w:r>
            <w:r w:rsidRPr="00335098">
              <w:rPr>
                <w:rFonts w:ascii="현대하모니 L" w:eastAsia="현대하모니 L" w:hAnsi="현대하모니 L" w:cs="굴림"/>
                <w:sz w:val="16"/>
                <w:szCs w:val="18"/>
              </w:rPr>
              <w:t>2C</w:t>
            </w:r>
          </w:p>
          <w:p w14:paraId="211FD406" w14:textId="77777777" w:rsidR="00A663AB" w:rsidRPr="00335098" w:rsidRDefault="00A663AB" w:rsidP="00B718BA">
            <w:pPr>
              <w:jc w:val="center"/>
              <w:rPr>
                <w:rFonts w:ascii="현대하모니 L" w:eastAsia="현대하모니 L" w:hAnsi="현대하모니 L" w:cs="굴림"/>
                <w:sz w:val="16"/>
                <w:szCs w:val="18"/>
              </w:rPr>
            </w:pPr>
            <w:r w:rsidRPr="00335098">
              <w:rPr>
                <w:rFonts w:ascii="현대하모니 L" w:eastAsia="현대하모니 L" w:hAnsi="현대하모니 L" w:cs="굴림"/>
                <w:sz w:val="16"/>
                <w:szCs w:val="18"/>
              </w:rPr>
              <w:t>(0x73</w:t>
            </w:r>
            <w:r w:rsidRPr="00335098">
              <w:rPr>
                <w:rFonts w:ascii="현대하모니 L" w:eastAsia="현대하모니 L" w:hAnsi="현대하모니 L" w:cs="굴림" w:hint="eastAsia"/>
                <w:sz w:val="16"/>
                <w:szCs w:val="18"/>
              </w:rPr>
              <w:t>F</w:t>
            </w:r>
            <w:r w:rsidRPr="00335098">
              <w:rPr>
                <w:rFonts w:ascii="현대하모니 L" w:eastAsia="현대하모니 L" w:hAnsi="현대하모니 L" w:cs="굴림"/>
                <w:sz w:val="16"/>
                <w:szCs w:val="18"/>
              </w:rPr>
              <w:t xml:space="preserve"> : 2</w:t>
            </w:r>
            <w:r w:rsidRPr="00335098">
              <w:rPr>
                <w:rFonts w:ascii="현대하모니 L" w:eastAsia="현대하모니 L" w:hAnsi="현대하모니 L" w:cs="바탕" w:hint="eastAsia"/>
                <w:sz w:val="16"/>
                <w:szCs w:val="18"/>
              </w:rPr>
              <w:t>세대)</w:t>
            </w:r>
          </w:p>
        </w:tc>
        <w:tc>
          <w:tcPr>
            <w:tcW w:w="4423" w:type="dxa"/>
            <w:vAlign w:val="center"/>
          </w:tcPr>
          <w:p w14:paraId="5D15C059"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Response CAN identifier</w:t>
            </w:r>
          </w:p>
        </w:tc>
      </w:tr>
      <w:tr w:rsidR="00A663AB" w:rsidRPr="00DD74DF" w14:paraId="2B494B38" w14:textId="77777777" w:rsidTr="00B718BA">
        <w:trPr>
          <w:trHeight w:val="397"/>
          <w:jc w:val="center"/>
        </w:trPr>
        <w:tc>
          <w:tcPr>
            <w:tcW w:w="3827" w:type="dxa"/>
            <w:vAlign w:val="center"/>
          </w:tcPr>
          <w:p w14:paraId="3AE3E128"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Request</w:t>
            </w:r>
            <w:r>
              <w:rPr>
                <w:rFonts w:ascii="현대하모니 M" w:eastAsia="현대하모니 M" w:hAnsi="현대하모니 M" w:cs="굴림" w:hint="eastAsia"/>
                <w:sz w:val="16"/>
                <w:szCs w:val="18"/>
              </w:rPr>
              <w:t xml:space="preserve"> CAN ID to </w:t>
            </w:r>
            <w:r w:rsidRPr="00DD74DF">
              <w:rPr>
                <w:rFonts w:ascii="현대하모니 M" w:eastAsia="현대하모니 M" w:hAnsi="현대하모니 M" w:cs="굴림" w:hint="eastAsia"/>
                <w:sz w:val="16"/>
                <w:szCs w:val="18"/>
              </w:rPr>
              <w:t>WPC</w:t>
            </w:r>
            <w:r>
              <w:rPr>
                <w:rFonts w:ascii="현대하모니 M" w:eastAsia="현대하모니 M" w:hAnsi="현대하모니 M" w:cs="굴림"/>
                <w:sz w:val="16"/>
                <w:szCs w:val="18"/>
              </w:rPr>
              <w:t>2</w:t>
            </w:r>
            <w:r w:rsidRPr="00DD74DF">
              <w:rPr>
                <w:rFonts w:ascii="현대하모니 M" w:eastAsia="현대하모니 M" w:hAnsi="현대하모니 M" w:cs="굴림" w:hint="eastAsia"/>
                <w:sz w:val="16"/>
                <w:szCs w:val="18"/>
              </w:rPr>
              <w:t xml:space="preserve"> ECU</w:t>
            </w:r>
          </w:p>
        </w:tc>
        <w:tc>
          <w:tcPr>
            <w:tcW w:w="1276" w:type="dxa"/>
            <w:vAlign w:val="center"/>
          </w:tcPr>
          <w:p w14:paraId="53419DC3"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0x7</w:t>
            </w:r>
            <w:r>
              <w:rPr>
                <w:rFonts w:ascii="현대하모니 M" w:eastAsia="현대하모니 M" w:hAnsi="현대하모니 M" w:cs="굴림"/>
                <w:sz w:val="16"/>
                <w:szCs w:val="18"/>
              </w:rPr>
              <w:t>23</w:t>
            </w:r>
          </w:p>
        </w:tc>
        <w:tc>
          <w:tcPr>
            <w:tcW w:w="4423" w:type="dxa"/>
            <w:vAlign w:val="center"/>
          </w:tcPr>
          <w:p w14:paraId="174E20B4"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sz w:val="16"/>
                <w:szCs w:val="18"/>
              </w:rPr>
              <w:t>Physical Request CAN identifier</w:t>
            </w:r>
          </w:p>
        </w:tc>
      </w:tr>
      <w:tr w:rsidR="00A663AB" w:rsidRPr="00DD74DF" w14:paraId="3E06DFD3" w14:textId="77777777" w:rsidTr="00B718BA">
        <w:trPr>
          <w:trHeight w:val="397"/>
          <w:jc w:val="center"/>
        </w:trPr>
        <w:tc>
          <w:tcPr>
            <w:tcW w:w="3827" w:type="dxa"/>
            <w:vAlign w:val="center"/>
          </w:tcPr>
          <w:p w14:paraId="35D7752B"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sz w:val="16"/>
                <w:szCs w:val="18"/>
              </w:rPr>
              <w:t>Physical</w:t>
            </w:r>
            <w:r w:rsidRPr="00DD74DF">
              <w:rPr>
                <w:rFonts w:ascii="현대하모니 M" w:eastAsia="현대하모니 M" w:hAnsi="현대하모니 M" w:cs="굴림"/>
                <w:sz w:val="16"/>
                <w:szCs w:val="18"/>
              </w:rPr>
              <w:t xml:space="preserve"> Response</w:t>
            </w:r>
            <w:r w:rsidRPr="00DD74DF">
              <w:rPr>
                <w:rFonts w:ascii="현대하모니 M" w:eastAsia="현대하모니 M" w:hAnsi="현대하모니 M" w:cs="굴림" w:hint="eastAsia"/>
                <w:sz w:val="16"/>
                <w:szCs w:val="18"/>
              </w:rPr>
              <w:t xml:space="preserve"> CAN ID from WPC</w:t>
            </w:r>
            <w:r>
              <w:rPr>
                <w:rFonts w:ascii="현대하모니 M" w:eastAsia="현대하모니 M" w:hAnsi="현대하모니 M" w:cs="굴림"/>
                <w:sz w:val="16"/>
                <w:szCs w:val="18"/>
              </w:rPr>
              <w:t>2</w:t>
            </w:r>
            <w:r w:rsidRPr="00DD74DF">
              <w:rPr>
                <w:rFonts w:ascii="현대하모니 M" w:eastAsia="현대하모니 M" w:hAnsi="현대하모니 M" w:cs="굴림" w:hint="eastAsia"/>
                <w:sz w:val="16"/>
                <w:szCs w:val="18"/>
              </w:rPr>
              <w:t xml:space="preserve"> ECU</w:t>
            </w:r>
          </w:p>
        </w:tc>
        <w:tc>
          <w:tcPr>
            <w:tcW w:w="1276" w:type="dxa"/>
            <w:vAlign w:val="center"/>
          </w:tcPr>
          <w:p w14:paraId="25B6B396"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0</w:t>
            </w:r>
            <w:r>
              <w:rPr>
                <w:rFonts w:ascii="현대하모니 M" w:eastAsia="현대하모니 M" w:hAnsi="현대하모니 M" w:cs="굴림" w:hint="eastAsia"/>
                <w:sz w:val="16"/>
                <w:szCs w:val="18"/>
              </w:rPr>
              <w:t>x7</w:t>
            </w:r>
            <w:r>
              <w:rPr>
                <w:rFonts w:ascii="현대하모니 M" w:eastAsia="현대하모니 M" w:hAnsi="현대하모니 M" w:cs="굴림"/>
                <w:sz w:val="16"/>
                <w:szCs w:val="18"/>
              </w:rPr>
              <w:t>2B</w:t>
            </w:r>
          </w:p>
        </w:tc>
        <w:tc>
          <w:tcPr>
            <w:tcW w:w="4423" w:type="dxa"/>
            <w:vAlign w:val="center"/>
          </w:tcPr>
          <w:p w14:paraId="6D144779"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 xml:space="preserve">Physical </w:t>
            </w:r>
            <w:r w:rsidRPr="00DD74DF">
              <w:rPr>
                <w:rFonts w:ascii="현대하모니 M" w:eastAsia="현대하모니 M" w:hAnsi="현대하모니 M" w:cs="굴림"/>
                <w:sz w:val="16"/>
                <w:szCs w:val="18"/>
              </w:rPr>
              <w:t>Response CAN identifier</w:t>
            </w:r>
          </w:p>
        </w:tc>
      </w:tr>
      <w:tr w:rsidR="00A663AB" w:rsidRPr="00DD74DF" w14:paraId="067DFCB2" w14:textId="77777777" w:rsidTr="00B718BA">
        <w:trPr>
          <w:trHeight w:val="397"/>
          <w:jc w:val="center"/>
        </w:trPr>
        <w:tc>
          <w:tcPr>
            <w:tcW w:w="3827" w:type="dxa"/>
            <w:vAlign w:val="center"/>
          </w:tcPr>
          <w:p w14:paraId="28C566AA"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color w:val="000000"/>
                <w:sz w:val="16"/>
                <w:szCs w:val="18"/>
              </w:rPr>
              <w:t>Functional Can Id Type</w:t>
            </w:r>
          </w:p>
        </w:tc>
        <w:tc>
          <w:tcPr>
            <w:tcW w:w="1276" w:type="dxa"/>
            <w:vAlign w:val="center"/>
          </w:tcPr>
          <w:p w14:paraId="38004666" w14:textId="77777777" w:rsidR="00A663AB" w:rsidRPr="00DD74DF" w:rsidRDefault="00A663AB" w:rsidP="00B718BA">
            <w:pPr>
              <w:jc w:val="center"/>
              <w:rPr>
                <w:rFonts w:ascii="현대하모니 M" w:eastAsia="현대하모니 M" w:hAnsi="현대하모니 M" w:cs="굴림"/>
                <w:sz w:val="16"/>
                <w:szCs w:val="24"/>
              </w:rPr>
            </w:pPr>
            <w:r w:rsidRPr="00DD74DF">
              <w:rPr>
                <w:rFonts w:ascii="현대하모니 M" w:eastAsia="현대하모니 M" w:hAnsi="현대하모니 M" w:cs="굴림" w:hint="eastAsia"/>
                <w:sz w:val="16"/>
                <w:szCs w:val="18"/>
              </w:rPr>
              <w:t>11</w:t>
            </w:r>
            <w:r w:rsidRPr="00DD74DF">
              <w:rPr>
                <w:rFonts w:ascii="현대하모니 M" w:eastAsia="현대하모니 M" w:hAnsi="현대하모니 M" w:cs="굴림"/>
                <w:sz w:val="16"/>
                <w:szCs w:val="18"/>
              </w:rPr>
              <w:t>-Bit</w:t>
            </w:r>
          </w:p>
        </w:tc>
        <w:tc>
          <w:tcPr>
            <w:tcW w:w="4423" w:type="dxa"/>
            <w:vAlign w:val="center"/>
          </w:tcPr>
          <w:p w14:paraId="7D998B32"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sz w:val="16"/>
                <w:szCs w:val="18"/>
              </w:rPr>
              <w:t>Can Id Type for functional requests</w:t>
            </w:r>
          </w:p>
        </w:tc>
      </w:tr>
      <w:tr w:rsidR="00A663AB" w:rsidRPr="00DD74DF" w14:paraId="13D2089A" w14:textId="77777777" w:rsidTr="00B718BA">
        <w:trPr>
          <w:trHeight w:val="397"/>
          <w:jc w:val="center"/>
        </w:trPr>
        <w:tc>
          <w:tcPr>
            <w:tcW w:w="3827" w:type="dxa"/>
            <w:vAlign w:val="center"/>
          </w:tcPr>
          <w:p w14:paraId="2A53F223"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 xml:space="preserve">Functional </w:t>
            </w:r>
            <w:r w:rsidRPr="00DD74DF">
              <w:rPr>
                <w:rFonts w:ascii="현대하모니 M" w:eastAsia="현대하모니 M" w:hAnsi="현대하모니 M" w:cs="굴림"/>
                <w:color w:val="000000"/>
                <w:sz w:val="16"/>
                <w:szCs w:val="18"/>
              </w:rPr>
              <w:t>request</w:t>
            </w:r>
            <w:r w:rsidRPr="00DD74DF">
              <w:rPr>
                <w:rFonts w:ascii="현대하모니 M" w:eastAsia="현대하모니 M" w:hAnsi="현대하모니 M" w:cs="굴림" w:hint="eastAsia"/>
                <w:color w:val="000000"/>
                <w:sz w:val="16"/>
                <w:szCs w:val="18"/>
              </w:rPr>
              <w:t xml:space="preserve"> CAN ID to WPC ECU</w:t>
            </w:r>
          </w:p>
        </w:tc>
        <w:tc>
          <w:tcPr>
            <w:tcW w:w="1276" w:type="dxa"/>
            <w:vAlign w:val="center"/>
          </w:tcPr>
          <w:p w14:paraId="717CE867" w14:textId="77777777" w:rsidR="00A663AB" w:rsidRPr="00DD74DF" w:rsidRDefault="00A663AB" w:rsidP="00B718BA">
            <w:pPr>
              <w:jc w:val="center"/>
              <w:rPr>
                <w:rFonts w:ascii="현대하모니 M" w:eastAsia="현대하모니 M" w:hAnsi="현대하모니 M" w:cs="굴림"/>
                <w:sz w:val="16"/>
                <w:szCs w:val="18"/>
              </w:rPr>
            </w:pPr>
            <w:r w:rsidRPr="00DD74DF">
              <w:rPr>
                <w:rFonts w:ascii="현대하모니 M" w:eastAsia="현대하모니 M" w:hAnsi="현대하모니 M" w:cs="굴림" w:hint="eastAsia"/>
                <w:sz w:val="16"/>
                <w:szCs w:val="18"/>
              </w:rPr>
              <w:t>0x7DF</w:t>
            </w:r>
          </w:p>
        </w:tc>
        <w:tc>
          <w:tcPr>
            <w:tcW w:w="4423" w:type="dxa"/>
            <w:vAlign w:val="center"/>
          </w:tcPr>
          <w:p w14:paraId="5FECA064" w14:textId="77777777" w:rsidR="00A663AB" w:rsidRPr="00DD74DF" w:rsidRDefault="00A663AB" w:rsidP="00B718BA">
            <w:pPr>
              <w:jc w:val="center"/>
              <w:rPr>
                <w:rFonts w:ascii="현대하모니 M" w:eastAsia="현대하모니 M" w:hAnsi="현대하모니 M" w:cs="굴림"/>
                <w:color w:val="000000"/>
                <w:sz w:val="16"/>
                <w:szCs w:val="18"/>
              </w:rPr>
            </w:pPr>
            <w:r w:rsidRPr="00DD74DF">
              <w:rPr>
                <w:rFonts w:ascii="현대하모니 M" w:eastAsia="현대하모니 M" w:hAnsi="현대하모니 M" w:cs="굴림" w:hint="eastAsia"/>
                <w:color w:val="000000"/>
                <w:sz w:val="16"/>
                <w:szCs w:val="18"/>
              </w:rPr>
              <w:t>Functional</w:t>
            </w:r>
            <w:r w:rsidRPr="00DD74DF">
              <w:rPr>
                <w:rFonts w:ascii="현대하모니 M" w:eastAsia="현대하모니 M" w:hAnsi="현대하모니 M" w:cs="굴림"/>
                <w:color w:val="000000"/>
                <w:sz w:val="16"/>
                <w:szCs w:val="18"/>
              </w:rPr>
              <w:t xml:space="preserve"> </w:t>
            </w:r>
            <w:r w:rsidRPr="00DD74DF">
              <w:rPr>
                <w:rFonts w:ascii="현대하모니 M" w:eastAsia="현대하모니 M" w:hAnsi="현대하모니 M" w:cs="굴림" w:hint="eastAsia"/>
                <w:color w:val="000000"/>
                <w:sz w:val="16"/>
                <w:szCs w:val="18"/>
              </w:rPr>
              <w:t>R</w:t>
            </w:r>
            <w:r w:rsidRPr="00DD74DF">
              <w:rPr>
                <w:rFonts w:ascii="현대하모니 M" w:eastAsia="현대하모니 M" w:hAnsi="현대하모니 M" w:cs="굴림"/>
                <w:color w:val="000000"/>
                <w:sz w:val="16"/>
                <w:szCs w:val="18"/>
              </w:rPr>
              <w:t>equest</w:t>
            </w:r>
            <w:r w:rsidRPr="00DD74DF">
              <w:rPr>
                <w:rFonts w:ascii="현대하모니 M" w:eastAsia="현대하모니 M" w:hAnsi="현대하모니 M" w:cs="굴림" w:hint="eastAsia"/>
                <w:color w:val="000000"/>
                <w:sz w:val="16"/>
                <w:szCs w:val="18"/>
              </w:rPr>
              <w:t xml:space="preserve"> CAN </w:t>
            </w:r>
            <w:r w:rsidRPr="00DD74DF">
              <w:rPr>
                <w:rFonts w:ascii="현대하모니 M" w:eastAsia="현대하모니 M" w:hAnsi="현대하모니 M" w:cs="굴림"/>
                <w:sz w:val="16"/>
                <w:szCs w:val="18"/>
              </w:rPr>
              <w:t>identifier</w:t>
            </w:r>
          </w:p>
        </w:tc>
      </w:tr>
    </w:tbl>
    <w:p w14:paraId="3062BEE4" w14:textId="7BA0C17A" w:rsidR="00A663AB" w:rsidRPr="00DD74DF" w:rsidRDefault="00A663AB" w:rsidP="000769D6">
      <w:pPr>
        <w:rPr>
          <w:rFonts w:ascii="현대하모니 M" w:eastAsia="현대하모니 M" w:hAnsi="현대하모니 M"/>
          <w:sz w:val="20"/>
          <w:szCs w:val="18"/>
          <w:lang w:val="fr-FR"/>
        </w:rPr>
      </w:pPr>
    </w:p>
    <w:tbl>
      <w:tblPr>
        <w:tblW w:w="9473" w:type="dxa"/>
        <w:jc w:val="center"/>
        <w:tblBorders>
          <w:top w:val="single" w:sz="12" w:space="0" w:color="auto"/>
          <w:left w:val="single" w:sz="12" w:space="0" w:color="auto"/>
          <w:bottom w:val="single" w:sz="12" w:space="0" w:color="auto"/>
          <w:right w:val="single" w:sz="12" w:space="0" w:color="auto"/>
          <w:insideH w:val="single" w:sz="4" w:space="0" w:color="7F7F7F"/>
          <w:insideV w:val="single" w:sz="4" w:space="0" w:color="7F7F7F"/>
        </w:tblBorders>
        <w:tblCellMar>
          <w:left w:w="99" w:type="dxa"/>
          <w:right w:w="99" w:type="dxa"/>
        </w:tblCellMar>
        <w:tblLook w:val="0000" w:firstRow="0" w:lastRow="0" w:firstColumn="0" w:lastColumn="0" w:noHBand="0" w:noVBand="0"/>
      </w:tblPr>
      <w:tblGrid>
        <w:gridCol w:w="4418"/>
        <w:gridCol w:w="1200"/>
        <w:gridCol w:w="2718"/>
        <w:gridCol w:w="1137"/>
      </w:tblGrid>
      <w:tr w:rsidR="000769D6" w:rsidRPr="00DD74DF" w14:paraId="360B9618" w14:textId="77777777" w:rsidTr="008674AD">
        <w:trPr>
          <w:trHeight w:val="283"/>
          <w:jc w:val="center"/>
        </w:trPr>
        <w:tc>
          <w:tcPr>
            <w:tcW w:w="4418" w:type="dxa"/>
            <w:shd w:val="clear" w:color="auto" w:fill="D9D9D9" w:themeFill="background1" w:themeFillShade="D9"/>
            <w:noWrap/>
            <w:vAlign w:val="center"/>
          </w:tcPr>
          <w:p w14:paraId="686E6003"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sz w:val="20"/>
                <w:lang w:val="fr-FR"/>
              </w:rPr>
              <w:t>송수신</w:t>
            </w:r>
          </w:p>
        </w:tc>
        <w:tc>
          <w:tcPr>
            <w:tcW w:w="1200" w:type="dxa"/>
            <w:shd w:val="clear" w:color="auto" w:fill="D9D9D9" w:themeFill="background1" w:themeFillShade="D9"/>
            <w:noWrap/>
            <w:vAlign w:val="center"/>
          </w:tcPr>
          <w:p w14:paraId="6D66540A"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sz w:val="20"/>
                <w:lang w:val="fr-FR"/>
              </w:rPr>
              <w:t>ID</w:t>
            </w:r>
          </w:p>
        </w:tc>
        <w:tc>
          <w:tcPr>
            <w:tcW w:w="2718" w:type="dxa"/>
            <w:shd w:val="clear" w:color="auto" w:fill="D9D9D9" w:themeFill="background1" w:themeFillShade="D9"/>
            <w:noWrap/>
            <w:vAlign w:val="center"/>
          </w:tcPr>
          <w:p w14:paraId="09B2F4A1"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sz w:val="20"/>
                <w:lang w:val="fr-FR"/>
              </w:rPr>
              <w:t>송수신 형태</w:t>
            </w:r>
          </w:p>
        </w:tc>
        <w:tc>
          <w:tcPr>
            <w:tcW w:w="1137" w:type="dxa"/>
            <w:shd w:val="clear" w:color="auto" w:fill="D9D9D9" w:themeFill="background1" w:themeFillShade="D9"/>
            <w:noWrap/>
            <w:vAlign w:val="center"/>
          </w:tcPr>
          <w:p w14:paraId="315F74AB"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Remark</w:t>
            </w:r>
          </w:p>
        </w:tc>
      </w:tr>
      <w:tr w:rsidR="000769D6" w:rsidRPr="00DD74DF" w14:paraId="0F606893" w14:textId="77777777" w:rsidTr="008674AD">
        <w:trPr>
          <w:trHeight w:val="283"/>
          <w:jc w:val="center"/>
        </w:trPr>
        <w:tc>
          <w:tcPr>
            <w:tcW w:w="4418" w:type="dxa"/>
            <w:shd w:val="clear" w:color="auto" w:fill="auto"/>
            <w:noWrap/>
            <w:vAlign w:val="center"/>
          </w:tcPr>
          <w:p w14:paraId="7589E59E"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sz w:val="20"/>
                <w:lang w:val="fr-FR"/>
              </w:rPr>
              <w:lastRenderedPageBreak/>
              <w:t>REQUEST</w:t>
            </w:r>
          </w:p>
        </w:tc>
        <w:tc>
          <w:tcPr>
            <w:tcW w:w="1200" w:type="dxa"/>
            <w:shd w:val="clear" w:color="auto" w:fill="auto"/>
            <w:noWrap/>
            <w:vAlign w:val="center"/>
          </w:tcPr>
          <w:p w14:paraId="463AC281"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07DFh</w:t>
            </w:r>
          </w:p>
        </w:tc>
        <w:tc>
          <w:tcPr>
            <w:tcW w:w="2718" w:type="dxa"/>
            <w:shd w:val="clear" w:color="auto" w:fill="auto"/>
            <w:noWrap/>
            <w:vAlign w:val="center"/>
          </w:tcPr>
          <w:p w14:paraId="57449C1D"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02 10 03 (02 10 90)</w:t>
            </w:r>
          </w:p>
        </w:tc>
        <w:tc>
          <w:tcPr>
            <w:tcW w:w="1137" w:type="dxa"/>
            <w:shd w:val="clear" w:color="auto" w:fill="auto"/>
            <w:noWrap/>
            <w:vAlign w:val="center"/>
          </w:tcPr>
          <w:p w14:paraId="7E25E8C9" w14:textId="77777777" w:rsidR="000769D6" w:rsidRPr="00DD74DF" w:rsidRDefault="000769D6" w:rsidP="008674AD">
            <w:pPr>
              <w:jc w:val="center"/>
              <w:rPr>
                <w:rFonts w:ascii="현대하모니 M" w:eastAsia="현대하모니 M" w:hAnsi="현대하모니 M"/>
                <w:sz w:val="20"/>
                <w:lang w:val="fr-FR"/>
              </w:rPr>
            </w:pPr>
          </w:p>
        </w:tc>
      </w:tr>
      <w:tr w:rsidR="000769D6" w:rsidRPr="00DD74DF" w14:paraId="26B6786A" w14:textId="77777777" w:rsidTr="008674AD">
        <w:trPr>
          <w:trHeight w:val="283"/>
          <w:jc w:val="center"/>
        </w:trPr>
        <w:tc>
          <w:tcPr>
            <w:tcW w:w="4418" w:type="dxa"/>
            <w:shd w:val="clear" w:color="auto" w:fill="auto"/>
            <w:noWrap/>
            <w:vAlign w:val="center"/>
          </w:tcPr>
          <w:p w14:paraId="00988521"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sz w:val="20"/>
                <w:lang w:val="fr-FR"/>
              </w:rPr>
              <w:t>ANSWER</w:t>
            </w:r>
          </w:p>
        </w:tc>
        <w:tc>
          <w:tcPr>
            <w:tcW w:w="1200" w:type="dxa"/>
            <w:shd w:val="clear" w:color="auto" w:fill="auto"/>
            <w:noWrap/>
            <w:vAlign w:val="center"/>
          </w:tcPr>
          <w:p w14:paraId="7637FF87"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073Eh</w:t>
            </w:r>
          </w:p>
        </w:tc>
        <w:tc>
          <w:tcPr>
            <w:tcW w:w="2718" w:type="dxa"/>
            <w:shd w:val="clear" w:color="auto" w:fill="auto"/>
            <w:noWrap/>
            <w:vAlign w:val="center"/>
          </w:tcPr>
          <w:p w14:paraId="5D52D541" w14:textId="77777777" w:rsidR="000769D6" w:rsidRPr="00DD74DF" w:rsidRDefault="000769D6" w:rsidP="008674AD">
            <w:pPr>
              <w:jc w:val="center"/>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02 50 90</w:t>
            </w:r>
          </w:p>
        </w:tc>
        <w:tc>
          <w:tcPr>
            <w:tcW w:w="1137" w:type="dxa"/>
            <w:shd w:val="clear" w:color="auto" w:fill="auto"/>
            <w:noWrap/>
            <w:vAlign w:val="center"/>
          </w:tcPr>
          <w:p w14:paraId="4DCC03B1" w14:textId="77777777" w:rsidR="000769D6" w:rsidRPr="00DD74DF" w:rsidRDefault="000769D6" w:rsidP="008674AD">
            <w:pPr>
              <w:jc w:val="center"/>
              <w:rPr>
                <w:rFonts w:ascii="현대하모니 M" w:eastAsia="현대하모니 M" w:hAnsi="현대하모니 M"/>
                <w:sz w:val="20"/>
                <w:lang w:val="fr-FR"/>
              </w:rPr>
            </w:pPr>
          </w:p>
        </w:tc>
      </w:tr>
    </w:tbl>
    <w:p w14:paraId="41364F8D" w14:textId="77777777" w:rsidR="000769D6" w:rsidRPr="00DD74DF" w:rsidRDefault="000769D6" w:rsidP="000769D6">
      <w:pPr>
        <w:jc w:val="center"/>
        <w:rPr>
          <w:rFonts w:ascii="현대하모니 M" w:eastAsia="현대하모니 M" w:hAnsi="현대하모니 M"/>
          <w:sz w:val="20"/>
          <w:u w:val="single"/>
          <w:lang w:val="en-GB"/>
        </w:rPr>
      </w:pPr>
    </w:p>
    <w:p w14:paraId="5B96B448" w14:textId="77777777" w:rsidR="000769D6" w:rsidRDefault="000769D6" w:rsidP="000769D6">
      <w:pPr>
        <w:jc w:val="center"/>
        <w:rPr>
          <w:rFonts w:ascii="현대하모니 M" w:eastAsia="현대하모니 M" w:hAnsi="현대하모니 M"/>
          <w:u w:val="single"/>
          <w:lang w:val="en-GB"/>
        </w:rPr>
      </w:pPr>
      <w:r w:rsidRPr="00DD74DF">
        <w:rPr>
          <w:rFonts w:ascii="현대하모니 M" w:eastAsia="현대하모니 M" w:hAnsi="현대하모니 M"/>
          <w:u w:val="single"/>
          <w:lang w:val="en-GB"/>
        </w:rPr>
        <w:t xml:space="preserve">표 </w:t>
      </w:r>
      <w:r w:rsidRPr="00DD74DF">
        <w:rPr>
          <w:rFonts w:ascii="현대하모니 M" w:eastAsia="현대하모니 M" w:hAnsi="현대하모니 M" w:hint="eastAsia"/>
          <w:u w:val="single"/>
          <w:lang w:val="en-GB"/>
        </w:rPr>
        <w:t>5.1 Definition of Communication parameter</w:t>
      </w:r>
    </w:p>
    <w:p w14:paraId="3F8F02C0" w14:textId="77777777" w:rsidR="000769D6" w:rsidRPr="008A424A" w:rsidRDefault="000769D6" w:rsidP="000769D6">
      <w:pPr>
        <w:pStyle w:val="32"/>
      </w:pPr>
      <w:bookmarkStart w:id="24" w:name="_Toc497986833"/>
      <w:bookmarkStart w:id="25" w:name="_Toc110871847"/>
      <w:r w:rsidRPr="008A424A">
        <w:t>DiagnosticSessionControl (10 hex) Service</w:t>
      </w:r>
      <w:bookmarkEnd w:id="24"/>
      <w:bookmarkEnd w:id="25"/>
    </w:p>
    <w:p w14:paraId="6C695C5C"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Diagnostic service that is not prescribed in this document follow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210922BF" w14:textId="77777777" w:rsidR="000769D6" w:rsidRPr="008A424A" w:rsidRDefault="000769D6" w:rsidP="000769D6">
      <w:pPr>
        <w:pStyle w:val="32"/>
      </w:pPr>
      <w:bookmarkStart w:id="26" w:name="_Toc110871848"/>
      <w:bookmarkStart w:id="27" w:name="_Toc497986835"/>
      <w:r w:rsidRPr="008A424A">
        <w:t>SecurityAccess(27 hex) Service</w:t>
      </w:r>
      <w:bookmarkEnd w:id="26"/>
      <w:r w:rsidRPr="008A424A">
        <w:t xml:space="preserve"> </w:t>
      </w:r>
    </w:p>
    <w:p w14:paraId="7686AD75" w14:textId="77777777" w:rsidR="000769D6"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The purpose of this service is to provide a means to access data and/or diagnostic services, which have restricted access for security, emissions, or safety reasons. The security concept uses a seed and key relationship. Diagnostic services which should use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Security Access</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are described by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Diagnostic Serviec List</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on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27B96AED" w14:textId="77777777" w:rsidR="000769D6" w:rsidRPr="000769D6" w:rsidRDefault="000769D6" w:rsidP="000769D6">
      <w:pPr>
        <w:pStyle w:val="41"/>
      </w:pPr>
      <w:bookmarkStart w:id="28" w:name="_Toc497986836"/>
      <w:bookmarkStart w:id="29" w:name="_Toc110871849"/>
      <w:r w:rsidRPr="000769D6">
        <w:t>Request Message</w:t>
      </w:r>
      <w:bookmarkEnd w:id="28"/>
      <w:bookmarkEnd w:id="29"/>
    </w:p>
    <w:p w14:paraId="0F47BEAC"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4E6A8548" w14:textId="77777777" w:rsidR="000769D6" w:rsidRPr="008A424A" w:rsidRDefault="000769D6" w:rsidP="000769D6">
      <w:pPr>
        <w:pStyle w:val="41"/>
        <w:rPr>
          <w:i/>
        </w:rPr>
      </w:pPr>
      <w:bookmarkStart w:id="30" w:name="_Toc497986837"/>
      <w:bookmarkStart w:id="31" w:name="_Toc110871850"/>
      <w:r w:rsidRPr="008A424A">
        <w:t>Positive Response Message</w:t>
      </w:r>
      <w:bookmarkEnd w:id="30"/>
      <w:bookmarkEnd w:id="31"/>
    </w:p>
    <w:p w14:paraId="6787E8DB"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63FD0142" w14:textId="77777777" w:rsidR="000769D6" w:rsidRPr="008A424A" w:rsidRDefault="000769D6" w:rsidP="000769D6">
      <w:pPr>
        <w:pStyle w:val="41"/>
        <w:rPr>
          <w:i/>
        </w:rPr>
      </w:pPr>
      <w:bookmarkStart w:id="32" w:name="_Toc497986838"/>
      <w:bookmarkStart w:id="33" w:name="_Toc110871851"/>
      <w:r w:rsidRPr="008A424A">
        <w:t>Supported Negative Response Codes</w:t>
      </w:r>
      <w:bookmarkEnd w:id="32"/>
      <w:bookmarkEnd w:id="33"/>
    </w:p>
    <w:p w14:paraId="7C2629CC"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5F1E7BBB" w14:textId="77777777" w:rsidR="000769D6" w:rsidRPr="008A424A" w:rsidRDefault="000769D6" w:rsidP="000769D6">
      <w:pPr>
        <w:pStyle w:val="41"/>
        <w:rPr>
          <w:i/>
        </w:rPr>
      </w:pPr>
      <w:bookmarkStart w:id="34" w:name="_Toc497986839"/>
      <w:bookmarkStart w:id="35" w:name="_Toc110871852"/>
      <w:r w:rsidRPr="008A424A">
        <w:t>Security Algorithm (ASK not Applied)</w:t>
      </w:r>
      <w:bookmarkEnd w:id="34"/>
      <w:bookmarkEnd w:id="35"/>
    </w:p>
    <w:p w14:paraId="2F7DA241"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Client requests the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Seed</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to server. Server sends the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Seed</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to client. Client sends the key which is calculated using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Security Algorithm</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with seed and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Hex Values</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Server responeds that the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Key</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was valid and that it will unlock itself. The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Security Algorithm</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and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Hex Values</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are below.</w:t>
      </w:r>
    </w:p>
    <w:p w14:paraId="01C671FB"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b/>
          <w:bCs/>
        </w:rPr>
        <w:t>KEY = Security Algorithm(SEED)</w:t>
      </w:r>
    </w:p>
    <w:p w14:paraId="350F5FE8"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Result 1 = KEY.Byte03 = ~(seed high byte.DataByte#3d)^(Hex Value #1)</w:t>
      </w:r>
    </w:p>
    <w:p w14:paraId="29DF2A31"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Result 2 = KEY.Byte02 = ~(seed.DataByte#4d)^(Hex Value #2)</w:t>
      </w:r>
    </w:p>
    <w:p w14:paraId="71625B49"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Result 3 = KEY.Byte01 = ~(seed.DataByte#5d)^(Hex Value #3)</w:t>
      </w:r>
    </w:p>
    <w:p w14:paraId="6554F647"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Result 4 = KEY.Byte00 = ~(seed Low byte.DataByte#6d)^(Hex Value #4)</w:t>
      </w:r>
    </w:p>
    <w:p w14:paraId="0778FE41"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Hex Value #1 = 0x83, Hex Value #2 = 0xF7, Hex Value #3 = 0x83, Hex Value #4 = 0xF7</w:t>
      </w:r>
    </w:p>
    <w:p w14:paraId="47BEABC6" w14:textId="77777777" w:rsidR="000769D6" w:rsidRPr="008A424A" w:rsidRDefault="000769D6" w:rsidP="000769D6">
      <w:pPr>
        <w:keepNext/>
        <w:rPr>
          <w:rFonts w:ascii="Arial Unicode MS" w:eastAsia="Arial Unicode MS" w:hAnsi="Arial Unicode MS" w:cs="Arial Unicode MS"/>
        </w:rPr>
      </w:pPr>
      <w:r w:rsidRPr="008A424A">
        <w:rPr>
          <w:rFonts w:ascii="Arial Unicode MS" w:eastAsia="Arial Unicode MS" w:hAnsi="Arial Unicode MS" w:cs="Arial Unicode MS"/>
        </w:rPr>
        <w:object w:dxaOrig="11339" w:dyaOrig="5608" w14:anchorId="2FF9D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4pt;height:252.1pt" o:ole="">
            <v:imagedata r:id="rId11" o:title=""/>
          </v:shape>
          <o:OLEObject Type="Embed" ProgID="Visio.Drawing.11" ShapeID="_x0000_i1025" DrawAspect="Content" ObjectID="_1815991943" r:id="rId12"/>
        </w:object>
      </w:r>
    </w:p>
    <w:p w14:paraId="78D0B28D" w14:textId="77777777" w:rsidR="000769D6" w:rsidRPr="008A424A" w:rsidRDefault="000769D6" w:rsidP="000769D6">
      <w:pPr>
        <w:pStyle w:val="affc"/>
        <w:rPr>
          <w:rFonts w:ascii="Arial Unicode MS" w:eastAsia="Arial Unicode MS" w:hAnsi="Arial Unicode MS" w:cs="Arial Unicode MS"/>
        </w:rPr>
      </w:pPr>
      <w:bookmarkStart w:id="36" w:name="_Toc497986891"/>
      <w:r w:rsidRPr="008A424A">
        <w:rPr>
          <w:rFonts w:ascii="Arial Unicode MS" w:eastAsia="Arial Unicode MS" w:hAnsi="Arial Unicode MS" w:cs="Arial Unicode MS"/>
        </w:rPr>
        <w:t>Figure</w:t>
      </w:r>
      <w:r>
        <w:rPr>
          <w:rFonts w:ascii="Arial Unicode MS" w:eastAsia="Arial Unicode MS" w:hAnsi="Arial Unicode MS" w:cs="Arial Unicode MS" w:hint="eastAsia"/>
        </w:rPr>
        <w:t xml:space="preserve"> 7</w:t>
      </w:r>
      <w:r w:rsidRPr="008A424A">
        <w:rPr>
          <w:rFonts w:ascii="Arial Unicode MS" w:eastAsia="Arial Unicode MS" w:hAnsi="Arial Unicode MS" w:cs="Arial Unicode MS"/>
        </w:rPr>
        <w:t>: Security Access Message Flow Example - Server is in a 'Locked' State</w:t>
      </w:r>
      <w:bookmarkEnd w:id="36"/>
    </w:p>
    <w:p w14:paraId="795ED370" w14:textId="77777777" w:rsidR="000769D6" w:rsidRPr="008A424A" w:rsidRDefault="000769D6" w:rsidP="000769D6">
      <w:pPr>
        <w:pStyle w:val="41"/>
        <w:rPr>
          <w:i/>
        </w:rPr>
      </w:pPr>
      <w:bookmarkStart w:id="37" w:name="_Toc497986840"/>
      <w:bookmarkStart w:id="38" w:name="_Toc110871853"/>
      <w:r w:rsidRPr="008A424A">
        <w:t>Security Algorithm (ASK Applied)</w:t>
      </w:r>
      <w:bookmarkEnd w:id="37"/>
      <w:bookmarkEnd w:id="38"/>
    </w:p>
    <w:p w14:paraId="45E27895"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ES95486-00(</w:t>
      </w:r>
      <w:r>
        <w:rPr>
          <w:rFonts w:ascii="Arial Unicode MS" w:eastAsia="Arial Unicode MS" w:hAnsi="Arial Unicode MS" w:cs="Arial Unicode MS"/>
        </w:rPr>
        <w:t xml:space="preserve">Revision </w:t>
      </w:r>
      <w:r>
        <w:rPr>
          <w:rFonts w:ascii="Arial Unicode MS" w:eastAsia="Arial Unicode MS" w:hAnsi="Arial Unicode MS" w:cs="Arial Unicode MS" w:hint="eastAsia"/>
        </w:rPr>
        <w:t>12</w:t>
      </w:r>
      <w:r w:rsidRPr="008A424A">
        <w:rPr>
          <w:rFonts w:ascii="Arial Unicode MS" w:eastAsia="Arial Unicode MS" w:hAnsi="Arial Unicode MS" w:cs="Arial Unicode MS"/>
        </w:rPr>
        <w:t>th)</w:t>
      </w:r>
      <w:r>
        <w:rPr>
          <w:rFonts w:ascii="Arial Unicode MS" w:eastAsia="Arial Unicode MS" w:hAnsi="Arial Unicode MS" w:cs="Arial Unicode MS" w:hint="eastAsia"/>
        </w:rPr>
        <w:t>, ES95486-02(Revision 1st)</w:t>
      </w:r>
      <w:r w:rsidRPr="008A424A">
        <w:rPr>
          <w:rFonts w:ascii="Arial Unicode MS" w:eastAsia="Arial Unicode MS" w:hAnsi="Arial Unicode MS" w:cs="Arial Unicode MS" w:hint="eastAsia"/>
        </w:rPr>
        <w:t>의</w:t>
      </w:r>
      <w:r w:rsidRPr="008A424A">
        <w:rPr>
          <w:rFonts w:ascii="Arial Unicode MS" w:eastAsia="Arial Unicode MS" w:hAnsi="Arial Unicode MS" w:cs="Arial Unicode MS"/>
        </w:rPr>
        <w:t xml:space="preserve"> '4.3 Security Access (27h) Service'</w:t>
      </w:r>
      <w:r w:rsidRPr="008A424A">
        <w:rPr>
          <w:rFonts w:ascii="Arial Unicode MS" w:eastAsia="Arial Unicode MS" w:hAnsi="Arial Unicode MS" w:cs="Arial Unicode MS" w:hint="eastAsia"/>
        </w:rPr>
        <w:t>를</w:t>
      </w:r>
      <w:r w:rsidRPr="008A424A">
        <w:rPr>
          <w:rFonts w:ascii="Arial Unicode MS" w:eastAsia="Arial Unicode MS" w:hAnsi="Arial Unicode MS" w:cs="Arial Unicode MS"/>
        </w:rPr>
        <w:t xml:space="preserve"> </w:t>
      </w:r>
      <w:r w:rsidRPr="008A424A">
        <w:rPr>
          <w:rFonts w:ascii="Arial Unicode MS" w:eastAsia="Arial Unicode MS" w:hAnsi="Arial Unicode MS" w:cs="Arial Unicode MS" w:hint="eastAsia"/>
        </w:rPr>
        <w:t>만족해야</w:t>
      </w:r>
      <w:r w:rsidRPr="008A424A">
        <w:rPr>
          <w:rFonts w:ascii="Arial Unicode MS" w:eastAsia="Arial Unicode MS" w:hAnsi="Arial Unicode MS" w:cs="Arial Unicode MS"/>
        </w:rPr>
        <w:t xml:space="preserve"> </w:t>
      </w:r>
      <w:r w:rsidRPr="008A424A">
        <w:rPr>
          <w:rFonts w:ascii="Arial Unicode MS" w:eastAsia="Arial Unicode MS" w:hAnsi="Arial Unicode MS" w:cs="Arial Unicode MS" w:hint="eastAsia"/>
        </w:rPr>
        <w:t>한다</w:t>
      </w:r>
      <w:r>
        <w:rPr>
          <w:rFonts w:ascii="Arial Unicode MS" w:eastAsia="Arial Unicode MS" w:hAnsi="Arial Unicode MS" w:cs="Arial Unicode MS"/>
        </w:rPr>
        <w:t>.</w:t>
      </w:r>
      <w:bookmarkEnd w:id="27"/>
    </w:p>
    <w:p w14:paraId="1C38C093" w14:textId="77777777" w:rsidR="000769D6" w:rsidRPr="008A424A" w:rsidRDefault="000769D6" w:rsidP="000769D6">
      <w:pPr>
        <w:pStyle w:val="32"/>
      </w:pPr>
      <w:bookmarkStart w:id="39" w:name="_Toc497986845"/>
      <w:bookmarkStart w:id="40" w:name="_Toc110871854"/>
      <w:r w:rsidRPr="008A424A">
        <w:t>StopDiagnosticSession (20 hex) Service</w:t>
      </w:r>
      <w:bookmarkEnd w:id="39"/>
      <w:bookmarkEnd w:id="40"/>
    </w:p>
    <w:p w14:paraId="48409614"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Diagnostic service that is not prescribed in this document follow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bookmarkEnd w:id="17"/>
    <w:bookmarkEnd w:id="18"/>
    <w:bookmarkEnd w:id="19"/>
    <w:bookmarkEnd w:id="20"/>
    <w:bookmarkEnd w:id="21"/>
    <w:p w14:paraId="26B3A9F8" w14:textId="147B0B97" w:rsidR="000769D6" w:rsidRPr="00990403" w:rsidRDefault="00990403" w:rsidP="00990403">
      <w:pPr>
        <w:spacing w:after="200" w:line="276" w:lineRule="auto"/>
        <w:jc w:val="both"/>
        <w:rPr>
          <w:lang w:val="en-GB"/>
        </w:rPr>
      </w:pPr>
      <w:r>
        <w:rPr>
          <w:lang w:val="en-GB"/>
        </w:rPr>
        <w:br w:type="page"/>
      </w:r>
    </w:p>
    <w:p w14:paraId="44B23587" w14:textId="77777777" w:rsidR="000769D6" w:rsidRPr="000769D6" w:rsidRDefault="000769D6" w:rsidP="000769D6">
      <w:pPr>
        <w:pStyle w:val="21"/>
      </w:pPr>
      <w:bookmarkStart w:id="41" w:name="_Toc110871855"/>
      <w:bookmarkEnd w:id="7"/>
      <w:bookmarkEnd w:id="8"/>
      <w:r w:rsidRPr="000769D6">
        <w:rPr>
          <w:rFonts w:hint="eastAsia"/>
        </w:rPr>
        <w:lastRenderedPageBreak/>
        <w:t>Read Data by Identifier (22 hex) Service</w:t>
      </w:r>
      <w:bookmarkEnd w:id="41"/>
      <w:r w:rsidRPr="000769D6">
        <w:rPr>
          <w:rFonts w:hint="eastAsia"/>
        </w:rPr>
        <w:t xml:space="preserve"> </w:t>
      </w:r>
    </w:p>
    <w:p w14:paraId="03BC60D3" w14:textId="77777777" w:rsidR="000769D6" w:rsidRPr="000769D6" w:rsidRDefault="000769D6" w:rsidP="000769D6">
      <w:pPr>
        <w:pStyle w:val="32"/>
      </w:pPr>
      <w:bookmarkStart w:id="42" w:name="_Toc110871856"/>
      <w:r w:rsidRPr="000769D6">
        <w:rPr>
          <w:rFonts w:hint="eastAsia"/>
        </w:rPr>
        <w:t>Request Message</w:t>
      </w:r>
      <w:bookmarkEnd w:id="42"/>
    </w:p>
    <w:p w14:paraId="6CDB3DE4"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31E2395B" w14:textId="77777777" w:rsidR="000769D6" w:rsidRPr="0011080C"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Dataidentifier Parameter F18B / F195 service must support function ID (07DF)</w:t>
      </w:r>
    </w:p>
    <w:p w14:paraId="4EBF36B1" w14:textId="77777777" w:rsidR="000769D6" w:rsidRDefault="000769D6" w:rsidP="000769D6">
      <w:pPr>
        <w:pStyle w:val="32"/>
      </w:pPr>
      <w:bookmarkStart w:id="43" w:name="_Toc110871857"/>
      <w:r>
        <w:rPr>
          <w:rFonts w:hint="eastAsia"/>
        </w:rPr>
        <w:t>Positive Respone Message</w:t>
      </w:r>
      <w:bookmarkEnd w:id="43"/>
    </w:p>
    <w:p w14:paraId="18A20DF4" w14:textId="77777777" w:rsidR="000769D6" w:rsidRPr="0011080C"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1BFE0177" w14:textId="77777777" w:rsidR="000769D6" w:rsidRDefault="000769D6" w:rsidP="000769D6">
      <w:pPr>
        <w:pStyle w:val="32"/>
      </w:pPr>
      <w:bookmarkStart w:id="44" w:name="_Toc110871858"/>
      <w:r>
        <w:rPr>
          <w:rFonts w:hint="eastAsia"/>
        </w:rPr>
        <w:t>Supported Negative Response Codes</w:t>
      </w:r>
      <w:bookmarkEnd w:id="44"/>
    </w:p>
    <w:p w14:paraId="7A8AF211" w14:textId="77777777" w:rsidR="000769D6" w:rsidRPr="0011080C" w:rsidRDefault="000769D6" w:rsidP="000769D6">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3F756D16" w14:textId="77777777" w:rsidR="000769D6" w:rsidRPr="0011080C" w:rsidRDefault="000769D6" w:rsidP="000769D6">
      <w:bookmarkStart w:id="45" w:name="_Toc404174978"/>
      <w:bookmarkStart w:id="46" w:name="_Toc388615094"/>
      <w:bookmarkStart w:id="47" w:name="_Toc404176063"/>
      <w:bookmarkStart w:id="48" w:name="_Toc404174977"/>
      <w:bookmarkStart w:id="49" w:name="_Toc388615093"/>
      <w:bookmarkStart w:id="50" w:name="_Toc404176062"/>
    </w:p>
    <w:p w14:paraId="16E6C906" w14:textId="77777777" w:rsidR="000769D6" w:rsidRPr="00DD74DF" w:rsidRDefault="000769D6" w:rsidP="000769D6">
      <w:pPr>
        <w:pStyle w:val="32"/>
        <w:rPr>
          <w:b/>
        </w:rPr>
      </w:pPr>
      <w:bookmarkStart w:id="51" w:name="_Toc110871859"/>
      <w:r w:rsidRPr="00DD74DF">
        <w:rPr>
          <w:rFonts w:hint="eastAsia"/>
        </w:rPr>
        <w:t>입출력 모니터링</w:t>
      </w:r>
      <w:bookmarkEnd w:id="51"/>
    </w:p>
    <w:p w14:paraId="2EBAB177"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5.8.3.1.1 LED 출력 상태: AMBER 점등, GREEN 점등, AMBER 점멸</w:t>
      </w:r>
    </w:p>
    <w:p w14:paraId="4B36E43E"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5.8.3.1.2 충전 전력: 충전 전력, 충전 전압, 충전 전류</w:t>
      </w:r>
    </w:p>
    <w:p w14:paraId="13DEF957"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5.8.3.1.3 충전 상태: OFF, 충전 중, 충전 완료</w:t>
      </w:r>
    </w:p>
    <w:p w14:paraId="6C1037C6"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5.8.3.1.4 SMK FOB 써칭에 의한 충전 금지 신호 상태(L_LFSearhingOn_IN)</w:t>
      </w:r>
    </w:p>
    <w:p w14:paraId="45389779"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 xml:space="preserve">   - 신호 ON: 충전 금지 상태</w:t>
      </w:r>
    </w:p>
    <w:p w14:paraId="2717D034" w14:textId="77777777" w:rsidR="000769D6" w:rsidRPr="00DD74DF" w:rsidRDefault="000769D6" w:rsidP="000769D6">
      <w:pPr>
        <w:ind w:firstLineChars="247" w:firstLine="543"/>
        <w:rPr>
          <w:rFonts w:ascii="현대하모니 M" w:eastAsia="현대하모니 M" w:hAnsi="현대하모니 M"/>
        </w:rPr>
      </w:pPr>
      <w:r w:rsidRPr="00DD74DF">
        <w:rPr>
          <w:rFonts w:ascii="현대하모니 M" w:eastAsia="현대하모니 M" w:hAnsi="현대하모니 M" w:hint="eastAsia"/>
        </w:rPr>
        <w:t>- 신호 OFF: 충전 가능 상태</w:t>
      </w:r>
    </w:p>
    <w:p w14:paraId="579B2D29"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 xml:space="preserve">5.8.3.1.5 전원 상태: B+ 입력상태 </w:t>
      </w:r>
    </w:p>
    <w:p w14:paraId="772068AA" w14:textId="77777777" w:rsidR="000769D6" w:rsidRPr="00DD74DF" w:rsidRDefault="000769D6" w:rsidP="000769D6">
      <w:pPr>
        <w:ind w:firstLineChars="147" w:firstLine="323"/>
        <w:rPr>
          <w:rFonts w:ascii="현대하모니 M" w:eastAsia="현대하모니 M" w:hAnsi="현대하모니 M"/>
        </w:rPr>
      </w:pPr>
      <w:r w:rsidRPr="00DD74DF">
        <w:rPr>
          <w:rFonts w:ascii="현대하모니 M" w:eastAsia="현대하모니 M" w:hAnsi="현대하모니 M" w:hint="eastAsia"/>
        </w:rPr>
        <w:t xml:space="preserve">   - 전원단 판단 관련하여 CAN통신 신호와 조합하지 않고 H/W 입력 받은 것에 대해서만 판단</w:t>
      </w:r>
    </w:p>
    <w:p w14:paraId="315C3BBE" w14:textId="77777777" w:rsidR="000769D6" w:rsidRPr="00DD74DF" w:rsidRDefault="000769D6" w:rsidP="000769D6">
      <w:pPr>
        <w:pStyle w:val="32"/>
        <w:rPr>
          <w:b/>
        </w:rPr>
      </w:pPr>
      <w:bookmarkStart w:id="52" w:name="_Toc110871860"/>
      <w:r w:rsidRPr="00DD74DF">
        <w:rPr>
          <w:rFonts w:hint="eastAsia"/>
        </w:rPr>
        <w:t xml:space="preserve">Read Data Identifier of </w:t>
      </w:r>
      <w:bookmarkEnd w:id="45"/>
      <w:bookmarkEnd w:id="46"/>
      <w:bookmarkEnd w:id="47"/>
      <w:r w:rsidRPr="00DD74DF">
        <w:rPr>
          <w:rFonts w:hint="eastAsia"/>
        </w:rPr>
        <w:t>WPC</w:t>
      </w:r>
      <w:bookmarkEnd w:id="52"/>
    </w:p>
    <w:p w14:paraId="3A6CB6C6" w14:textId="77777777" w:rsidR="000769D6" w:rsidRPr="00DD74DF" w:rsidRDefault="000769D6" w:rsidP="00793C75">
      <w:pPr>
        <w:widowControl w:val="0"/>
        <w:numPr>
          <w:ilvl w:val="0"/>
          <w:numId w:val="23"/>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Record Data Identifier of WPC</w:t>
      </w:r>
    </w:p>
    <w:tbl>
      <w:tblPr>
        <w:tblW w:w="9362" w:type="dxa"/>
        <w:tblInd w:w="660" w:type="dxa"/>
        <w:tblCellMar>
          <w:left w:w="99" w:type="dxa"/>
          <w:right w:w="99" w:type="dxa"/>
        </w:tblCellMar>
        <w:tblLook w:val="04A0" w:firstRow="1" w:lastRow="0" w:firstColumn="1" w:lastColumn="0" w:noHBand="0" w:noVBand="1"/>
      </w:tblPr>
      <w:tblGrid>
        <w:gridCol w:w="2274"/>
        <w:gridCol w:w="5245"/>
        <w:gridCol w:w="1843"/>
      </w:tblGrid>
      <w:tr w:rsidR="000769D6" w:rsidRPr="00DD74DF" w14:paraId="2244DC63" w14:textId="77777777" w:rsidTr="008674AD">
        <w:trPr>
          <w:trHeight w:val="385"/>
        </w:trPr>
        <w:tc>
          <w:tcPr>
            <w:tcW w:w="2274"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77ACA01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Identifier</w:t>
            </w:r>
          </w:p>
        </w:tc>
        <w:tc>
          <w:tcPr>
            <w:tcW w:w="5245" w:type="dxa"/>
            <w:tcBorders>
              <w:top w:val="single" w:sz="12" w:space="0" w:color="auto"/>
              <w:left w:val="nil"/>
              <w:bottom w:val="single" w:sz="12" w:space="0" w:color="auto"/>
              <w:right w:val="single" w:sz="8" w:space="0" w:color="auto"/>
            </w:tcBorders>
            <w:shd w:val="clear" w:color="auto" w:fill="BFBFBF"/>
            <w:vAlign w:val="center"/>
            <w:hideMark/>
          </w:tcPr>
          <w:p w14:paraId="3486B494"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1843" w:type="dxa"/>
            <w:tcBorders>
              <w:top w:val="single" w:sz="12" w:space="0" w:color="auto"/>
              <w:left w:val="nil"/>
              <w:bottom w:val="single" w:sz="12" w:space="0" w:color="auto"/>
              <w:right w:val="single" w:sz="12" w:space="0" w:color="auto"/>
            </w:tcBorders>
            <w:shd w:val="clear" w:color="auto" w:fill="BFBFBF"/>
            <w:vAlign w:val="center"/>
            <w:hideMark/>
          </w:tcPr>
          <w:p w14:paraId="2ECA4EFC"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4B899151" w14:textId="77777777" w:rsidTr="008674AD">
        <w:trPr>
          <w:trHeight w:val="385"/>
        </w:trPr>
        <w:tc>
          <w:tcPr>
            <w:tcW w:w="2274"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46C77657"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#BE01h</w:t>
            </w:r>
          </w:p>
        </w:tc>
        <w:tc>
          <w:tcPr>
            <w:tcW w:w="5245" w:type="dxa"/>
            <w:tcBorders>
              <w:top w:val="single" w:sz="12" w:space="0" w:color="auto"/>
              <w:left w:val="nil"/>
              <w:bottom w:val="single" w:sz="8" w:space="0" w:color="auto"/>
              <w:right w:val="single" w:sz="8" w:space="0" w:color="auto"/>
            </w:tcBorders>
            <w:shd w:val="clear" w:color="auto" w:fill="auto"/>
            <w:vAlign w:val="center"/>
            <w:hideMark/>
          </w:tcPr>
          <w:p w14:paraId="6D13C02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RDBI - User Option Record Local Identifier</w:t>
            </w:r>
          </w:p>
        </w:tc>
        <w:tc>
          <w:tcPr>
            <w:tcW w:w="1843" w:type="dxa"/>
            <w:tcBorders>
              <w:top w:val="single" w:sz="12" w:space="0" w:color="auto"/>
              <w:left w:val="nil"/>
              <w:bottom w:val="single" w:sz="8" w:space="0" w:color="auto"/>
              <w:right w:val="single" w:sz="12" w:space="0" w:color="auto"/>
            </w:tcBorders>
            <w:shd w:val="clear" w:color="auto" w:fill="auto"/>
            <w:vAlign w:val="center"/>
            <w:hideMark/>
          </w:tcPr>
          <w:p w14:paraId="29C0264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frame</w:t>
            </w:r>
          </w:p>
        </w:tc>
      </w:tr>
      <w:tr w:rsidR="000769D6" w:rsidRPr="00DD74DF" w14:paraId="126A80FF" w14:textId="77777777" w:rsidTr="008674AD">
        <w:trPr>
          <w:trHeight w:val="385"/>
        </w:trPr>
        <w:tc>
          <w:tcPr>
            <w:tcW w:w="2274" w:type="dxa"/>
            <w:tcBorders>
              <w:top w:val="single" w:sz="4" w:space="0" w:color="auto"/>
              <w:left w:val="single" w:sz="12" w:space="0" w:color="auto"/>
              <w:bottom w:val="single" w:sz="4" w:space="0" w:color="auto"/>
              <w:right w:val="single" w:sz="8" w:space="0" w:color="auto"/>
            </w:tcBorders>
            <w:shd w:val="clear" w:color="auto" w:fill="auto"/>
            <w:vAlign w:val="center"/>
            <w:hideMark/>
          </w:tcPr>
          <w:p w14:paraId="77989F3F"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#BE02h</w:t>
            </w:r>
          </w:p>
        </w:tc>
        <w:tc>
          <w:tcPr>
            <w:tcW w:w="5245" w:type="dxa"/>
            <w:tcBorders>
              <w:top w:val="single" w:sz="4" w:space="0" w:color="auto"/>
              <w:left w:val="nil"/>
              <w:bottom w:val="single" w:sz="4" w:space="0" w:color="auto"/>
              <w:right w:val="single" w:sz="8" w:space="0" w:color="auto"/>
            </w:tcBorders>
            <w:shd w:val="clear" w:color="auto" w:fill="auto"/>
            <w:vAlign w:val="center"/>
            <w:hideMark/>
          </w:tcPr>
          <w:p w14:paraId="35223763"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RDBI - Input Output Record Local Identifier #1(Byte Data)</w:t>
            </w:r>
          </w:p>
        </w:tc>
        <w:tc>
          <w:tcPr>
            <w:tcW w:w="1843" w:type="dxa"/>
            <w:tcBorders>
              <w:top w:val="single" w:sz="4" w:space="0" w:color="auto"/>
              <w:left w:val="nil"/>
              <w:bottom w:val="single" w:sz="4" w:space="0" w:color="auto"/>
              <w:right w:val="single" w:sz="12" w:space="0" w:color="auto"/>
            </w:tcBorders>
            <w:shd w:val="clear" w:color="auto" w:fill="auto"/>
            <w:vAlign w:val="center"/>
            <w:hideMark/>
          </w:tcPr>
          <w:p w14:paraId="7CB3A26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frame</w:t>
            </w:r>
          </w:p>
        </w:tc>
      </w:tr>
      <w:tr w:rsidR="000769D6" w:rsidRPr="00DD74DF" w14:paraId="00FFB89B" w14:textId="77777777" w:rsidTr="008B749B">
        <w:trPr>
          <w:trHeight w:val="385"/>
        </w:trPr>
        <w:tc>
          <w:tcPr>
            <w:tcW w:w="2274" w:type="dxa"/>
            <w:tcBorders>
              <w:top w:val="single" w:sz="4" w:space="0" w:color="auto"/>
              <w:left w:val="single" w:sz="12" w:space="0" w:color="auto"/>
              <w:bottom w:val="single" w:sz="4" w:space="0" w:color="auto"/>
              <w:right w:val="single" w:sz="8" w:space="0" w:color="auto"/>
            </w:tcBorders>
            <w:shd w:val="clear" w:color="auto" w:fill="auto"/>
            <w:vAlign w:val="center"/>
            <w:hideMark/>
          </w:tcPr>
          <w:p w14:paraId="1AE36B04" w14:textId="77777777" w:rsidR="000769D6" w:rsidRPr="0033387C" w:rsidRDefault="000769D6" w:rsidP="008674AD">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#BE03h</w:t>
            </w:r>
          </w:p>
        </w:tc>
        <w:tc>
          <w:tcPr>
            <w:tcW w:w="5245" w:type="dxa"/>
            <w:tcBorders>
              <w:top w:val="single" w:sz="4" w:space="0" w:color="auto"/>
              <w:left w:val="nil"/>
              <w:bottom w:val="single" w:sz="4" w:space="0" w:color="auto"/>
              <w:right w:val="single" w:sz="8" w:space="0" w:color="auto"/>
            </w:tcBorders>
            <w:shd w:val="clear" w:color="auto" w:fill="auto"/>
            <w:vAlign w:val="center"/>
            <w:hideMark/>
          </w:tcPr>
          <w:p w14:paraId="218D2AA8" w14:textId="77777777" w:rsidR="000769D6" w:rsidRPr="0033387C" w:rsidRDefault="000769D6" w:rsidP="008674AD">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RDBI - Input Output Record Local Identifier #2(Bit Data)</w:t>
            </w:r>
          </w:p>
        </w:tc>
        <w:tc>
          <w:tcPr>
            <w:tcW w:w="1843" w:type="dxa"/>
            <w:tcBorders>
              <w:top w:val="single" w:sz="4" w:space="0" w:color="auto"/>
              <w:left w:val="nil"/>
              <w:bottom w:val="single" w:sz="4" w:space="0" w:color="auto"/>
              <w:right w:val="single" w:sz="12" w:space="0" w:color="auto"/>
            </w:tcBorders>
            <w:shd w:val="clear" w:color="auto" w:fill="auto"/>
            <w:vAlign w:val="center"/>
            <w:hideMark/>
          </w:tcPr>
          <w:p w14:paraId="3FAA3D55" w14:textId="77777777" w:rsidR="000769D6" w:rsidRPr="0033387C" w:rsidRDefault="000769D6" w:rsidP="008674AD">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Byte frame</w:t>
            </w:r>
          </w:p>
        </w:tc>
      </w:tr>
      <w:tr w:rsidR="00330891" w:rsidRPr="00DD74DF" w14:paraId="163A53A7" w14:textId="77777777" w:rsidTr="008B749B">
        <w:trPr>
          <w:trHeight w:val="385"/>
        </w:trPr>
        <w:tc>
          <w:tcPr>
            <w:tcW w:w="2274" w:type="dxa"/>
            <w:tcBorders>
              <w:top w:val="single" w:sz="4" w:space="0" w:color="auto"/>
              <w:left w:val="single" w:sz="12" w:space="0" w:color="auto"/>
              <w:bottom w:val="single" w:sz="4" w:space="0" w:color="auto"/>
              <w:right w:val="single" w:sz="8" w:space="0" w:color="auto"/>
            </w:tcBorders>
            <w:shd w:val="clear" w:color="auto" w:fill="auto"/>
            <w:vAlign w:val="center"/>
          </w:tcPr>
          <w:p w14:paraId="0F48DE44" w14:textId="2139BB9E" w:rsidR="00330891" w:rsidRPr="0033387C" w:rsidRDefault="00330891" w:rsidP="008674AD">
            <w:pPr>
              <w:jc w:val="center"/>
              <w:rPr>
                <w:rFonts w:ascii="현대하모니 M" w:eastAsia="현대하모니 M" w:hAnsi="현대하모니 M"/>
                <w:noProof/>
                <w:color w:val="000000" w:themeColor="text1"/>
                <w:sz w:val="18"/>
                <w:szCs w:val="18"/>
                <w:highlight w:val="yellow"/>
              </w:rPr>
            </w:pPr>
            <w:commentRangeStart w:id="53"/>
            <w:r w:rsidRPr="0033387C">
              <w:rPr>
                <w:rFonts w:ascii="현대하모니 M" w:eastAsia="현대하모니 M" w:hAnsi="현대하모니 M" w:hint="eastAsia"/>
                <w:noProof/>
                <w:color w:val="000000" w:themeColor="text1"/>
                <w:sz w:val="18"/>
                <w:szCs w:val="18"/>
                <w:highlight w:val="yellow"/>
              </w:rPr>
              <w:t>#F1C0h</w:t>
            </w:r>
          </w:p>
        </w:tc>
        <w:tc>
          <w:tcPr>
            <w:tcW w:w="5245" w:type="dxa"/>
            <w:tcBorders>
              <w:top w:val="single" w:sz="4" w:space="0" w:color="auto"/>
              <w:left w:val="nil"/>
              <w:bottom w:val="single" w:sz="4" w:space="0" w:color="auto"/>
              <w:right w:val="single" w:sz="8" w:space="0" w:color="auto"/>
            </w:tcBorders>
            <w:shd w:val="clear" w:color="auto" w:fill="auto"/>
            <w:vAlign w:val="center"/>
          </w:tcPr>
          <w:p w14:paraId="798394BE" w14:textId="4E658259" w:rsidR="00330891" w:rsidRPr="0033387C" w:rsidRDefault="00330891" w:rsidP="008674AD">
            <w:pPr>
              <w:rPr>
                <w:rFonts w:ascii="현대하모니 M" w:eastAsia="현대하모니 M" w:hAnsi="현대하모니 M"/>
                <w:noProof/>
                <w:color w:val="000000" w:themeColor="text1"/>
                <w:sz w:val="18"/>
                <w:szCs w:val="18"/>
                <w:highlight w:val="yellow"/>
              </w:rPr>
            </w:pPr>
            <w:r w:rsidRPr="0033387C">
              <w:rPr>
                <w:rFonts w:ascii="현대하모니 M" w:eastAsia="현대하모니 M" w:hAnsi="현대하모니 M" w:hint="eastAsia"/>
                <w:noProof/>
                <w:color w:val="000000" w:themeColor="text1"/>
                <w:sz w:val="18"/>
                <w:szCs w:val="18"/>
                <w:highlight w:val="yellow"/>
              </w:rPr>
              <w:t xml:space="preserve">RDBI </w:t>
            </w:r>
            <w:r w:rsidR="007406EA" w:rsidRPr="0033387C">
              <w:rPr>
                <w:rFonts w:ascii="바탕" w:eastAsia="바탕" w:hAnsi="바탕" w:cs="바탕" w:hint="eastAsia"/>
                <w:noProof/>
                <w:color w:val="000000" w:themeColor="text1"/>
                <w:sz w:val="18"/>
                <w:szCs w:val="18"/>
                <w:highlight w:val="yellow"/>
              </w:rPr>
              <w:t>–</w:t>
            </w:r>
            <w:r w:rsidRPr="0033387C">
              <w:rPr>
                <w:rFonts w:ascii="현대하모니 M" w:eastAsia="현대하모니 M" w:hAnsi="현대하모니 M" w:hint="eastAsia"/>
                <w:noProof/>
                <w:color w:val="000000" w:themeColor="text1"/>
                <w:sz w:val="18"/>
                <w:szCs w:val="18"/>
                <w:highlight w:val="yellow"/>
              </w:rPr>
              <w:t xml:space="preserve"> ECUSecurityInformationDataIdentifier</w:t>
            </w:r>
            <w:r w:rsidR="007406EA" w:rsidRPr="0033387C">
              <w:rPr>
                <w:rFonts w:ascii="현대하모니 M" w:eastAsia="현대하모니 M" w:hAnsi="현대하모니 M" w:hint="eastAsia"/>
                <w:noProof/>
                <w:color w:val="000000" w:themeColor="text1"/>
                <w:sz w:val="18"/>
                <w:szCs w:val="18"/>
                <w:highlight w:val="yellow"/>
              </w:rPr>
              <w:t xml:space="preserve"> (Byte Data)</w:t>
            </w:r>
          </w:p>
        </w:tc>
        <w:tc>
          <w:tcPr>
            <w:tcW w:w="1843" w:type="dxa"/>
            <w:tcBorders>
              <w:top w:val="single" w:sz="4" w:space="0" w:color="auto"/>
              <w:left w:val="nil"/>
              <w:bottom w:val="single" w:sz="4" w:space="0" w:color="auto"/>
              <w:right w:val="single" w:sz="12" w:space="0" w:color="auto"/>
            </w:tcBorders>
            <w:shd w:val="clear" w:color="auto" w:fill="auto"/>
            <w:vAlign w:val="center"/>
          </w:tcPr>
          <w:p w14:paraId="47EE2626" w14:textId="6DAE11B8" w:rsidR="00330891" w:rsidRPr="0033387C" w:rsidRDefault="00330891" w:rsidP="008674AD">
            <w:pPr>
              <w:jc w:val="center"/>
              <w:rPr>
                <w:rFonts w:ascii="현대하모니 M" w:eastAsia="현대하모니 M" w:hAnsi="현대하모니 M"/>
                <w:noProof/>
                <w:color w:val="000000" w:themeColor="text1"/>
                <w:sz w:val="18"/>
                <w:szCs w:val="18"/>
                <w:highlight w:val="yellow"/>
              </w:rPr>
            </w:pPr>
            <w:r w:rsidRPr="0033387C">
              <w:rPr>
                <w:rFonts w:ascii="현대하모니 M" w:eastAsia="현대하모니 M" w:hAnsi="현대하모니 M" w:hint="eastAsia"/>
                <w:noProof/>
                <w:color w:val="000000" w:themeColor="text1"/>
                <w:sz w:val="18"/>
                <w:szCs w:val="18"/>
                <w:highlight w:val="yellow"/>
              </w:rPr>
              <w:t>Byte frame</w:t>
            </w:r>
            <w:commentRangeEnd w:id="53"/>
            <w:r w:rsidRPr="0033387C">
              <w:rPr>
                <w:rStyle w:val="affe"/>
                <w:color w:val="000000" w:themeColor="text1"/>
                <w:highlight w:val="yellow"/>
              </w:rPr>
              <w:commentReference w:id="53"/>
            </w:r>
          </w:p>
        </w:tc>
      </w:tr>
    </w:tbl>
    <w:p w14:paraId="6D59B3CD" w14:textId="7BBB8D6F" w:rsidR="000769D6" w:rsidRPr="00DD74DF" w:rsidRDefault="000769D6" w:rsidP="000769D6">
      <w:pPr>
        <w:jc w:val="center"/>
        <w:rPr>
          <w:rFonts w:ascii="현대하모니 M" w:eastAsia="현대하모니 M" w:hAnsi="현대하모니 M"/>
          <w:noProof/>
          <w:u w:val="single"/>
          <w:lang w:val="en-GB"/>
        </w:rPr>
      </w:pPr>
      <w:bookmarkStart w:id="54" w:name="_Toc404175186"/>
      <w:bookmarkStart w:id="55" w:name="_Toc388516968"/>
      <w:bookmarkStart w:id="56" w:name="_Toc404176121"/>
      <w:bookmarkStart w:id="57" w:name="_Toc110871899"/>
      <w:r w:rsidRPr="00DD74DF">
        <w:rPr>
          <w:rFonts w:ascii="현대하모니 M" w:eastAsia="현대하모니 M" w:hAnsi="현대하모니 M" w:hint="eastAsia"/>
          <w:noProof/>
          <w:u w:val="single"/>
          <w:lang w:val="en-GB"/>
        </w:rPr>
        <w:t xml:space="preserve">Table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Table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2</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xml:space="preserve">: Data Identifier of </w:t>
      </w:r>
      <w:bookmarkEnd w:id="54"/>
      <w:bookmarkEnd w:id="55"/>
      <w:bookmarkEnd w:id="56"/>
      <w:r w:rsidRPr="00DD74DF">
        <w:rPr>
          <w:rFonts w:ascii="현대하모니 M" w:eastAsia="현대하모니 M" w:hAnsi="현대하모니 M" w:hint="eastAsia"/>
          <w:noProof/>
          <w:u w:val="single"/>
          <w:lang w:val="en-GB"/>
        </w:rPr>
        <w:t>WPC</w:t>
      </w:r>
      <w:bookmarkEnd w:id="57"/>
    </w:p>
    <w:p w14:paraId="2553A0BC" w14:textId="77777777" w:rsidR="000769D6" w:rsidRPr="00DD74DF" w:rsidRDefault="000769D6" w:rsidP="000769D6">
      <w:pPr>
        <w:pStyle w:val="32"/>
        <w:rPr>
          <w:b/>
        </w:rPr>
      </w:pPr>
      <w:bookmarkStart w:id="58" w:name="_Toc110871861"/>
      <w:bookmarkEnd w:id="48"/>
      <w:bookmarkEnd w:id="49"/>
      <w:bookmarkEnd w:id="50"/>
      <w:r w:rsidRPr="00DD74DF">
        <w:rPr>
          <w:rFonts w:hint="eastAsia"/>
        </w:rPr>
        <w:t xml:space="preserve">User Option Record Local Identifier </w:t>
      </w:r>
      <w:r w:rsidRPr="00DD74DF">
        <w:rPr>
          <w:rFonts w:ascii="바탕" w:eastAsia="바탕" w:hAnsi="바탕" w:cs="바탕" w:hint="eastAsia"/>
        </w:rPr>
        <w:t>–</w:t>
      </w:r>
      <w:r w:rsidRPr="00DD74DF">
        <w:rPr>
          <w:rFonts w:hint="eastAsia"/>
        </w:rPr>
        <w:t xml:space="preserve"> DID BE01</w:t>
      </w:r>
      <w:bookmarkEnd w:id="58"/>
    </w:p>
    <w:p w14:paraId="144A0279" w14:textId="77777777" w:rsidR="000769D6" w:rsidRPr="00DD74DF" w:rsidRDefault="000769D6" w:rsidP="00793C75">
      <w:pPr>
        <w:widowControl w:val="0"/>
        <w:numPr>
          <w:ilvl w:val="0"/>
          <w:numId w:val="23"/>
        </w:numPr>
        <w:wordWrap w:val="0"/>
        <w:jc w:val="both"/>
        <w:rPr>
          <w:rFonts w:ascii="현대하모니 M" w:eastAsia="현대하모니 M" w:hAnsi="현대하모니 M"/>
          <w:noProof/>
        </w:rPr>
      </w:pPr>
      <w:r w:rsidRPr="00DD74DF">
        <w:rPr>
          <w:rFonts w:ascii="현대하모니 M" w:eastAsia="현대하모니 M" w:hAnsi="현대하모니 M" w:hint="eastAsia"/>
          <w:bCs/>
          <w:noProof/>
        </w:rPr>
        <w:t>Request Message</w:t>
      </w:r>
    </w:p>
    <w:tbl>
      <w:tblPr>
        <w:tblW w:w="0" w:type="auto"/>
        <w:tblInd w:w="6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07"/>
        <w:gridCol w:w="1342"/>
        <w:gridCol w:w="1030"/>
        <w:gridCol w:w="5798"/>
      </w:tblGrid>
      <w:tr w:rsidR="000769D6" w:rsidRPr="00DD74DF" w14:paraId="38EEF9D5" w14:textId="77777777" w:rsidTr="008674AD">
        <w:trPr>
          <w:trHeight w:val="312"/>
        </w:trPr>
        <w:tc>
          <w:tcPr>
            <w:tcW w:w="0" w:type="auto"/>
            <w:tcBorders>
              <w:top w:val="single" w:sz="12" w:space="0" w:color="auto"/>
              <w:left w:val="single" w:sz="12" w:space="0" w:color="auto"/>
              <w:bottom w:val="single" w:sz="12" w:space="0" w:color="auto"/>
              <w:right w:val="single" w:sz="4" w:space="0" w:color="auto"/>
            </w:tcBorders>
            <w:shd w:val="clear" w:color="auto" w:fill="BFBFBF"/>
            <w:vAlign w:val="center"/>
          </w:tcPr>
          <w:p w14:paraId="764D9BF1" w14:textId="77777777" w:rsidR="000769D6" w:rsidRPr="00DD74DF" w:rsidRDefault="000769D6" w:rsidP="008674AD">
            <w:pPr>
              <w:rPr>
                <w:rFonts w:ascii="현대하모니 M" w:eastAsia="현대하모니 M" w:hAnsi="현대하모니 M"/>
                <w:noProof/>
                <w:sz w:val="18"/>
                <w:szCs w:val="18"/>
              </w:rPr>
            </w:pP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1A64716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Message Byte</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1A5F31D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Hex Value</w:t>
            </w:r>
          </w:p>
        </w:tc>
        <w:tc>
          <w:tcPr>
            <w:tcW w:w="0" w:type="auto"/>
            <w:tcBorders>
              <w:top w:val="single" w:sz="12" w:space="0" w:color="auto"/>
              <w:left w:val="single" w:sz="4" w:space="0" w:color="auto"/>
              <w:bottom w:val="single" w:sz="12" w:space="0" w:color="auto"/>
              <w:right w:val="single" w:sz="12" w:space="0" w:color="auto"/>
            </w:tcBorders>
            <w:shd w:val="clear" w:color="auto" w:fill="BFBFBF"/>
            <w:vAlign w:val="center"/>
            <w:hideMark/>
          </w:tcPr>
          <w:p w14:paraId="5107F280"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229E5632" w14:textId="77777777" w:rsidTr="008674AD">
        <w:trPr>
          <w:trHeight w:val="312"/>
        </w:trPr>
        <w:tc>
          <w:tcPr>
            <w:tcW w:w="0" w:type="auto"/>
            <w:tcBorders>
              <w:top w:val="single" w:sz="12" w:space="0" w:color="auto"/>
              <w:left w:val="single" w:sz="12" w:space="0" w:color="auto"/>
              <w:bottom w:val="single" w:sz="4" w:space="0" w:color="auto"/>
              <w:right w:val="single" w:sz="4" w:space="0" w:color="auto"/>
            </w:tcBorders>
            <w:shd w:val="clear" w:color="auto" w:fill="auto"/>
            <w:vAlign w:val="center"/>
            <w:hideMark/>
          </w:tcPr>
          <w:p w14:paraId="42F3385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Data Byte</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07C56B4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3BB0439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22</w:t>
            </w:r>
          </w:p>
        </w:tc>
        <w:tc>
          <w:tcPr>
            <w:tcW w:w="0" w:type="auto"/>
            <w:tcBorders>
              <w:top w:val="single" w:sz="12" w:space="0" w:color="auto"/>
              <w:left w:val="single" w:sz="4" w:space="0" w:color="auto"/>
              <w:bottom w:val="single" w:sz="4" w:space="0" w:color="auto"/>
              <w:right w:val="single" w:sz="12" w:space="0" w:color="auto"/>
            </w:tcBorders>
            <w:shd w:val="clear" w:color="auto" w:fill="auto"/>
            <w:vAlign w:val="center"/>
            <w:hideMark/>
          </w:tcPr>
          <w:p w14:paraId="741D499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ReadDataByIdentifier Service ID</w:t>
            </w:r>
          </w:p>
        </w:tc>
      </w:tr>
      <w:tr w:rsidR="000769D6" w:rsidRPr="00DD74DF" w14:paraId="78A5B8DF" w14:textId="77777777" w:rsidTr="008674AD">
        <w:trPr>
          <w:trHeight w:val="312"/>
        </w:trPr>
        <w:tc>
          <w:tcPr>
            <w:tcW w:w="0" w:type="auto"/>
            <w:tcBorders>
              <w:top w:val="single" w:sz="4" w:space="0" w:color="auto"/>
              <w:left w:val="single" w:sz="12" w:space="0" w:color="auto"/>
              <w:bottom w:val="single" w:sz="12" w:space="0" w:color="auto"/>
              <w:right w:val="single" w:sz="4" w:space="0" w:color="auto"/>
            </w:tcBorders>
            <w:shd w:val="clear" w:color="auto" w:fill="auto"/>
            <w:vAlign w:val="center"/>
          </w:tcPr>
          <w:p w14:paraId="2F5D7257" w14:textId="77777777" w:rsidR="000769D6" w:rsidRPr="00DD74DF" w:rsidRDefault="000769D6" w:rsidP="008674AD">
            <w:pPr>
              <w:rPr>
                <w:rFonts w:ascii="현대하모니 M" w:eastAsia="현대하모니 M" w:hAnsi="현대하모니 M"/>
                <w:noProof/>
                <w:sz w:val="18"/>
                <w:szCs w:val="18"/>
              </w:rPr>
            </w:pP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hideMark/>
          </w:tcPr>
          <w:p w14:paraId="2EF8339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 ~ #3</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hideMark/>
          </w:tcPr>
          <w:p w14:paraId="02E02CB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XXXX</w:t>
            </w:r>
          </w:p>
        </w:tc>
        <w:tc>
          <w:tcPr>
            <w:tcW w:w="0" w:type="auto"/>
            <w:tcBorders>
              <w:top w:val="single" w:sz="4" w:space="0" w:color="auto"/>
              <w:left w:val="single" w:sz="4" w:space="0" w:color="auto"/>
              <w:bottom w:val="single" w:sz="12" w:space="0" w:color="auto"/>
              <w:right w:val="single" w:sz="12" w:space="0" w:color="auto"/>
            </w:tcBorders>
            <w:shd w:val="clear" w:color="auto" w:fill="auto"/>
            <w:vAlign w:val="center"/>
            <w:hideMark/>
          </w:tcPr>
          <w:p w14:paraId="6D1FD11A" w14:textId="77777777" w:rsidR="000769D6" w:rsidRPr="00DD74DF" w:rsidRDefault="000769D6" w:rsidP="008674AD">
            <w:pPr>
              <w:rPr>
                <w:rFonts w:ascii="현대하모니 M" w:eastAsia="현대하모니 M" w:hAnsi="현대하모니 M"/>
                <w:noProof/>
                <w:sz w:val="18"/>
                <w:szCs w:val="18"/>
                <w:lang w:val="fr-FR"/>
              </w:rPr>
            </w:pPr>
            <w:r w:rsidRPr="00DD74DF">
              <w:rPr>
                <w:rFonts w:ascii="현대하모니 M" w:eastAsia="현대하모니 M" w:hAnsi="현대하모니 M"/>
                <w:noProof/>
                <w:sz w:val="18"/>
                <w:szCs w:val="18"/>
                <w:lang w:val="fr-FR"/>
              </w:rPr>
              <w:t>dataIdentifier - Input Output Record Local Identifier #1</w:t>
            </w:r>
            <w:r w:rsidRPr="00DD74DF">
              <w:rPr>
                <w:rFonts w:ascii="현대하모니 M" w:eastAsia="현대하모니 M" w:hAnsi="현대하모니 M"/>
                <w:noProof/>
                <w:sz w:val="18"/>
                <w:szCs w:val="18"/>
                <w:lang w:val="fr-FR"/>
              </w:rPr>
              <w:tab/>
            </w:r>
            <w:r w:rsidRPr="00DD74DF">
              <w:rPr>
                <w:rFonts w:ascii="현대하모니 M" w:eastAsia="현대하모니 M" w:hAnsi="현대하모니 M"/>
                <w:noProof/>
                <w:sz w:val="18"/>
                <w:szCs w:val="18"/>
                <w:lang w:val="fr-FR"/>
              </w:rPr>
              <w:tab/>
            </w:r>
          </w:p>
        </w:tc>
      </w:tr>
    </w:tbl>
    <w:p w14:paraId="08B23F79" w14:textId="77777777" w:rsidR="000769D6" w:rsidRPr="00DD74DF" w:rsidRDefault="000769D6" w:rsidP="000769D6">
      <w:pPr>
        <w:ind w:left="800"/>
        <w:rPr>
          <w:rFonts w:ascii="현대하모니 M" w:eastAsia="현대하모니 M" w:hAnsi="현대하모니 M"/>
          <w:bCs/>
          <w:noProof/>
        </w:rPr>
      </w:pPr>
    </w:p>
    <w:p w14:paraId="3939AD32"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Positive Response Message</w:t>
      </w:r>
    </w:p>
    <w:tbl>
      <w:tblPr>
        <w:tblW w:w="8228"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114"/>
        <w:gridCol w:w="643"/>
        <w:gridCol w:w="1141"/>
        <w:gridCol w:w="5330"/>
      </w:tblGrid>
      <w:tr w:rsidR="000769D6" w:rsidRPr="00DD74DF" w14:paraId="480A6DB1" w14:textId="77777777" w:rsidTr="008674AD">
        <w:trPr>
          <w:trHeight w:val="357"/>
        </w:trPr>
        <w:tc>
          <w:tcPr>
            <w:tcW w:w="1114"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74B61F64"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643"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09DF436E"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1141"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552A8F6D"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5330" w:type="dxa"/>
            <w:tcBorders>
              <w:top w:val="single" w:sz="12" w:space="0" w:color="auto"/>
              <w:left w:val="single" w:sz="8" w:space="0" w:color="auto"/>
              <w:bottom w:val="single" w:sz="12" w:space="0" w:color="auto"/>
              <w:right w:val="single" w:sz="12" w:space="0" w:color="auto"/>
            </w:tcBorders>
            <w:shd w:val="clear" w:color="auto" w:fill="BFBFBF"/>
            <w:vAlign w:val="center"/>
            <w:hideMark/>
          </w:tcPr>
          <w:p w14:paraId="5CCD38D7"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4D42D35E" w14:textId="77777777" w:rsidTr="008674AD">
        <w:trPr>
          <w:trHeight w:val="357"/>
        </w:trPr>
        <w:tc>
          <w:tcPr>
            <w:tcW w:w="1114"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531EF41E"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w:t>
            </w:r>
          </w:p>
        </w:tc>
        <w:tc>
          <w:tcPr>
            <w:tcW w:w="643"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6588146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141"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3084077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5330" w:type="dxa"/>
            <w:tcBorders>
              <w:top w:val="single" w:sz="12" w:space="0" w:color="auto"/>
              <w:left w:val="single" w:sz="8" w:space="0" w:color="auto"/>
              <w:bottom w:val="single" w:sz="8" w:space="0" w:color="auto"/>
              <w:right w:val="single" w:sz="12" w:space="0" w:color="auto"/>
            </w:tcBorders>
            <w:shd w:val="clear" w:color="auto" w:fill="auto"/>
            <w:vAlign w:val="center"/>
            <w:hideMark/>
          </w:tcPr>
          <w:p w14:paraId="541F3BB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 Data By Local Identifier Request Service ID</w:t>
            </w:r>
          </w:p>
        </w:tc>
      </w:tr>
      <w:tr w:rsidR="000769D6" w:rsidRPr="00DD74DF" w14:paraId="5930D766" w14:textId="77777777" w:rsidTr="008674AD">
        <w:trPr>
          <w:trHeight w:val="357"/>
        </w:trPr>
        <w:tc>
          <w:tcPr>
            <w:tcW w:w="1114"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17B3889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#1~#2</w:t>
            </w:r>
          </w:p>
        </w:tc>
        <w:tc>
          <w:tcPr>
            <w:tcW w:w="643"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5D8C526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141"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6B42778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BE01</w:t>
            </w:r>
          </w:p>
        </w:tc>
        <w:tc>
          <w:tcPr>
            <w:tcW w:w="5330" w:type="dxa"/>
            <w:tcBorders>
              <w:top w:val="single" w:sz="8" w:space="0" w:color="auto"/>
              <w:left w:val="single" w:sz="8" w:space="0" w:color="auto"/>
              <w:bottom w:val="single" w:sz="12" w:space="0" w:color="auto"/>
              <w:right w:val="single" w:sz="12" w:space="0" w:color="auto"/>
            </w:tcBorders>
            <w:shd w:val="clear" w:color="auto" w:fill="auto"/>
            <w:vAlign w:val="center"/>
            <w:hideMark/>
          </w:tcPr>
          <w:p w14:paraId="6FEFAF9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Record Local Identifier (User Option)</w:t>
            </w:r>
          </w:p>
        </w:tc>
      </w:tr>
    </w:tbl>
    <w:p w14:paraId="41C45B44" w14:textId="77777777" w:rsidR="000769D6" w:rsidRPr="00DD74DF" w:rsidRDefault="000769D6" w:rsidP="000769D6">
      <w:pPr>
        <w:rPr>
          <w:rFonts w:ascii="현대하모니 M" w:eastAsia="현대하모니 M" w:hAnsi="현대하모니 M"/>
          <w:lang w:val="en-GB"/>
        </w:rPr>
      </w:pPr>
    </w:p>
    <w:tbl>
      <w:tblPr>
        <w:tblW w:w="9787"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174"/>
        <w:gridCol w:w="876"/>
        <w:gridCol w:w="875"/>
        <w:gridCol w:w="1168"/>
        <w:gridCol w:w="3358"/>
        <w:gridCol w:w="2336"/>
      </w:tblGrid>
      <w:tr w:rsidR="000769D6" w:rsidRPr="00DD74DF" w14:paraId="26066028" w14:textId="77777777" w:rsidTr="008674AD">
        <w:trPr>
          <w:trHeight w:val="484"/>
        </w:trPr>
        <w:tc>
          <w:tcPr>
            <w:tcW w:w="1174"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24EE192B"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876"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5D485BD0"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875"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3BF7288F"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526" w:type="dxa"/>
            <w:gridSpan w:val="2"/>
            <w:tcBorders>
              <w:top w:val="single" w:sz="12" w:space="0" w:color="auto"/>
              <w:left w:val="single" w:sz="8" w:space="0" w:color="auto"/>
              <w:bottom w:val="single" w:sz="12" w:space="0" w:color="auto"/>
              <w:right w:val="single" w:sz="8" w:space="0" w:color="auto"/>
            </w:tcBorders>
            <w:shd w:val="clear" w:color="auto" w:fill="BFBFBF"/>
            <w:vAlign w:val="center"/>
            <w:hideMark/>
          </w:tcPr>
          <w:p w14:paraId="13DBC24E"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2336"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70B9E155"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6AD60517" w14:textId="77777777" w:rsidTr="008674AD">
        <w:trPr>
          <w:trHeight w:val="484"/>
        </w:trPr>
        <w:tc>
          <w:tcPr>
            <w:tcW w:w="1174" w:type="dxa"/>
            <w:vMerge w:val="restart"/>
            <w:tcBorders>
              <w:top w:val="single" w:sz="12" w:space="0" w:color="auto"/>
              <w:left w:val="single" w:sz="12" w:space="0" w:color="auto"/>
              <w:bottom w:val="single" w:sz="8" w:space="0" w:color="auto"/>
              <w:right w:val="single" w:sz="8" w:space="0" w:color="auto"/>
            </w:tcBorders>
            <w:shd w:val="clear" w:color="auto" w:fill="auto"/>
            <w:vAlign w:val="center"/>
            <w:hideMark/>
          </w:tcPr>
          <w:p w14:paraId="5DA3B61F"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lastRenderedPageBreak/>
              <w:t>#0 ~ #3</w:t>
            </w:r>
          </w:p>
        </w:tc>
        <w:tc>
          <w:tcPr>
            <w:tcW w:w="876"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6C8EAA10"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0x00</w:t>
            </w:r>
          </w:p>
        </w:tc>
        <w:tc>
          <w:tcPr>
            <w:tcW w:w="875"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381F09BF"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68"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19C5A773"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p>
        </w:tc>
        <w:tc>
          <w:tcPr>
            <w:tcW w:w="3358"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4EB5B00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0x01 ~ 0x20</w:t>
            </w:r>
          </w:p>
        </w:tc>
        <w:tc>
          <w:tcPr>
            <w:tcW w:w="2336"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2B2FFBA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not supported,</w:t>
            </w:r>
          </w:p>
        </w:tc>
      </w:tr>
      <w:tr w:rsidR="000769D6" w:rsidRPr="00DD74DF" w14:paraId="4CC49012" w14:textId="77777777" w:rsidTr="008674AD">
        <w:trPr>
          <w:trHeight w:val="484"/>
        </w:trPr>
        <w:tc>
          <w:tcPr>
            <w:tcW w:w="1174"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2F8E31E0" w14:textId="77777777" w:rsidR="000769D6" w:rsidRPr="00DD74DF" w:rsidRDefault="000769D6" w:rsidP="008674AD">
            <w:pPr>
              <w:rPr>
                <w:rFonts w:ascii="현대하모니 M" w:eastAsia="현대하모니 M" w:hAnsi="현대하모니 M"/>
                <w:noProof/>
                <w:sz w:val="18"/>
                <w:szCs w:val="18"/>
              </w:rPr>
            </w:pPr>
          </w:p>
        </w:tc>
        <w:tc>
          <w:tcPr>
            <w:tcW w:w="876"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D1C3537" w14:textId="77777777" w:rsidR="000769D6" w:rsidRPr="00DD74DF" w:rsidRDefault="000769D6" w:rsidP="008674AD">
            <w:pPr>
              <w:rPr>
                <w:rFonts w:ascii="현대하모니 M" w:eastAsia="현대하모니 M" w:hAnsi="현대하모니 M"/>
                <w:noProof/>
                <w:sz w:val="18"/>
                <w:szCs w:val="18"/>
              </w:rPr>
            </w:pPr>
          </w:p>
        </w:tc>
        <w:tc>
          <w:tcPr>
            <w:tcW w:w="875"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3E326CD3" w14:textId="77777777" w:rsidR="000769D6" w:rsidRPr="00DD74DF" w:rsidRDefault="000769D6" w:rsidP="008674AD">
            <w:pPr>
              <w:rPr>
                <w:rFonts w:ascii="현대하모니 M" w:eastAsia="현대하모니 M" w:hAnsi="현대하모니 M"/>
                <w:noProof/>
                <w:sz w:val="18"/>
                <w:szCs w:val="18"/>
              </w:rPr>
            </w:pPr>
          </w:p>
        </w:tc>
        <w:tc>
          <w:tcPr>
            <w:tcW w:w="1168"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F85BF95" w14:textId="77777777" w:rsidR="000769D6" w:rsidRPr="00DD74DF" w:rsidRDefault="000769D6" w:rsidP="008674AD">
            <w:pPr>
              <w:rPr>
                <w:rFonts w:ascii="현대하모니 M" w:eastAsia="현대하모니 M" w:hAnsi="현대하모니 M"/>
                <w:noProof/>
                <w:sz w:val="18"/>
                <w:szCs w:val="18"/>
              </w:rPr>
            </w:pPr>
          </w:p>
        </w:tc>
        <w:tc>
          <w:tcPr>
            <w:tcW w:w="335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913844E"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Response</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4 Byte (A, B, C, D)</w:t>
            </w:r>
          </w:p>
        </w:tc>
        <w:tc>
          <w:tcPr>
            <w:tcW w:w="23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C7819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 = supported</w:t>
            </w:r>
          </w:p>
        </w:tc>
      </w:tr>
      <w:tr w:rsidR="000769D6" w:rsidRPr="00DD74DF" w14:paraId="529F6684" w14:textId="77777777" w:rsidTr="008674AD">
        <w:trPr>
          <w:trHeight w:val="484"/>
        </w:trPr>
        <w:tc>
          <w:tcPr>
            <w:tcW w:w="1174"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2BD7DE2E" w14:textId="77777777" w:rsidR="000769D6" w:rsidRPr="00DD74DF" w:rsidRDefault="000769D6" w:rsidP="008674AD">
            <w:pPr>
              <w:rPr>
                <w:rFonts w:ascii="현대하모니 M" w:eastAsia="현대하모니 M" w:hAnsi="현대하모니 M"/>
                <w:noProof/>
                <w:sz w:val="18"/>
                <w:szCs w:val="18"/>
              </w:rPr>
            </w:pPr>
          </w:p>
        </w:tc>
        <w:tc>
          <w:tcPr>
            <w:tcW w:w="876"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137343CF" w14:textId="77777777" w:rsidR="000769D6" w:rsidRPr="00DD74DF" w:rsidRDefault="000769D6" w:rsidP="008674AD">
            <w:pPr>
              <w:rPr>
                <w:rFonts w:ascii="현대하모니 M" w:eastAsia="현대하모니 M" w:hAnsi="현대하모니 M"/>
                <w:noProof/>
                <w:sz w:val="18"/>
                <w:szCs w:val="18"/>
              </w:rPr>
            </w:pPr>
          </w:p>
        </w:tc>
        <w:tc>
          <w:tcPr>
            <w:tcW w:w="875"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7FD1F69" w14:textId="77777777" w:rsidR="000769D6" w:rsidRPr="00DD74DF" w:rsidRDefault="000769D6" w:rsidP="008674AD">
            <w:pPr>
              <w:rPr>
                <w:rFonts w:ascii="현대하모니 M" w:eastAsia="현대하모니 M" w:hAnsi="현대하모니 M"/>
                <w:noProof/>
                <w:sz w:val="18"/>
                <w:szCs w:val="18"/>
              </w:rPr>
            </w:pPr>
          </w:p>
        </w:tc>
        <w:tc>
          <w:tcPr>
            <w:tcW w:w="1168"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54AAD65C" w14:textId="77777777" w:rsidR="000769D6" w:rsidRPr="00DD74DF" w:rsidRDefault="000769D6" w:rsidP="008674AD">
            <w:pPr>
              <w:rPr>
                <w:rFonts w:ascii="현대하모니 M" w:eastAsia="현대하모니 M" w:hAnsi="현대하모니 M"/>
                <w:noProof/>
                <w:sz w:val="18"/>
                <w:szCs w:val="18"/>
              </w:rPr>
            </w:pPr>
          </w:p>
        </w:tc>
        <w:tc>
          <w:tcPr>
            <w:tcW w:w="335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8EE71B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#0</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0x01~0x08, </w:t>
            </w:r>
          </w:p>
          <w:p w14:paraId="2E8E7C9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#1</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0x09~0x10</w:t>
            </w:r>
          </w:p>
        </w:tc>
        <w:tc>
          <w:tcPr>
            <w:tcW w:w="233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B4D616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2CB26434" w14:textId="77777777" w:rsidTr="008674AD">
        <w:trPr>
          <w:trHeight w:val="484"/>
        </w:trPr>
        <w:tc>
          <w:tcPr>
            <w:tcW w:w="1174"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482CC093" w14:textId="77777777" w:rsidR="000769D6" w:rsidRPr="00DD74DF" w:rsidRDefault="000769D6" w:rsidP="008674AD">
            <w:pPr>
              <w:rPr>
                <w:rFonts w:ascii="현대하모니 M" w:eastAsia="현대하모니 M" w:hAnsi="현대하모니 M"/>
                <w:noProof/>
                <w:sz w:val="18"/>
                <w:szCs w:val="18"/>
              </w:rPr>
            </w:pPr>
          </w:p>
        </w:tc>
        <w:tc>
          <w:tcPr>
            <w:tcW w:w="876"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7E4B372" w14:textId="77777777" w:rsidR="000769D6" w:rsidRPr="00DD74DF" w:rsidRDefault="000769D6" w:rsidP="008674AD">
            <w:pPr>
              <w:rPr>
                <w:rFonts w:ascii="현대하모니 M" w:eastAsia="현대하모니 M" w:hAnsi="현대하모니 M"/>
                <w:noProof/>
                <w:sz w:val="18"/>
                <w:szCs w:val="18"/>
              </w:rPr>
            </w:pPr>
          </w:p>
        </w:tc>
        <w:tc>
          <w:tcPr>
            <w:tcW w:w="875"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1BC519C6" w14:textId="77777777" w:rsidR="000769D6" w:rsidRPr="00DD74DF" w:rsidRDefault="000769D6" w:rsidP="008674AD">
            <w:pPr>
              <w:rPr>
                <w:rFonts w:ascii="현대하모니 M" w:eastAsia="현대하모니 M" w:hAnsi="현대하모니 M"/>
                <w:noProof/>
                <w:sz w:val="18"/>
                <w:szCs w:val="18"/>
              </w:rPr>
            </w:pPr>
          </w:p>
        </w:tc>
        <w:tc>
          <w:tcPr>
            <w:tcW w:w="1168"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37A700F" w14:textId="77777777" w:rsidR="000769D6" w:rsidRPr="00DD74DF" w:rsidRDefault="000769D6" w:rsidP="008674AD">
            <w:pPr>
              <w:rPr>
                <w:rFonts w:ascii="현대하모니 M" w:eastAsia="현대하모니 M" w:hAnsi="현대하모니 M"/>
                <w:noProof/>
                <w:sz w:val="18"/>
                <w:szCs w:val="18"/>
              </w:rPr>
            </w:pPr>
          </w:p>
        </w:tc>
        <w:tc>
          <w:tcPr>
            <w:tcW w:w="335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B29D2F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#2</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0x11~0x18, </w:t>
            </w:r>
          </w:p>
          <w:p w14:paraId="4E8EBCD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#3</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0x19~0x20</w:t>
            </w:r>
          </w:p>
        </w:tc>
        <w:tc>
          <w:tcPr>
            <w:tcW w:w="233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F095D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bl>
    <w:p w14:paraId="52BAF0B6" w14:textId="77777777" w:rsidR="000769D6" w:rsidRPr="00DD74DF" w:rsidRDefault="000769D6" w:rsidP="000769D6">
      <w:pPr>
        <w:rPr>
          <w:rFonts w:ascii="현대하모니 M" w:eastAsia="현대하모니 M" w:hAnsi="현대하모니 M"/>
        </w:rPr>
      </w:pPr>
    </w:p>
    <w:p w14:paraId="68B15D71" w14:textId="77777777" w:rsidR="000769D6" w:rsidRDefault="000769D6" w:rsidP="000769D6">
      <w:pPr>
        <w:pStyle w:val="32"/>
        <w:rPr>
          <w:b/>
        </w:rPr>
      </w:pPr>
      <w:bookmarkStart w:id="59" w:name="_Toc110871862"/>
      <w:r w:rsidRPr="00DD74DF">
        <w:rPr>
          <w:rFonts w:hint="eastAsia"/>
        </w:rPr>
        <w:t xml:space="preserve">Input Output Record Local Identifier #1(Byte Data) </w:t>
      </w:r>
      <w:r w:rsidRPr="00DD74DF">
        <w:rPr>
          <w:rFonts w:ascii="바탕" w:eastAsia="바탕" w:hAnsi="바탕" w:cs="바탕" w:hint="eastAsia"/>
        </w:rPr>
        <w:t>–</w:t>
      </w:r>
      <w:r w:rsidRPr="00DD74DF">
        <w:rPr>
          <w:rFonts w:hint="eastAsia"/>
        </w:rPr>
        <w:t xml:space="preserve"> DID BE02</w:t>
      </w:r>
      <w:bookmarkEnd w:id="59"/>
    </w:p>
    <w:p w14:paraId="6B61A98E" w14:textId="77777777" w:rsidR="000769D6" w:rsidRPr="00DD74DF" w:rsidRDefault="000769D6" w:rsidP="000769D6">
      <w:pPr>
        <w:rPr>
          <w:rFonts w:ascii="현대하모니 M" w:eastAsia="현대하모니 M" w:hAnsi="현대하모니 M"/>
          <w:lang w:val="en-GB"/>
        </w:rPr>
      </w:pPr>
    </w:p>
    <w:p w14:paraId="1CB297F6"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Request Message</w:t>
      </w:r>
    </w:p>
    <w:tbl>
      <w:tblPr>
        <w:tblW w:w="879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200"/>
        <w:gridCol w:w="1500"/>
        <w:gridCol w:w="1134"/>
        <w:gridCol w:w="4960"/>
      </w:tblGrid>
      <w:tr w:rsidR="000769D6" w:rsidRPr="00DD74DF" w14:paraId="488A7364" w14:textId="77777777" w:rsidTr="008674AD">
        <w:trPr>
          <w:trHeight w:val="465"/>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0A7C7716" w14:textId="77777777" w:rsidR="000769D6" w:rsidRPr="00DD74DF" w:rsidRDefault="000769D6" w:rsidP="008674AD">
            <w:pPr>
              <w:jc w:val="center"/>
              <w:rPr>
                <w:rFonts w:ascii="현대하모니 M" w:eastAsia="현대하모니 M" w:hAnsi="현대하모니 M"/>
                <w:noProof/>
                <w:sz w:val="18"/>
                <w:szCs w:val="18"/>
              </w:rPr>
            </w:pPr>
          </w:p>
        </w:tc>
        <w:tc>
          <w:tcPr>
            <w:tcW w:w="150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3F13BBD"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134"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388DBD11"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960" w:type="dxa"/>
            <w:tcBorders>
              <w:top w:val="single" w:sz="12" w:space="0" w:color="auto"/>
              <w:left w:val="single" w:sz="8" w:space="0" w:color="auto"/>
              <w:bottom w:val="single" w:sz="12" w:space="0" w:color="auto"/>
              <w:right w:val="single" w:sz="12" w:space="0" w:color="auto"/>
            </w:tcBorders>
            <w:shd w:val="clear" w:color="auto" w:fill="BFBFBF"/>
            <w:vAlign w:val="center"/>
            <w:hideMark/>
          </w:tcPr>
          <w:p w14:paraId="309B153C"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4F6B84C1" w14:textId="77777777" w:rsidTr="008674AD">
        <w:trPr>
          <w:trHeight w:val="465"/>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02799FF2" w14:textId="77777777" w:rsidR="000769D6" w:rsidRPr="00DD74DF" w:rsidRDefault="000769D6" w:rsidP="008674AD">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50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0EF9A783"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134"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1A9C009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22</w:t>
            </w:r>
          </w:p>
        </w:tc>
        <w:tc>
          <w:tcPr>
            <w:tcW w:w="4960" w:type="dxa"/>
            <w:tcBorders>
              <w:top w:val="single" w:sz="12" w:space="0" w:color="auto"/>
              <w:left w:val="single" w:sz="8" w:space="0" w:color="auto"/>
              <w:bottom w:val="single" w:sz="8" w:space="0" w:color="auto"/>
              <w:right w:val="single" w:sz="12" w:space="0" w:color="auto"/>
            </w:tcBorders>
            <w:shd w:val="clear" w:color="auto" w:fill="auto"/>
            <w:vAlign w:val="center"/>
            <w:hideMark/>
          </w:tcPr>
          <w:p w14:paraId="6DCF93F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RearDataByIdentifier Service ID</w:t>
            </w:r>
          </w:p>
        </w:tc>
      </w:tr>
      <w:tr w:rsidR="000769D6" w:rsidRPr="00DD74DF" w14:paraId="78BF42D4" w14:textId="77777777" w:rsidTr="008674AD">
        <w:trPr>
          <w:trHeight w:val="465"/>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6AD0B1D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500"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6344254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#2~#3</w:t>
            </w:r>
          </w:p>
        </w:tc>
        <w:tc>
          <w:tcPr>
            <w:tcW w:w="1134"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4857056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BE02</w:t>
            </w:r>
          </w:p>
        </w:tc>
        <w:tc>
          <w:tcPr>
            <w:tcW w:w="4960" w:type="dxa"/>
            <w:tcBorders>
              <w:top w:val="single" w:sz="8" w:space="0" w:color="auto"/>
              <w:left w:val="single" w:sz="8" w:space="0" w:color="auto"/>
              <w:bottom w:val="single" w:sz="12" w:space="0" w:color="auto"/>
              <w:right w:val="single" w:sz="12" w:space="0" w:color="auto"/>
            </w:tcBorders>
            <w:shd w:val="clear" w:color="auto" w:fill="auto"/>
            <w:vAlign w:val="center"/>
            <w:hideMark/>
          </w:tcPr>
          <w:p w14:paraId="4D77673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dataIdentifier - Input Output Record Local Identifier #1</w:t>
            </w:r>
          </w:p>
        </w:tc>
      </w:tr>
    </w:tbl>
    <w:p w14:paraId="5C73B267" w14:textId="77777777" w:rsidR="000769D6" w:rsidRPr="00DD74DF" w:rsidRDefault="000769D6" w:rsidP="000769D6">
      <w:pPr>
        <w:rPr>
          <w:rFonts w:ascii="현대하모니 M" w:eastAsia="현대하모니 M" w:hAnsi="현대하모니 M"/>
          <w:noProof/>
        </w:rPr>
      </w:pPr>
    </w:p>
    <w:p w14:paraId="5D900F21"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Positive Response Message</w:t>
      </w:r>
    </w:p>
    <w:tbl>
      <w:tblPr>
        <w:tblW w:w="8795" w:type="dxa"/>
        <w:tblInd w:w="660" w:type="dxa"/>
        <w:tblCellMar>
          <w:left w:w="99" w:type="dxa"/>
          <w:right w:w="99" w:type="dxa"/>
        </w:tblCellMar>
        <w:tblLook w:val="04A0" w:firstRow="1" w:lastRow="0" w:firstColumn="1" w:lastColumn="0" w:noHBand="0" w:noVBand="1"/>
      </w:tblPr>
      <w:tblGrid>
        <w:gridCol w:w="1200"/>
        <w:gridCol w:w="1200"/>
        <w:gridCol w:w="1200"/>
        <w:gridCol w:w="4344"/>
        <w:gridCol w:w="851"/>
      </w:tblGrid>
      <w:tr w:rsidR="000769D6" w:rsidRPr="00DD74DF" w14:paraId="1B450A5B" w14:textId="77777777" w:rsidTr="008674AD">
        <w:trPr>
          <w:trHeight w:val="436"/>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7AA14C89"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19022506"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02531766"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344" w:type="dxa"/>
            <w:tcBorders>
              <w:top w:val="single" w:sz="12" w:space="0" w:color="auto"/>
              <w:left w:val="nil"/>
              <w:bottom w:val="single" w:sz="12" w:space="0" w:color="auto"/>
              <w:right w:val="single" w:sz="8" w:space="0" w:color="000000"/>
            </w:tcBorders>
            <w:shd w:val="clear" w:color="auto" w:fill="BFBFBF"/>
            <w:vAlign w:val="center"/>
            <w:hideMark/>
          </w:tcPr>
          <w:p w14:paraId="48B54AB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851" w:type="dxa"/>
            <w:tcBorders>
              <w:top w:val="single" w:sz="12" w:space="0" w:color="auto"/>
              <w:left w:val="nil"/>
              <w:bottom w:val="single" w:sz="12" w:space="0" w:color="auto"/>
              <w:right w:val="single" w:sz="12" w:space="0" w:color="auto"/>
            </w:tcBorders>
            <w:shd w:val="clear" w:color="auto" w:fill="BFBFBF"/>
            <w:vAlign w:val="center"/>
            <w:hideMark/>
          </w:tcPr>
          <w:p w14:paraId="6E004431"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2C74C3DA" w14:textId="77777777" w:rsidTr="008674AD">
        <w:trPr>
          <w:trHeight w:val="436"/>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42AB16F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389C7CF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6671C50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4344" w:type="dxa"/>
            <w:tcBorders>
              <w:top w:val="single" w:sz="12" w:space="0" w:color="auto"/>
              <w:left w:val="nil"/>
              <w:bottom w:val="single" w:sz="8" w:space="0" w:color="auto"/>
              <w:right w:val="single" w:sz="8" w:space="0" w:color="000000"/>
            </w:tcBorders>
            <w:shd w:val="clear" w:color="auto" w:fill="auto"/>
            <w:vAlign w:val="center"/>
            <w:hideMark/>
          </w:tcPr>
          <w:p w14:paraId="35A1509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 Data By Local Identifier Response Service ID</w:t>
            </w:r>
          </w:p>
        </w:tc>
        <w:tc>
          <w:tcPr>
            <w:tcW w:w="851" w:type="dxa"/>
            <w:tcBorders>
              <w:top w:val="single" w:sz="12" w:space="0" w:color="auto"/>
              <w:left w:val="nil"/>
              <w:bottom w:val="single" w:sz="8" w:space="0" w:color="auto"/>
              <w:right w:val="single" w:sz="12" w:space="0" w:color="auto"/>
            </w:tcBorders>
            <w:shd w:val="clear" w:color="auto" w:fill="auto"/>
            <w:vAlign w:val="center"/>
            <w:hideMark/>
          </w:tcPr>
          <w:p w14:paraId="089DE55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r w:rsidR="000769D6" w:rsidRPr="00DD74DF" w14:paraId="4FC0D0F6" w14:textId="77777777" w:rsidTr="008674AD">
        <w:trPr>
          <w:trHeight w:val="436"/>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168A5C56"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#1~#2</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5505166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3F3A1C8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BE02</w:t>
            </w:r>
          </w:p>
        </w:tc>
        <w:tc>
          <w:tcPr>
            <w:tcW w:w="4344" w:type="dxa"/>
            <w:tcBorders>
              <w:top w:val="single" w:sz="8" w:space="0" w:color="auto"/>
              <w:left w:val="nil"/>
              <w:bottom w:val="single" w:sz="12" w:space="0" w:color="auto"/>
              <w:right w:val="single" w:sz="8" w:space="0" w:color="000000"/>
            </w:tcBorders>
            <w:shd w:val="clear" w:color="auto" w:fill="auto"/>
            <w:vAlign w:val="center"/>
            <w:hideMark/>
          </w:tcPr>
          <w:p w14:paraId="3364509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 Output Read #1</w:t>
            </w:r>
          </w:p>
        </w:tc>
        <w:tc>
          <w:tcPr>
            <w:tcW w:w="851" w:type="dxa"/>
            <w:tcBorders>
              <w:top w:val="single" w:sz="8" w:space="0" w:color="auto"/>
              <w:left w:val="nil"/>
              <w:bottom w:val="single" w:sz="12" w:space="0" w:color="auto"/>
              <w:right w:val="single" w:sz="12" w:space="0" w:color="auto"/>
            </w:tcBorders>
            <w:shd w:val="clear" w:color="auto" w:fill="auto"/>
            <w:vAlign w:val="center"/>
            <w:hideMark/>
          </w:tcPr>
          <w:p w14:paraId="2A746E86"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bl>
    <w:p w14:paraId="331D55BE" w14:textId="77777777" w:rsidR="000769D6" w:rsidRPr="00714919" w:rsidRDefault="000769D6" w:rsidP="000769D6"/>
    <w:p w14:paraId="076F34D7" w14:textId="77777777" w:rsidR="000769D6" w:rsidRDefault="000769D6" w:rsidP="000769D6">
      <w:pPr>
        <w:pStyle w:val="41"/>
      </w:pPr>
      <w:bookmarkStart w:id="60" w:name="_Toc110871863"/>
      <w:r>
        <w:rPr>
          <w:rFonts w:hint="eastAsia"/>
        </w:rPr>
        <w:t>ES95486-02 New UDS (3세대 CAN 적용 시)</w:t>
      </w:r>
      <w:bookmarkEnd w:id="60"/>
    </w:p>
    <w:p w14:paraId="504AD546" w14:textId="77777777" w:rsidR="000769D6" w:rsidRDefault="000769D6" w:rsidP="000769D6">
      <w:pPr>
        <w:rPr>
          <w:ins w:id="61" w:author="이재혁" w:date="2018-11-27T08:58:00Z"/>
          <w:rFonts w:ascii="바탕" w:eastAsia="바탕" w:hAnsi="바탕" w:cs="바탕"/>
          <w:b/>
          <w:noProof/>
          <w:color w:val="FF0000"/>
          <w:sz w:val="28"/>
        </w:rPr>
      </w:pPr>
    </w:p>
    <w:tbl>
      <w:tblPr>
        <w:tblW w:w="950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140"/>
        <w:gridCol w:w="851"/>
        <w:gridCol w:w="850"/>
        <w:gridCol w:w="1134"/>
        <w:gridCol w:w="3261"/>
        <w:gridCol w:w="2268"/>
      </w:tblGrid>
      <w:tr w:rsidR="000769D6" w:rsidRPr="00DD74DF" w14:paraId="6A5C69AF" w14:textId="77777777" w:rsidTr="008674AD">
        <w:trPr>
          <w:trHeight w:val="484"/>
        </w:trPr>
        <w:tc>
          <w:tcPr>
            <w:tcW w:w="114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61E4CEF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851"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21E4F98E"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85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84680EB"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395" w:type="dxa"/>
            <w:gridSpan w:val="2"/>
            <w:tcBorders>
              <w:top w:val="single" w:sz="12" w:space="0" w:color="auto"/>
              <w:left w:val="single" w:sz="8" w:space="0" w:color="auto"/>
              <w:bottom w:val="single" w:sz="12" w:space="0" w:color="auto"/>
              <w:right w:val="single" w:sz="8" w:space="0" w:color="auto"/>
            </w:tcBorders>
            <w:shd w:val="clear" w:color="auto" w:fill="BFBFBF"/>
            <w:vAlign w:val="center"/>
            <w:hideMark/>
          </w:tcPr>
          <w:p w14:paraId="73CCAA62"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2268"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0DB16AD7"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0847DD00" w14:textId="77777777" w:rsidTr="008674AD">
        <w:trPr>
          <w:trHeight w:val="484"/>
        </w:trPr>
        <w:tc>
          <w:tcPr>
            <w:tcW w:w="1140" w:type="dxa"/>
            <w:vMerge w:val="restart"/>
            <w:tcBorders>
              <w:top w:val="single" w:sz="12" w:space="0" w:color="auto"/>
              <w:left w:val="single" w:sz="12" w:space="0" w:color="auto"/>
              <w:bottom w:val="single" w:sz="8" w:space="0" w:color="auto"/>
              <w:right w:val="single" w:sz="8" w:space="0" w:color="auto"/>
            </w:tcBorders>
            <w:shd w:val="clear" w:color="auto" w:fill="auto"/>
            <w:vAlign w:val="center"/>
            <w:hideMark/>
          </w:tcPr>
          <w:p w14:paraId="764F4586"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#3</w:t>
            </w:r>
          </w:p>
        </w:tc>
        <w:tc>
          <w:tcPr>
            <w:tcW w:w="851"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5A2B158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0x00</w:t>
            </w:r>
          </w:p>
        </w:tc>
        <w:tc>
          <w:tcPr>
            <w:tcW w:w="850"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41E67D0B"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4257D907"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p>
        </w:tc>
        <w:tc>
          <w:tcPr>
            <w:tcW w:w="3261"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3F2DA6B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0x01 ~ 0x20</w:t>
            </w:r>
          </w:p>
        </w:tc>
        <w:tc>
          <w:tcPr>
            <w:tcW w:w="2268"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556113F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not supported,</w:t>
            </w:r>
          </w:p>
        </w:tc>
      </w:tr>
      <w:tr w:rsidR="000769D6" w:rsidRPr="00DD74DF" w14:paraId="6E729050"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47F5FC8D"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2E685DD"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0AA448E"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3F14CA30"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B9D5BA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Response</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4 Byte (A, B, C, D)</w:t>
            </w:r>
          </w:p>
        </w:tc>
        <w:tc>
          <w:tcPr>
            <w:tcW w:w="22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D28CD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 = supported</w:t>
            </w:r>
          </w:p>
        </w:tc>
      </w:tr>
      <w:tr w:rsidR="000769D6" w:rsidRPr="00DD74DF" w14:paraId="5728E7AA"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3C17367D"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619222C3"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3E4C8C60"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19B20A2E"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E3D4F3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#0</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0x01~0x08, </w:t>
            </w:r>
          </w:p>
          <w:p w14:paraId="7115D0C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#1</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0x09~0x10</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CF6E7D6"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5660C709"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574C4663"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43537CE"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8AAACA2"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36AD91AD"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BBA76F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#2</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0x11~0x18, </w:t>
            </w:r>
          </w:p>
          <w:p w14:paraId="7B7372E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#3</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0x19~0x20</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70C854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604FC737"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59C0757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#4</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6838B7"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0x01</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54AB70"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418AD4"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077C81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Charging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1E4536B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0.08 * X [V]</w:t>
            </w:r>
          </w:p>
        </w:tc>
      </w:tr>
      <w:tr w:rsidR="000769D6" w:rsidRPr="00DD74DF" w14:paraId="3697D582"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6F9A7B8B"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#5</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82794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0x02</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73ADA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CDA9C9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9B71A0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Charging Current</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606FA84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0.0393 * X [</w:t>
            </w:r>
            <w:r w:rsidRPr="00DD74DF">
              <w:rPr>
                <w:rFonts w:ascii="현대하모니 M" w:eastAsia="현대하모니 M" w:hAnsi="현대하모니 M" w:hint="eastAsia"/>
                <w:noProof/>
                <w:sz w:val="18"/>
                <w:szCs w:val="18"/>
              </w:rPr>
              <w:t>A</w:t>
            </w:r>
            <w:r w:rsidRPr="00DD74DF">
              <w:rPr>
                <w:rFonts w:ascii="현대하모니 M" w:eastAsia="현대하모니 M" w:hAnsi="현대하모니 M"/>
                <w:noProof/>
                <w:sz w:val="18"/>
                <w:szCs w:val="18"/>
              </w:rPr>
              <w:t>]</w:t>
            </w:r>
          </w:p>
        </w:tc>
      </w:tr>
      <w:tr w:rsidR="000769D6" w:rsidRPr="00DD74DF" w14:paraId="6F84E8F6"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79E69FA9"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#6</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880285"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0x03</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D55FFD"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7D0452C"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BFAA824"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Charging Power</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2A1129FF"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0.196</w:t>
            </w:r>
            <w:r w:rsidRPr="00A64F2C">
              <w:rPr>
                <w:rFonts w:ascii="현대하모니 M" w:eastAsia="현대하모니 M" w:hAnsi="현대하모니 M"/>
                <w:noProof/>
                <w:sz w:val="18"/>
                <w:szCs w:val="18"/>
              </w:rPr>
              <w:t xml:space="preserve"> * X [</w:t>
            </w:r>
            <w:r w:rsidRPr="00A64F2C">
              <w:rPr>
                <w:rFonts w:ascii="현대하모니 M" w:eastAsia="현대하모니 M" w:hAnsi="현대하모니 M" w:hint="eastAsia"/>
                <w:noProof/>
                <w:sz w:val="18"/>
                <w:szCs w:val="18"/>
              </w:rPr>
              <w:t>W</w:t>
            </w:r>
            <w:r w:rsidRPr="00A64F2C">
              <w:rPr>
                <w:rFonts w:ascii="현대하모니 M" w:eastAsia="현대하모니 M" w:hAnsi="현대하모니 M"/>
                <w:noProof/>
                <w:sz w:val="18"/>
                <w:szCs w:val="18"/>
              </w:rPr>
              <w:t>]</w:t>
            </w:r>
          </w:p>
        </w:tc>
      </w:tr>
      <w:tr w:rsidR="000769D6" w:rsidRPr="00DD74DF" w14:paraId="1FC56B2A"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58EA1097"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#7</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268B4800"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0x04</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4855E4FE"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tcPr>
          <w:p w14:paraId="223EB892"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B3B79C7"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BAT+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13BB9EBD"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0.0</w:t>
            </w:r>
            <w:r w:rsidRPr="00A64F2C">
              <w:rPr>
                <w:rFonts w:ascii="현대하모니 M" w:eastAsia="현대하모니 M" w:hAnsi="현대하모니 M"/>
                <w:noProof/>
                <w:sz w:val="18"/>
                <w:szCs w:val="18"/>
              </w:rPr>
              <w:t>8</w:t>
            </w:r>
            <w:r w:rsidRPr="00A64F2C">
              <w:rPr>
                <w:rFonts w:ascii="현대하모니 M" w:eastAsia="현대하모니 M" w:hAnsi="현대하모니 M" w:hint="eastAsia"/>
                <w:noProof/>
                <w:sz w:val="18"/>
                <w:szCs w:val="18"/>
              </w:rPr>
              <w:t xml:space="preserve"> * X [V]</w:t>
            </w:r>
          </w:p>
        </w:tc>
      </w:tr>
      <w:tr w:rsidR="000769D6" w:rsidRPr="00DD74DF" w14:paraId="3E351147"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73ACEE11"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#8</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4C35EAC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0x05</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4B7C9DA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tcPr>
          <w:p w14:paraId="06B8BC7B"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8235F9F"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IGN1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001845A9"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0.0</w:t>
            </w:r>
            <w:r w:rsidRPr="00A64F2C">
              <w:rPr>
                <w:rFonts w:ascii="현대하모니 M" w:eastAsia="현대하모니 M" w:hAnsi="현대하모니 M"/>
                <w:noProof/>
                <w:sz w:val="18"/>
                <w:szCs w:val="18"/>
              </w:rPr>
              <w:t>8</w:t>
            </w:r>
            <w:r w:rsidRPr="00A64F2C">
              <w:rPr>
                <w:rFonts w:ascii="현대하모니 M" w:eastAsia="현대하모니 M" w:hAnsi="현대하모니 M" w:hint="eastAsia"/>
                <w:noProof/>
                <w:sz w:val="18"/>
                <w:szCs w:val="18"/>
              </w:rPr>
              <w:t xml:space="preserve"> * X [V]</w:t>
            </w:r>
          </w:p>
        </w:tc>
      </w:tr>
      <w:tr w:rsidR="000769D6" w:rsidRPr="00DD74DF" w14:paraId="47EB8D93"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14E4A312"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lastRenderedPageBreak/>
              <w:t>#</w:t>
            </w:r>
            <w:r w:rsidRPr="008929D0">
              <w:rPr>
                <w:rFonts w:ascii="현대하모니 M" w:eastAsia="현대하모니 M" w:hAnsi="현대하모니 M"/>
                <w:noProof/>
                <w:sz w:val="18"/>
                <w:szCs w:val="18"/>
              </w:rPr>
              <w:t>9</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22509539"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0x0</w:t>
            </w:r>
            <w:r w:rsidRPr="008929D0">
              <w:rPr>
                <w:rFonts w:ascii="현대하모니 M" w:eastAsia="현대하모니 M" w:hAnsi="현대하모니 M"/>
                <w:noProof/>
                <w:sz w:val="18"/>
                <w:szCs w:val="18"/>
              </w:rPr>
              <w:t>6</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08798194"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86CC463"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FB6D797"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ActiveCoilID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4799C96"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1* X</w:t>
            </w:r>
            <w:r w:rsidRPr="008929D0">
              <w:rPr>
                <w:rFonts w:ascii="현대하모니 M" w:eastAsia="현대하모니 M" w:hAnsi="현대하모니 M"/>
                <w:noProof/>
                <w:sz w:val="18"/>
                <w:szCs w:val="18"/>
              </w:rPr>
              <w:t xml:space="preserve"> ( 0 ~ 2)</w:t>
            </w:r>
          </w:p>
          <w:p w14:paraId="28791371"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Active Coil ID</w:t>
            </w:r>
          </w:p>
        </w:tc>
      </w:tr>
      <w:tr w:rsidR="000769D6" w:rsidRPr="00DD74DF" w14:paraId="41792F28"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2A30ABB"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w:t>
            </w:r>
            <w:r w:rsidRPr="008929D0">
              <w:rPr>
                <w:rFonts w:ascii="현대하모니 M" w:eastAsia="현대하모니 M" w:hAnsi="현대하모니 M"/>
                <w:noProof/>
                <w:sz w:val="18"/>
                <w:szCs w:val="18"/>
              </w:rPr>
              <w:t>10</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33DF88F8"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0x0</w:t>
            </w:r>
            <w:r w:rsidRPr="008929D0">
              <w:rPr>
                <w:rFonts w:ascii="현대하모니 M" w:eastAsia="현대하모니 M" w:hAnsi="현대하모니 M"/>
                <w:noProof/>
                <w:sz w:val="18"/>
                <w:szCs w:val="18"/>
              </w:rPr>
              <w:t>7</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21964E30"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E4254D7"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1BD87EE"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Coil1 TempSensor1</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F14AEC6"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Unsigned Offset -40</w:t>
            </w:r>
          </w:p>
          <w:p w14:paraId="27819868"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1 * X (</w:t>
            </w:r>
            <w:r w:rsidRPr="008929D0">
              <w:rPr>
                <w:rFonts w:ascii="현대하모니 M" w:eastAsia="현대하모니 M" w:hAnsi="현대하모니 M" w:hint="eastAsia"/>
                <w:noProof/>
                <w:sz w:val="18"/>
                <w:szCs w:val="18"/>
              </w:rPr>
              <w:t>℃)</w:t>
            </w:r>
          </w:p>
          <w:p w14:paraId="31C08348"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(-40~</w:t>
            </w:r>
            <w:r w:rsidRPr="008929D0">
              <w:rPr>
                <w:rFonts w:ascii="현대하모니 M" w:eastAsia="현대하모니 M" w:hAnsi="현대하모니 M" w:hint="eastAsia"/>
                <w:noProof/>
                <w:sz w:val="18"/>
                <w:szCs w:val="18"/>
              </w:rPr>
              <w:t>85</w:t>
            </w:r>
            <w:r w:rsidRPr="008929D0">
              <w:rPr>
                <w:rFonts w:ascii="현대하모니 M" w:eastAsia="현대하모니 M" w:hAnsi="현대하모니 M"/>
                <w:noProof/>
                <w:sz w:val="18"/>
                <w:szCs w:val="18"/>
              </w:rPr>
              <w:t>[</w:t>
            </w:r>
            <w:r w:rsidRPr="008929D0">
              <w:rPr>
                <w:rFonts w:ascii="현대하모니 M" w:eastAsia="현대하모니 M" w:hAnsi="현대하모니 M" w:hint="eastAsia"/>
                <w:noProof/>
                <w:sz w:val="18"/>
                <w:szCs w:val="18"/>
              </w:rPr>
              <w:t>℃</w:t>
            </w:r>
            <w:r w:rsidRPr="008929D0">
              <w:rPr>
                <w:rFonts w:ascii="현대하모니 M" w:eastAsia="현대하모니 M" w:hAnsi="현대하모니 M"/>
                <w:noProof/>
                <w:sz w:val="18"/>
                <w:szCs w:val="18"/>
              </w:rPr>
              <w:t>])</w:t>
            </w:r>
          </w:p>
        </w:tc>
      </w:tr>
      <w:tr w:rsidR="000769D6" w:rsidRPr="00DD74DF" w14:paraId="0EEA17D1"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6112EEBE"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w:t>
            </w:r>
            <w:r w:rsidRPr="008929D0">
              <w:rPr>
                <w:rFonts w:ascii="현대하모니 M" w:eastAsia="현대하모니 M" w:hAnsi="현대하모니 M"/>
                <w:noProof/>
                <w:sz w:val="18"/>
                <w:szCs w:val="18"/>
              </w:rPr>
              <w:t>11</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2E5DC75E"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0x0</w:t>
            </w:r>
            <w:r w:rsidRPr="008929D0">
              <w:rPr>
                <w:rFonts w:ascii="현대하모니 M" w:eastAsia="현대하모니 M" w:hAnsi="현대하모니 M"/>
                <w:noProof/>
                <w:sz w:val="18"/>
                <w:szCs w:val="18"/>
              </w:rPr>
              <w:t>8</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EB61A8B"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B252595" w14:textId="77777777" w:rsidR="000769D6" w:rsidRPr="008929D0" w:rsidRDefault="000769D6" w:rsidP="008674AD">
            <w:pPr>
              <w:jc w:val="cente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B1F8BDD"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Coil2 TempSensor2</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44562BE"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hint="eastAsia"/>
                <w:noProof/>
                <w:sz w:val="18"/>
                <w:szCs w:val="18"/>
              </w:rPr>
              <w:t>Unsigned Offset -40</w:t>
            </w:r>
          </w:p>
          <w:p w14:paraId="24E9FB7A"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1 * X (</w:t>
            </w:r>
            <w:r w:rsidRPr="008929D0">
              <w:rPr>
                <w:rFonts w:ascii="현대하모니 M" w:eastAsia="현대하모니 M" w:hAnsi="현대하모니 M" w:hint="eastAsia"/>
                <w:noProof/>
                <w:sz w:val="18"/>
                <w:szCs w:val="18"/>
              </w:rPr>
              <w:t>℃)</w:t>
            </w:r>
          </w:p>
          <w:p w14:paraId="3F6132E3" w14:textId="77777777" w:rsidR="000769D6" w:rsidRPr="008929D0" w:rsidRDefault="000769D6" w:rsidP="008674AD">
            <w:pPr>
              <w:rPr>
                <w:rFonts w:ascii="현대하모니 M" w:eastAsia="현대하모니 M" w:hAnsi="현대하모니 M"/>
                <w:noProof/>
                <w:sz w:val="18"/>
                <w:szCs w:val="18"/>
              </w:rPr>
            </w:pPr>
            <w:r w:rsidRPr="008929D0">
              <w:rPr>
                <w:rFonts w:ascii="현대하모니 M" w:eastAsia="현대하모니 M" w:hAnsi="현대하모니 M"/>
                <w:noProof/>
                <w:sz w:val="18"/>
                <w:szCs w:val="18"/>
              </w:rPr>
              <w:t>(-40~</w:t>
            </w:r>
            <w:r w:rsidRPr="008929D0">
              <w:rPr>
                <w:rFonts w:ascii="현대하모니 M" w:eastAsia="현대하모니 M" w:hAnsi="현대하모니 M" w:hint="eastAsia"/>
                <w:noProof/>
                <w:sz w:val="18"/>
                <w:szCs w:val="18"/>
              </w:rPr>
              <w:t>85</w:t>
            </w:r>
            <w:r w:rsidRPr="008929D0">
              <w:rPr>
                <w:rFonts w:ascii="현대하모니 M" w:eastAsia="현대하모니 M" w:hAnsi="현대하모니 M"/>
                <w:noProof/>
                <w:sz w:val="18"/>
                <w:szCs w:val="18"/>
              </w:rPr>
              <w:t>[</w:t>
            </w:r>
            <w:r w:rsidRPr="008929D0">
              <w:rPr>
                <w:rFonts w:ascii="현대하모니 M" w:eastAsia="현대하모니 M" w:hAnsi="현대하모니 M" w:hint="eastAsia"/>
                <w:noProof/>
                <w:sz w:val="18"/>
                <w:szCs w:val="18"/>
              </w:rPr>
              <w:t>℃</w:t>
            </w:r>
            <w:r w:rsidRPr="008929D0">
              <w:rPr>
                <w:rFonts w:ascii="현대하모니 M" w:eastAsia="현대하모니 M" w:hAnsi="현대하모니 M"/>
                <w:noProof/>
                <w:sz w:val="18"/>
                <w:szCs w:val="18"/>
              </w:rPr>
              <w:t>])</w:t>
            </w:r>
          </w:p>
        </w:tc>
      </w:tr>
      <w:tr w:rsidR="000769D6" w:rsidRPr="00DD74DF" w14:paraId="5DE7092C"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45A06F3D"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12</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36D8477C"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w:t>
            </w:r>
            <w:r w:rsidRPr="00A64F2C">
              <w:rPr>
                <w:rFonts w:ascii="현대하모니 M" w:eastAsia="현대하모니 M" w:hAnsi="현대하모니 M"/>
                <w:noProof/>
                <w:sz w:val="18"/>
                <w:szCs w:val="18"/>
              </w:rPr>
              <w:t>9</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223B2F19"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38A9DC2"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7D306DA"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Coil3 TempSensor3</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5BA97D6"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Unsigned Offset -40</w:t>
            </w:r>
          </w:p>
          <w:p w14:paraId="225FC0E4"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1 * X (</w:t>
            </w:r>
            <w:r w:rsidRPr="00A64F2C">
              <w:rPr>
                <w:rFonts w:ascii="현대하모니 M" w:eastAsia="현대하모니 M" w:hAnsi="현대하모니 M" w:hint="eastAsia"/>
                <w:noProof/>
                <w:sz w:val="18"/>
                <w:szCs w:val="18"/>
              </w:rPr>
              <w:t>℃)</w:t>
            </w:r>
          </w:p>
          <w:p w14:paraId="4E779DA1"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(-40~</w:t>
            </w:r>
            <w:r w:rsidRPr="00A64F2C">
              <w:rPr>
                <w:rFonts w:ascii="현대하모니 M" w:eastAsia="현대하모니 M" w:hAnsi="현대하모니 M" w:hint="eastAsia"/>
                <w:noProof/>
                <w:sz w:val="18"/>
                <w:szCs w:val="18"/>
              </w:rPr>
              <w:t>85</w:t>
            </w:r>
            <w:r w:rsidRPr="00A64F2C">
              <w:rPr>
                <w:rFonts w:ascii="현대하모니 M" w:eastAsia="현대하모니 M" w:hAnsi="현대하모니 M"/>
                <w:noProof/>
                <w:sz w:val="18"/>
                <w:szCs w:val="18"/>
              </w:rPr>
              <w:t>[</w:t>
            </w: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w:t>
            </w:r>
          </w:p>
        </w:tc>
      </w:tr>
      <w:tr w:rsidR="000769D6" w:rsidRPr="00DD74DF" w14:paraId="54B10F4C"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0357B51B"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#13</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6CB714C"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0x0A</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5C65C0E"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5C6710F"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8EC1C7A"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FAN Speed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50D277F"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 xml:space="preserve">[%] </w:t>
            </w:r>
          </w:p>
        </w:tc>
      </w:tr>
      <w:tr w:rsidR="009F6E52" w:rsidRPr="00DD74DF" w14:paraId="79160ACE" w14:textId="77777777" w:rsidTr="00427F29">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0152B13" w14:textId="13AB2A5B" w:rsidR="009F6E52" w:rsidRPr="009F6E52" w:rsidRDefault="009F6E52" w:rsidP="009F6E52">
            <w:pPr>
              <w:jc w:val="center"/>
              <w:rPr>
                <w:rFonts w:ascii="현대하모니 M" w:eastAsia="현대하모니 M" w:hAnsi="현대하모니 M"/>
                <w:noProof/>
                <w:color w:val="FF0000"/>
                <w:sz w:val="18"/>
                <w:szCs w:val="18"/>
              </w:rPr>
            </w:pPr>
            <w:r w:rsidRPr="0048522E">
              <w:rPr>
                <w:rFonts w:ascii="현대하모니 M" w:eastAsia="현대하모니 M" w:hAnsi="현대하모니 M" w:hint="eastAsia"/>
                <w:noProof/>
                <w:sz w:val="18"/>
                <w:szCs w:val="18"/>
              </w:rPr>
              <w:t>#14</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37223831" w14:textId="21411E3D" w:rsidR="009F6E52" w:rsidRPr="009F6E52" w:rsidRDefault="009F6E52" w:rsidP="009F6E52">
            <w:pPr>
              <w:jc w:val="center"/>
              <w:rPr>
                <w:rFonts w:ascii="현대하모니 M" w:eastAsia="현대하모니 M" w:hAnsi="현대하모니 M"/>
                <w:noProof/>
                <w:color w:val="FF0000"/>
                <w:sz w:val="18"/>
                <w:szCs w:val="18"/>
              </w:rPr>
            </w:pP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36D283CC" w14:textId="48D7FE3C" w:rsidR="009F6E52" w:rsidRPr="009F6E52" w:rsidRDefault="009F6E52" w:rsidP="009F6E52">
            <w:pPr>
              <w:jc w:val="center"/>
              <w:rPr>
                <w:rFonts w:ascii="현대하모니 M" w:eastAsia="현대하모니 M" w:hAnsi="현대하모니 M"/>
                <w:noProof/>
                <w:color w:val="FF0000"/>
                <w:sz w:val="18"/>
                <w:szCs w:val="18"/>
              </w:rPr>
            </w:pP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516F456" w14:textId="7FC522E1" w:rsidR="009F6E52" w:rsidRPr="009F6E52" w:rsidRDefault="009F6E52" w:rsidP="009F6E52">
            <w:pPr>
              <w:jc w:val="center"/>
              <w:rPr>
                <w:rFonts w:ascii="현대하모니 M" w:eastAsia="현대하모니 M" w:hAnsi="현대하모니 M"/>
                <w:noProof/>
                <w:color w:val="FF0000"/>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CA86F2C" w14:textId="17DC76C5" w:rsidR="009F6E52" w:rsidRPr="009F6E52" w:rsidRDefault="009F6E52" w:rsidP="009F6E52">
            <w:pPr>
              <w:rPr>
                <w:rFonts w:ascii="현대하모니 M" w:eastAsia="현대하모니 M" w:hAnsi="현대하모니 M"/>
                <w:noProof/>
                <w:color w:val="FF0000"/>
                <w:sz w:val="18"/>
                <w:szCs w:val="18"/>
              </w:rPr>
            </w:pP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04BD9BFE" w14:textId="1D351111" w:rsidR="009F6E52" w:rsidRPr="009F6E52" w:rsidRDefault="009F6E52" w:rsidP="009F6E52">
            <w:pPr>
              <w:rPr>
                <w:rFonts w:ascii="현대하모니 M" w:eastAsia="현대하모니 M" w:hAnsi="현대하모니 M"/>
                <w:noProof/>
                <w:color w:val="FF0000"/>
                <w:sz w:val="18"/>
                <w:szCs w:val="18"/>
              </w:rPr>
            </w:pPr>
          </w:p>
        </w:tc>
      </w:tr>
      <w:tr w:rsidR="009F6E52" w:rsidRPr="00DD74DF" w14:paraId="440DC0E8" w14:textId="77777777" w:rsidTr="00427F29">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240B5D4F" w14:textId="05359A03" w:rsidR="009F6E52" w:rsidRPr="00133C4A" w:rsidRDefault="009F6E52" w:rsidP="009F6E52">
            <w:pPr>
              <w:jc w:val="center"/>
            </w:pPr>
            <w:r w:rsidRPr="00133C4A">
              <w:rPr>
                <w:rFonts w:ascii="현대하모니 M" w:eastAsia="현대하모니 M" w:hAnsi="현대하모니 M" w:hint="eastAsia"/>
                <w:noProof/>
                <w:sz w:val="18"/>
                <w:szCs w:val="18"/>
              </w:rPr>
              <w:t>#15</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6307689A" w14:textId="0F9D3872" w:rsidR="009F6E52" w:rsidRPr="00133C4A" w:rsidRDefault="009F6E52" w:rsidP="009F6E52">
            <w:pPr>
              <w:jc w:val="center"/>
              <w:rPr>
                <w:rFonts w:ascii="현대하모니 M" w:eastAsia="현대하모니 M" w:hAnsi="현대하모니 M"/>
                <w:noProof/>
                <w:sz w:val="18"/>
                <w:szCs w:val="18"/>
              </w:rPr>
            </w:pPr>
            <w:r w:rsidRPr="00133C4A">
              <w:rPr>
                <w:rFonts w:ascii="현대하모니 M" w:eastAsia="현대하모니 M" w:hAnsi="현대하모니 M" w:hint="eastAsia"/>
                <w:noProof/>
                <w:sz w:val="18"/>
                <w:szCs w:val="18"/>
              </w:rPr>
              <w:t>0x0C</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2E44D209" w14:textId="4FF8F66F" w:rsidR="009F6E52" w:rsidRPr="00133C4A" w:rsidRDefault="009F6E52" w:rsidP="009F6E52">
            <w:pPr>
              <w:jc w:val="center"/>
              <w:rPr>
                <w:rFonts w:ascii="현대하모니 M" w:eastAsia="현대하모니 M" w:hAnsi="현대하모니 M"/>
                <w:noProof/>
                <w:sz w:val="18"/>
                <w:szCs w:val="18"/>
              </w:rPr>
            </w:pPr>
            <w:r w:rsidRPr="00133C4A">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13A60F0" w14:textId="772E7017" w:rsidR="009F6E52" w:rsidRPr="00133C4A" w:rsidRDefault="009F6E52" w:rsidP="009F6E52">
            <w:pPr>
              <w:jc w:val="center"/>
              <w:rPr>
                <w:rFonts w:ascii="현대하모니 M" w:eastAsia="현대하모니 M" w:hAnsi="현대하모니 M"/>
                <w:noProof/>
                <w:sz w:val="18"/>
                <w:szCs w:val="18"/>
              </w:rPr>
            </w:pPr>
            <w:r w:rsidRPr="00133C4A">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7A59D78" w14:textId="4CEB7C98" w:rsidR="009F6E52" w:rsidRPr="00133C4A" w:rsidRDefault="009F6E52" w:rsidP="009F6E52">
            <w:pPr>
              <w:rPr>
                <w:rFonts w:ascii="현대하모니 M" w:eastAsia="현대하모니 M" w:hAnsi="현대하모니 M"/>
                <w:noProof/>
                <w:sz w:val="18"/>
                <w:szCs w:val="18"/>
              </w:rPr>
            </w:pPr>
            <w:r w:rsidRPr="00133C4A">
              <w:rPr>
                <w:rFonts w:ascii="현대하모니 M" w:eastAsia="현대하모니 M" w:hAnsi="현대하모니 M" w:hint="eastAsia"/>
                <w:noProof/>
                <w:sz w:val="18"/>
                <w:szCs w:val="18"/>
              </w:rPr>
              <w:t>WPC2 Charging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0796ECF9" w14:textId="06FA6BBC" w:rsidR="009F6E52" w:rsidRPr="00133C4A" w:rsidRDefault="009F6E52" w:rsidP="009F6E52">
            <w:pPr>
              <w:rPr>
                <w:rFonts w:ascii="현대하모니 M" w:eastAsia="현대하모니 M" w:hAnsi="현대하모니 M"/>
                <w:noProof/>
                <w:sz w:val="18"/>
                <w:szCs w:val="18"/>
              </w:rPr>
            </w:pPr>
            <w:r w:rsidRPr="00133C4A">
              <w:rPr>
                <w:rFonts w:ascii="현대하모니 M" w:eastAsia="현대하모니 M" w:hAnsi="현대하모니 M"/>
                <w:noProof/>
                <w:sz w:val="18"/>
                <w:szCs w:val="18"/>
              </w:rPr>
              <w:t>0.08 * X [V]</w:t>
            </w:r>
          </w:p>
        </w:tc>
      </w:tr>
      <w:tr w:rsidR="009F6E52" w:rsidRPr="00DD74DF" w14:paraId="3D742F4B" w14:textId="77777777" w:rsidTr="00427F29">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B9A54E2" w14:textId="3942000C"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#16</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2AB736FF" w14:textId="52D4DF51"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0x0D</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1C5A6C2" w14:textId="504408CF"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9B3D51" w14:textId="333CC9E3"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C8C01ED" w14:textId="7DFC0980"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WPC2 Charging Current</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1232AF1A" w14:textId="72C4203C"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0.0393 * X [</w:t>
            </w:r>
            <w:r w:rsidRPr="00463D16">
              <w:rPr>
                <w:rFonts w:ascii="현대하모니 M" w:eastAsia="현대하모니 M" w:hAnsi="현대하모니 M" w:hint="eastAsia"/>
                <w:noProof/>
                <w:sz w:val="18"/>
                <w:szCs w:val="18"/>
              </w:rPr>
              <w:t>A</w:t>
            </w:r>
            <w:r w:rsidRPr="00463D16">
              <w:rPr>
                <w:rFonts w:ascii="현대하모니 M" w:eastAsia="현대하모니 M" w:hAnsi="현대하모니 M"/>
                <w:noProof/>
                <w:sz w:val="18"/>
                <w:szCs w:val="18"/>
              </w:rPr>
              <w:t>]</w:t>
            </w:r>
          </w:p>
        </w:tc>
      </w:tr>
      <w:tr w:rsidR="009F6E52" w:rsidRPr="00DD74DF" w14:paraId="25EA90BE" w14:textId="77777777" w:rsidTr="00052298">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45AE6682" w14:textId="7A057E3A"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#17</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4E9F57C0" w14:textId="3F3F172E"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0x0E</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1F64860" w14:textId="55921E4F"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0436CBB" w14:textId="12B3B44B"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5AF2450" w14:textId="2A5F8D63"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WPC2 Charging Power</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0B10FDF0" w14:textId="0E878FBC"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0.196</w:t>
            </w:r>
            <w:r w:rsidRPr="00463D16">
              <w:rPr>
                <w:rFonts w:ascii="현대하모니 M" w:eastAsia="현대하모니 M" w:hAnsi="현대하모니 M"/>
                <w:noProof/>
                <w:sz w:val="18"/>
                <w:szCs w:val="18"/>
              </w:rPr>
              <w:t xml:space="preserve"> * X [</w:t>
            </w:r>
            <w:r w:rsidRPr="00463D16">
              <w:rPr>
                <w:rFonts w:ascii="현대하모니 M" w:eastAsia="현대하모니 M" w:hAnsi="현대하모니 M" w:hint="eastAsia"/>
                <w:noProof/>
                <w:sz w:val="18"/>
                <w:szCs w:val="18"/>
              </w:rPr>
              <w:t>W</w:t>
            </w:r>
            <w:r w:rsidRPr="00463D16">
              <w:rPr>
                <w:rFonts w:ascii="현대하모니 M" w:eastAsia="현대하모니 M" w:hAnsi="현대하모니 M"/>
                <w:noProof/>
                <w:sz w:val="18"/>
                <w:szCs w:val="18"/>
              </w:rPr>
              <w:t>]</w:t>
            </w:r>
          </w:p>
        </w:tc>
      </w:tr>
      <w:tr w:rsidR="009F6E52" w:rsidRPr="00DD74DF" w14:paraId="5038DA95" w14:textId="77777777" w:rsidTr="000D1E88">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87F0CF2" w14:textId="01A1CD4F" w:rsidR="009F6E52" w:rsidRPr="00463D16" w:rsidRDefault="009F6E52" w:rsidP="009F6E52">
            <w:pPr>
              <w:jc w:val="center"/>
              <w:rPr>
                <w:rFonts w:ascii="현대하모니 M" w:eastAsia="현대하모니 M" w:hAnsi="현대하모니 M"/>
                <w:noProof/>
                <w:sz w:val="18"/>
                <w:szCs w:val="18"/>
              </w:rPr>
            </w:pPr>
            <w:commentRangeStart w:id="62"/>
            <w:commentRangeStart w:id="63"/>
            <w:r w:rsidRPr="00463D16">
              <w:rPr>
                <w:rFonts w:ascii="현대하모니 M" w:eastAsia="현대하모니 M" w:hAnsi="현대하모니 M" w:hint="eastAsia"/>
                <w:noProof/>
                <w:sz w:val="18"/>
                <w:szCs w:val="18"/>
              </w:rPr>
              <w:t>#18</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7D20788D" w14:textId="45A700A7"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0x0F</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61BDB4DA" w14:textId="44250651"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5D0044F" w14:textId="5B703621"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84220DE" w14:textId="2C08D398" w:rsidR="009F6E52" w:rsidRPr="0033387C" w:rsidRDefault="00133C4A"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 xml:space="preserve">WPC2 </w:t>
            </w:r>
            <w:r w:rsidR="009F6E52" w:rsidRPr="0033387C">
              <w:rPr>
                <w:rFonts w:ascii="현대하모니 M" w:eastAsia="현대하모니 M" w:hAnsi="현대하모니 M"/>
                <w:noProof/>
                <w:color w:val="000000" w:themeColor="text1"/>
                <w:sz w:val="18"/>
                <w:szCs w:val="18"/>
              </w:rPr>
              <w:t>Coil TempSensor</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275B36A" w14:textId="7777777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Unsigned Offset -40</w:t>
            </w:r>
          </w:p>
          <w:p w14:paraId="7870A17A" w14:textId="7777777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noProof/>
                <w:color w:val="000000" w:themeColor="text1"/>
                <w:sz w:val="18"/>
                <w:szCs w:val="18"/>
              </w:rPr>
              <w:t>1 * X (</w:t>
            </w:r>
            <w:r w:rsidRPr="0033387C">
              <w:rPr>
                <w:rFonts w:ascii="현대하모니 M" w:eastAsia="현대하모니 M" w:hAnsi="현대하모니 M" w:hint="eastAsia"/>
                <w:noProof/>
                <w:color w:val="000000" w:themeColor="text1"/>
                <w:sz w:val="18"/>
                <w:szCs w:val="18"/>
              </w:rPr>
              <w:t>℃)</w:t>
            </w:r>
          </w:p>
          <w:p w14:paraId="7BF3BA23" w14:textId="13EFB97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noProof/>
                <w:color w:val="000000" w:themeColor="text1"/>
                <w:sz w:val="18"/>
                <w:szCs w:val="18"/>
              </w:rPr>
              <w:t>(-40~</w:t>
            </w:r>
            <w:r w:rsidRPr="0033387C">
              <w:rPr>
                <w:rFonts w:ascii="현대하모니 M" w:eastAsia="현대하모니 M" w:hAnsi="현대하모니 M" w:hint="eastAsia"/>
                <w:noProof/>
                <w:color w:val="000000" w:themeColor="text1"/>
                <w:sz w:val="18"/>
                <w:szCs w:val="18"/>
              </w:rPr>
              <w:t>85</w:t>
            </w:r>
            <w:r w:rsidRPr="0033387C">
              <w:rPr>
                <w:rFonts w:ascii="현대하모니 M" w:eastAsia="현대하모니 M" w:hAnsi="현대하모니 M"/>
                <w:noProof/>
                <w:color w:val="000000" w:themeColor="text1"/>
                <w:sz w:val="18"/>
                <w:szCs w:val="18"/>
              </w:rPr>
              <w:t>[</w:t>
            </w:r>
            <w:r w:rsidRPr="0033387C">
              <w:rPr>
                <w:rFonts w:ascii="현대하모니 M" w:eastAsia="현대하모니 M" w:hAnsi="현대하모니 M" w:hint="eastAsia"/>
                <w:noProof/>
                <w:color w:val="000000" w:themeColor="text1"/>
                <w:sz w:val="18"/>
                <w:szCs w:val="18"/>
              </w:rPr>
              <w:t>℃</w:t>
            </w:r>
            <w:r w:rsidRPr="0033387C">
              <w:rPr>
                <w:rFonts w:ascii="현대하모니 M" w:eastAsia="현대하모니 M" w:hAnsi="현대하모니 M"/>
                <w:noProof/>
                <w:color w:val="000000" w:themeColor="text1"/>
                <w:sz w:val="18"/>
                <w:szCs w:val="18"/>
              </w:rPr>
              <w:t>])</w:t>
            </w:r>
            <w:commentRangeEnd w:id="62"/>
            <w:r w:rsidRPr="0033387C">
              <w:rPr>
                <w:rStyle w:val="affe"/>
                <w:color w:val="000000" w:themeColor="text1"/>
              </w:rPr>
              <w:commentReference w:id="62"/>
            </w:r>
            <w:r w:rsidR="00133C4A" w:rsidRPr="0033387C">
              <w:rPr>
                <w:rStyle w:val="affe"/>
                <w:color w:val="000000" w:themeColor="text1"/>
              </w:rPr>
              <w:commentReference w:id="63"/>
            </w:r>
          </w:p>
        </w:tc>
      </w:tr>
      <w:tr w:rsidR="00D24310" w:rsidRPr="00DD74DF" w14:paraId="491D0CD2" w14:textId="77777777" w:rsidTr="000D1E88">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71700FE7" w14:textId="50704971" w:rsidR="00D24310" w:rsidRPr="00463D16" w:rsidRDefault="00D24310" w:rsidP="009F6E52">
            <w:pPr>
              <w:jc w:val="center"/>
              <w:rPr>
                <w:rFonts w:ascii="현대하모니 M" w:eastAsia="현대하모니 M" w:hAnsi="현대하모니 M"/>
                <w:noProof/>
                <w:sz w:val="18"/>
                <w:szCs w:val="18"/>
              </w:rPr>
            </w:pPr>
            <w:commentRangeStart w:id="64"/>
            <w:commentRangeEnd w:id="63"/>
            <w:r w:rsidRPr="00463D16">
              <w:rPr>
                <w:rFonts w:ascii="현대하모니 M" w:eastAsia="현대하모니 M" w:hAnsi="현대하모니 M" w:hint="eastAsia"/>
                <w:noProof/>
                <w:sz w:val="18"/>
                <w:szCs w:val="18"/>
              </w:rPr>
              <w:t>#19</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731EF23F" w14:textId="4B838E25" w:rsidR="00D24310" w:rsidRPr="00463D16" w:rsidRDefault="00D24310"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0x10</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0540594B" w14:textId="0B1805F9" w:rsidR="00D24310" w:rsidRPr="00463D16" w:rsidRDefault="00D24310"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0AE5636" w14:textId="1207FE4D" w:rsidR="00D24310" w:rsidRPr="00463D16" w:rsidRDefault="00D24310"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B2DFF6E" w14:textId="41FC1EAE" w:rsidR="00D24310" w:rsidRPr="0033387C" w:rsidRDefault="00D24310"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WPC2 FAN Speed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EACE012" w14:textId="34C8BBB0" w:rsidR="00D24310" w:rsidRPr="0033387C" w:rsidRDefault="00D24310"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commentRangeEnd w:id="64"/>
            <w:r w:rsidRPr="0033387C">
              <w:rPr>
                <w:rStyle w:val="affe"/>
                <w:color w:val="000000" w:themeColor="text1"/>
              </w:rPr>
              <w:commentReference w:id="64"/>
            </w:r>
          </w:p>
        </w:tc>
      </w:tr>
    </w:tbl>
    <w:p w14:paraId="27A4C07C" w14:textId="77777777" w:rsidR="000769D6" w:rsidRDefault="000769D6" w:rsidP="000769D6"/>
    <w:p w14:paraId="767921C5" w14:textId="77777777" w:rsidR="000769D6" w:rsidRPr="0024509A" w:rsidRDefault="000769D6" w:rsidP="000769D6">
      <w:pPr>
        <w:wordWrap w:val="0"/>
        <w:rPr>
          <w:rFonts w:ascii="현대하모니 M" w:eastAsia="현대하모니 M" w:hAnsi="현대하모니 M"/>
          <w:color w:val="000000" w:themeColor="text1"/>
          <w:sz w:val="20"/>
          <w:szCs w:val="20"/>
        </w:rPr>
      </w:pPr>
      <w:r w:rsidRPr="0024509A">
        <w:rPr>
          <w:rFonts w:ascii="현대하모니 M" w:eastAsia="현대하모니 M" w:hAnsi="현대하모니 M" w:hint="eastAsia"/>
          <w:color w:val="000000" w:themeColor="text1"/>
          <w:sz w:val="20"/>
          <w:szCs w:val="20"/>
        </w:rPr>
        <w:t>※ ActiveCoilID 관련 케이스별 출력 조건</w:t>
      </w:r>
    </w:p>
    <w:p w14:paraId="201182C5" w14:textId="77777777" w:rsidR="000769D6" w:rsidRPr="0024509A" w:rsidRDefault="000769D6" w:rsidP="000769D6">
      <w:pPr>
        <w:wordWrap w:val="0"/>
        <w:rPr>
          <w:rFonts w:ascii="현대하모니 M" w:eastAsia="현대하모니 M" w:hAnsi="현대하모니 M"/>
          <w:color w:val="000000" w:themeColor="text1"/>
          <w:sz w:val="20"/>
          <w:szCs w:val="20"/>
        </w:rPr>
      </w:pPr>
    </w:p>
    <w:p w14:paraId="5AD29150"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1) FOD에러: ERROR</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발생 이전 충전 중이던</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Coil ID</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표출</w:t>
      </w:r>
    </w:p>
    <w:p w14:paraId="5B1D8A6B"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2)</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고온 에러:</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‘0’표출</w:t>
      </w:r>
    </w:p>
    <w:p w14:paraId="17541B57"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3)</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과전류 에러:</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10A9A4BC"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4)</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온도센서 에러:</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572188C0"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5) IGN ON -&gt; OFF</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에 따른 미충전상태:</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핑 출력중인</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coil ID</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표출</w:t>
      </w:r>
    </w:p>
    <w:p w14:paraId="3C882064"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6) LF</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서칭에 따른 미충전 상태:</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4D4F72B8" w14:textId="77777777" w:rsidR="000769D6" w:rsidRPr="006B57F1" w:rsidRDefault="000769D6" w:rsidP="000769D6"/>
    <w:p w14:paraId="7BF0E73D" w14:textId="77777777" w:rsidR="000769D6" w:rsidRPr="00714919" w:rsidRDefault="000769D6" w:rsidP="000769D6">
      <w:pPr>
        <w:pStyle w:val="41"/>
      </w:pPr>
      <w:bookmarkStart w:id="65" w:name="_Toc110871864"/>
      <w:r>
        <w:rPr>
          <w:rFonts w:hint="eastAsia"/>
        </w:rPr>
        <w:t>ES95486-00 UDS on CAN (2세대 CAN 적용 차종)</w:t>
      </w:r>
      <w:bookmarkEnd w:id="65"/>
    </w:p>
    <w:p w14:paraId="63E40CAA" w14:textId="77777777" w:rsidR="000769D6" w:rsidRPr="00DD74DF" w:rsidRDefault="000769D6" w:rsidP="000769D6">
      <w:pPr>
        <w:rPr>
          <w:rFonts w:ascii="현대하모니 M" w:eastAsia="현대하모니 M" w:hAnsi="현대하모니 M"/>
          <w:noProof/>
        </w:rPr>
      </w:pPr>
    </w:p>
    <w:tbl>
      <w:tblPr>
        <w:tblW w:w="950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140"/>
        <w:gridCol w:w="851"/>
        <w:gridCol w:w="850"/>
        <w:gridCol w:w="1134"/>
        <w:gridCol w:w="3261"/>
        <w:gridCol w:w="2268"/>
      </w:tblGrid>
      <w:tr w:rsidR="000769D6" w:rsidRPr="00DD74DF" w14:paraId="4A6055AC" w14:textId="77777777" w:rsidTr="008674AD">
        <w:trPr>
          <w:trHeight w:val="484"/>
        </w:trPr>
        <w:tc>
          <w:tcPr>
            <w:tcW w:w="114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3EC6B930"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851"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8BB41B3"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85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72D45301"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395" w:type="dxa"/>
            <w:gridSpan w:val="2"/>
            <w:tcBorders>
              <w:top w:val="single" w:sz="12" w:space="0" w:color="auto"/>
              <w:left w:val="single" w:sz="8" w:space="0" w:color="auto"/>
              <w:bottom w:val="single" w:sz="12" w:space="0" w:color="auto"/>
              <w:right w:val="single" w:sz="8" w:space="0" w:color="auto"/>
            </w:tcBorders>
            <w:shd w:val="clear" w:color="auto" w:fill="BFBFBF"/>
            <w:vAlign w:val="center"/>
            <w:hideMark/>
          </w:tcPr>
          <w:p w14:paraId="56814B8B"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2268"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393BE8D7"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341BBBA4" w14:textId="77777777" w:rsidTr="008674AD">
        <w:trPr>
          <w:trHeight w:val="484"/>
        </w:trPr>
        <w:tc>
          <w:tcPr>
            <w:tcW w:w="1140" w:type="dxa"/>
            <w:vMerge w:val="restart"/>
            <w:tcBorders>
              <w:top w:val="single" w:sz="12" w:space="0" w:color="auto"/>
              <w:left w:val="single" w:sz="12" w:space="0" w:color="auto"/>
              <w:bottom w:val="single" w:sz="8" w:space="0" w:color="auto"/>
              <w:right w:val="single" w:sz="8" w:space="0" w:color="auto"/>
            </w:tcBorders>
            <w:shd w:val="clear" w:color="auto" w:fill="auto"/>
            <w:vAlign w:val="center"/>
            <w:hideMark/>
          </w:tcPr>
          <w:p w14:paraId="6CC391F4"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#3</w:t>
            </w:r>
          </w:p>
        </w:tc>
        <w:tc>
          <w:tcPr>
            <w:tcW w:w="851"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25C3421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0x00</w:t>
            </w:r>
          </w:p>
        </w:tc>
        <w:tc>
          <w:tcPr>
            <w:tcW w:w="850"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4ECC31C5"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0A9E273D"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p>
        </w:tc>
        <w:tc>
          <w:tcPr>
            <w:tcW w:w="3261"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70540C6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0x01 ~ 0x20</w:t>
            </w:r>
          </w:p>
        </w:tc>
        <w:tc>
          <w:tcPr>
            <w:tcW w:w="2268"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636BA813"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not supported,</w:t>
            </w:r>
          </w:p>
        </w:tc>
      </w:tr>
      <w:tr w:rsidR="000769D6" w:rsidRPr="00DD74DF" w14:paraId="6ED9A5F5"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26FA5B25"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6D8768BD"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ECA13BE"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9644E3F"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81A81D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Response</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4 Byte (A, B, C, D)</w:t>
            </w:r>
          </w:p>
        </w:tc>
        <w:tc>
          <w:tcPr>
            <w:tcW w:w="22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F4868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 = supported</w:t>
            </w:r>
          </w:p>
        </w:tc>
      </w:tr>
      <w:tr w:rsidR="000769D6" w:rsidRPr="00DD74DF" w14:paraId="0A10F3AD"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2EC09BC5"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E24A078"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E2CF582"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DD354DE"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F6B9DE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#0</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0x01~0x08, </w:t>
            </w:r>
          </w:p>
          <w:p w14:paraId="7E960EF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#1</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0x09~0x10</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DC92EB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750F2610" w14:textId="77777777" w:rsidTr="008674AD">
        <w:trPr>
          <w:trHeight w:val="484"/>
        </w:trPr>
        <w:tc>
          <w:tcPr>
            <w:tcW w:w="1140"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4760F03D" w14:textId="77777777" w:rsidR="000769D6" w:rsidRPr="00DD74DF" w:rsidRDefault="000769D6" w:rsidP="008674AD">
            <w:pPr>
              <w:rPr>
                <w:rFonts w:ascii="현대하모니 M" w:eastAsia="현대하모니 M" w:hAnsi="현대하모니 M"/>
                <w:noProof/>
                <w:sz w:val="18"/>
                <w:szCs w:val="18"/>
              </w:rPr>
            </w:pPr>
          </w:p>
        </w:tc>
        <w:tc>
          <w:tcPr>
            <w:tcW w:w="851"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6CED3D6F" w14:textId="77777777" w:rsidR="000769D6" w:rsidRPr="00DD74DF" w:rsidRDefault="000769D6" w:rsidP="008674AD">
            <w:pPr>
              <w:rPr>
                <w:rFonts w:ascii="현대하모니 M" w:eastAsia="현대하모니 M" w:hAnsi="현대하모니 M"/>
                <w:noProof/>
                <w:sz w:val="18"/>
                <w:szCs w:val="18"/>
              </w:rPr>
            </w:pPr>
          </w:p>
        </w:tc>
        <w:tc>
          <w:tcPr>
            <w:tcW w:w="85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645AAD07" w14:textId="77777777" w:rsidR="000769D6" w:rsidRPr="00DD74DF" w:rsidRDefault="000769D6" w:rsidP="008674AD">
            <w:pPr>
              <w:rPr>
                <w:rFonts w:ascii="현대하모니 M" w:eastAsia="현대하모니 M" w:hAnsi="현대하모니 M"/>
                <w:noProof/>
                <w:sz w:val="18"/>
                <w:szCs w:val="18"/>
              </w:rPr>
            </w:pPr>
          </w:p>
        </w:tc>
        <w:tc>
          <w:tcPr>
            <w:tcW w:w="1134"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05ACE05B" w14:textId="77777777" w:rsidR="000769D6" w:rsidRPr="00DD74DF" w:rsidRDefault="000769D6" w:rsidP="008674AD">
            <w:pPr>
              <w:rPr>
                <w:rFonts w:ascii="현대하모니 M" w:eastAsia="현대하모니 M" w:hAnsi="현대하모니 M"/>
                <w:noProof/>
                <w:sz w:val="18"/>
                <w:szCs w:val="18"/>
              </w:rPr>
            </w:pP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27AB5E"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#2</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0x11~0x18, </w:t>
            </w:r>
          </w:p>
          <w:p w14:paraId="10E62AB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#3</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0x19~0x20</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90161B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2372EBEE"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61341990"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#4</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C59CE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0x01</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22145B"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739BE2"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230091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Charging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47DA797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0.08 * X [V]</w:t>
            </w:r>
          </w:p>
        </w:tc>
      </w:tr>
      <w:tr w:rsidR="000769D6" w:rsidRPr="00DD74DF" w14:paraId="3DB1FA24"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0AD1BC31"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lastRenderedPageBreak/>
              <w:t>#5</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2D5627"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0x02</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4EF26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0B64A43"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C4BB4F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Charging Current</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6F69822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0.0393 * X [</w:t>
            </w:r>
            <w:r w:rsidRPr="00DD74DF">
              <w:rPr>
                <w:rFonts w:ascii="현대하모니 M" w:eastAsia="현대하모니 M" w:hAnsi="현대하모니 M" w:hint="eastAsia"/>
                <w:noProof/>
                <w:sz w:val="18"/>
                <w:szCs w:val="18"/>
              </w:rPr>
              <w:t>A</w:t>
            </w:r>
            <w:r w:rsidRPr="00DD74DF">
              <w:rPr>
                <w:rFonts w:ascii="현대하모니 M" w:eastAsia="현대하모니 M" w:hAnsi="현대하모니 M"/>
                <w:noProof/>
                <w:sz w:val="18"/>
                <w:szCs w:val="18"/>
              </w:rPr>
              <w:t>]</w:t>
            </w:r>
          </w:p>
        </w:tc>
      </w:tr>
      <w:tr w:rsidR="000769D6" w:rsidRPr="00DD74DF" w14:paraId="056C72E4"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6FD5FBEF"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2EFD40"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0x03</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B68326"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CD22F3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66ACFE3"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Charging Power</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0AB60F0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0.196</w:t>
            </w:r>
            <w:r w:rsidRPr="00DD74DF">
              <w:rPr>
                <w:rFonts w:ascii="현대하모니 M" w:eastAsia="현대하모니 M" w:hAnsi="현대하모니 M"/>
                <w:noProof/>
                <w:sz w:val="18"/>
                <w:szCs w:val="18"/>
              </w:rPr>
              <w:t xml:space="preserve"> * X [</w:t>
            </w:r>
            <w:r w:rsidRPr="00DD74DF">
              <w:rPr>
                <w:rFonts w:ascii="현대하모니 M" w:eastAsia="현대하모니 M" w:hAnsi="현대하모니 M" w:hint="eastAsia"/>
                <w:noProof/>
                <w:sz w:val="18"/>
                <w:szCs w:val="18"/>
              </w:rPr>
              <w:t>W</w:t>
            </w:r>
            <w:r w:rsidRPr="00DD74DF">
              <w:rPr>
                <w:rFonts w:ascii="현대하모니 M" w:eastAsia="현대하모니 M" w:hAnsi="현대하모니 M"/>
                <w:noProof/>
                <w:sz w:val="18"/>
                <w:szCs w:val="18"/>
              </w:rPr>
              <w:t>]</w:t>
            </w:r>
          </w:p>
        </w:tc>
      </w:tr>
      <w:tr w:rsidR="000769D6" w:rsidRPr="00DD74DF" w14:paraId="6460888B"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2C80506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#7</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1991C0A"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0x04</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79D5944E"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tcPr>
          <w:p w14:paraId="11A76B07"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EC1943A"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BAT+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4360671C"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0.0</w:t>
            </w:r>
            <w:r w:rsidRPr="00A64F2C">
              <w:rPr>
                <w:rFonts w:ascii="현대하모니 M" w:eastAsia="현대하모니 M" w:hAnsi="현대하모니 M"/>
                <w:noProof/>
                <w:sz w:val="18"/>
                <w:szCs w:val="18"/>
              </w:rPr>
              <w:t>8</w:t>
            </w:r>
            <w:r w:rsidRPr="00A64F2C">
              <w:rPr>
                <w:rFonts w:ascii="현대하모니 M" w:eastAsia="현대하모니 M" w:hAnsi="현대하모니 M" w:hint="eastAsia"/>
                <w:noProof/>
                <w:sz w:val="18"/>
                <w:szCs w:val="18"/>
              </w:rPr>
              <w:t xml:space="preserve"> * X [V]</w:t>
            </w:r>
          </w:p>
        </w:tc>
      </w:tr>
      <w:tr w:rsidR="000769D6" w:rsidRPr="00DD74DF" w14:paraId="7367EDBB"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6663217F"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#8</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0408FFA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0x05</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6844361B"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BDC897F"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6937EE3"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ACC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1377BBAF"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0.0</w:t>
            </w:r>
            <w:r w:rsidRPr="00A64F2C">
              <w:rPr>
                <w:rFonts w:ascii="현대하모니 M" w:eastAsia="현대하모니 M" w:hAnsi="현대하모니 M"/>
                <w:noProof/>
                <w:sz w:val="18"/>
                <w:szCs w:val="18"/>
              </w:rPr>
              <w:t>8</w:t>
            </w:r>
            <w:r w:rsidRPr="00A64F2C">
              <w:rPr>
                <w:rFonts w:ascii="현대하모니 M" w:eastAsia="현대하모니 M" w:hAnsi="현대하모니 M" w:hint="eastAsia"/>
                <w:noProof/>
                <w:sz w:val="18"/>
                <w:szCs w:val="18"/>
              </w:rPr>
              <w:t xml:space="preserve"> * X [V]</w:t>
            </w:r>
          </w:p>
        </w:tc>
      </w:tr>
      <w:tr w:rsidR="000769D6" w:rsidRPr="00DD74DF" w14:paraId="6BBFBC1A"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751811DF"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9</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37728A6E"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w:t>
            </w:r>
            <w:r w:rsidRPr="00A64F2C">
              <w:rPr>
                <w:rFonts w:ascii="현대하모니 M" w:eastAsia="현대하모니 M" w:hAnsi="현대하모니 M"/>
                <w:noProof/>
                <w:sz w:val="18"/>
                <w:szCs w:val="18"/>
              </w:rPr>
              <w:t>6</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40355F8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A9E6F0B"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B16F142"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ActiveCoilID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A3238E9"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1* X</w:t>
            </w:r>
            <w:r w:rsidRPr="00A64F2C">
              <w:rPr>
                <w:rFonts w:ascii="현대하모니 M" w:eastAsia="현대하모니 M" w:hAnsi="현대하모니 M"/>
                <w:noProof/>
                <w:sz w:val="18"/>
                <w:szCs w:val="18"/>
              </w:rPr>
              <w:t xml:space="preserve"> ( 0 ~ 2)</w:t>
            </w:r>
          </w:p>
          <w:p w14:paraId="43BE0482"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Active Coil ID</w:t>
            </w:r>
          </w:p>
        </w:tc>
      </w:tr>
      <w:tr w:rsidR="000769D6" w:rsidRPr="00DD74DF" w14:paraId="79BFB90E"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5A01939"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10</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9F46936"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w:t>
            </w:r>
            <w:r w:rsidRPr="00A64F2C">
              <w:rPr>
                <w:rFonts w:ascii="현대하모니 M" w:eastAsia="현대하모니 M" w:hAnsi="현대하모니 M"/>
                <w:noProof/>
                <w:sz w:val="18"/>
                <w:szCs w:val="18"/>
              </w:rPr>
              <w:t>7</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10751DBA"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8022BA1"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650AF23"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Coil1 TempSensor1</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05B77B4"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Unsigned Offset -40</w:t>
            </w:r>
          </w:p>
          <w:p w14:paraId="300C11C1"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1 * X (</w:t>
            </w:r>
            <w:r w:rsidRPr="00A64F2C">
              <w:rPr>
                <w:rFonts w:ascii="현대하모니 M" w:eastAsia="현대하모니 M" w:hAnsi="현대하모니 M" w:hint="eastAsia"/>
                <w:noProof/>
                <w:sz w:val="18"/>
                <w:szCs w:val="18"/>
              </w:rPr>
              <w:t>℃)</w:t>
            </w:r>
          </w:p>
          <w:p w14:paraId="5A11D907"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(-40~</w:t>
            </w:r>
            <w:r w:rsidRPr="00A64F2C">
              <w:rPr>
                <w:rFonts w:ascii="현대하모니 M" w:eastAsia="현대하모니 M" w:hAnsi="현대하모니 M" w:hint="eastAsia"/>
                <w:noProof/>
                <w:sz w:val="18"/>
                <w:szCs w:val="18"/>
              </w:rPr>
              <w:t>85</w:t>
            </w:r>
            <w:r w:rsidRPr="00A64F2C">
              <w:rPr>
                <w:rFonts w:ascii="현대하모니 M" w:eastAsia="현대하모니 M" w:hAnsi="현대하모니 M"/>
                <w:noProof/>
                <w:sz w:val="18"/>
                <w:szCs w:val="18"/>
              </w:rPr>
              <w:t>[</w:t>
            </w: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w:t>
            </w:r>
          </w:p>
        </w:tc>
      </w:tr>
      <w:tr w:rsidR="000769D6" w:rsidRPr="00DD74DF" w14:paraId="5426EDB6"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4B2B5448"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11</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84D3448"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w:t>
            </w:r>
            <w:r w:rsidRPr="00A64F2C">
              <w:rPr>
                <w:rFonts w:ascii="현대하모니 M" w:eastAsia="현대하모니 M" w:hAnsi="현대하모니 M"/>
                <w:noProof/>
                <w:sz w:val="18"/>
                <w:szCs w:val="18"/>
              </w:rPr>
              <w:t>8</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24DB9E1A"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84D0D29"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EFE9CD5"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Coil2 TempSensor2</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8D38765"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Unsigned Offset -40</w:t>
            </w:r>
          </w:p>
          <w:p w14:paraId="15FE1CBD"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1 * X (</w:t>
            </w:r>
            <w:r w:rsidRPr="00A64F2C">
              <w:rPr>
                <w:rFonts w:ascii="현대하모니 M" w:eastAsia="현대하모니 M" w:hAnsi="현대하모니 M" w:hint="eastAsia"/>
                <w:noProof/>
                <w:sz w:val="18"/>
                <w:szCs w:val="18"/>
              </w:rPr>
              <w:t>℃)</w:t>
            </w:r>
          </w:p>
          <w:p w14:paraId="50A1397A"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(-40~</w:t>
            </w:r>
            <w:r w:rsidRPr="00A64F2C">
              <w:rPr>
                <w:rFonts w:ascii="현대하모니 M" w:eastAsia="현대하모니 M" w:hAnsi="현대하모니 M" w:hint="eastAsia"/>
                <w:noProof/>
                <w:sz w:val="18"/>
                <w:szCs w:val="18"/>
              </w:rPr>
              <w:t>85</w:t>
            </w:r>
            <w:r w:rsidRPr="00A64F2C">
              <w:rPr>
                <w:rFonts w:ascii="현대하모니 M" w:eastAsia="현대하모니 M" w:hAnsi="현대하모니 M"/>
                <w:noProof/>
                <w:sz w:val="18"/>
                <w:szCs w:val="18"/>
              </w:rPr>
              <w:t>[</w:t>
            </w: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w:t>
            </w:r>
          </w:p>
        </w:tc>
      </w:tr>
      <w:tr w:rsidR="000769D6" w:rsidRPr="00DD74DF" w14:paraId="1CC029A0"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747A4AA3"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12</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128E4228"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0x0</w:t>
            </w:r>
            <w:r w:rsidRPr="00A64F2C">
              <w:rPr>
                <w:rFonts w:ascii="현대하모니 M" w:eastAsia="현대하모니 M" w:hAnsi="현대하모니 M"/>
                <w:noProof/>
                <w:sz w:val="18"/>
                <w:szCs w:val="18"/>
              </w:rPr>
              <w:t>9</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768CC495"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15E6FFC" w14:textId="77777777" w:rsidR="000769D6" w:rsidRPr="00A64F2C" w:rsidRDefault="000769D6" w:rsidP="008674AD">
            <w:pPr>
              <w:jc w:val="cente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EFAC0BB"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Coil3 TempSensor3</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4C0A9E4"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hint="eastAsia"/>
                <w:noProof/>
                <w:sz w:val="18"/>
                <w:szCs w:val="18"/>
              </w:rPr>
              <w:t>Unsigned Offset -40</w:t>
            </w:r>
          </w:p>
          <w:p w14:paraId="0E424F4C"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1 * X (</w:t>
            </w:r>
            <w:r w:rsidRPr="00A64F2C">
              <w:rPr>
                <w:rFonts w:ascii="현대하모니 M" w:eastAsia="현대하모니 M" w:hAnsi="현대하모니 M" w:hint="eastAsia"/>
                <w:noProof/>
                <w:sz w:val="18"/>
                <w:szCs w:val="18"/>
              </w:rPr>
              <w:t>℃)</w:t>
            </w:r>
          </w:p>
          <w:p w14:paraId="20E8C451" w14:textId="77777777" w:rsidR="000769D6" w:rsidRPr="00A64F2C" w:rsidRDefault="000769D6" w:rsidP="008674AD">
            <w:pPr>
              <w:rPr>
                <w:rFonts w:ascii="현대하모니 M" w:eastAsia="현대하모니 M" w:hAnsi="현대하모니 M"/>
                <w:noProof/>
                <w:sz w:val="18"/>
                <w:szCs w:val="18"/>
              </w:rPr>
            </w:pPr>
            <w:r w:rsidRPr="00A64F2C">
              <w:rPr>
                <w:rFonts w:ascii="현대하모니 M" w:eastAsia="현대하모니 M" w:hAnsi="현대하모니 M"/>
                <w:noProof/>
                <w:sz w:val="18"/>
                <w:szCs w:val="18"/>
              </w:rPr>
              <w:t>(-40~</w:t>
            </w:r>
            <w:r w:rsidRPr="00A64F2C">
              <w:rPr>
                <w:rFonts w:ascii="현대하모니 M" w:eastAsia="현대하모니 M" w:hAnsi="현대하모니 M" w:hint="eastAsia"/>
                <w:noProof/>
                <w:sz w:val="18"/>
                <w:szCs w:val="18"/>
              </w:rPr>
              <w:t>85</w:t>
            </w:r>
            <w:r w:rsidRPr="00A64F2C">
              <w:rPr>
                <w:rFonts w:ascii="현대하모니 M" w:eastAsia="현대하모니 M" w:hAnsi="현대하모니 M"/>
                <w:noProof/>
                <w:sz w:val="18"/>
                <w:szCs w:val="18"/>
              </w:rPr>
              <w:t>[</w:t>
            </w:r>
            <w:r w:rsidRPr="00A64F2C">
              <w:rPr>
                <w:rFonts w:ascii="현대하모니 M" w:eastAsia="현대하모니 M" w:hAnsi="현대하모니 M" w:hint="eastAsia"/>
                <w:noProof/>
                <w:sz w:val="18"/>
                <w:szCs w:val="18"/>
              </w:rPr>
              <w:t>℃</w:t>
            </w:r>
            <w:r w:rsidRPr="00A64F2C">
              <w:rPr>
                <w:rFonts w:ascii="현대하모니 M" w:eastAsia="현대하모니 M" w:hAnsi="현대하모니 M"/>
                <w:noProof/>
                <w:sz w:val="18"/>
                <w:szCs w:val="18"/>
              </w:rPr>
              <w:t>])</w:t>
            </w:r>
          </w:p>
        </w:tc>
      </w:tr>
      <w:tr w:rsidR="000769D6" w:rsidRPr="00DD74DF" w14:paraId="2947ADFA"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13099C92"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#13</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72C83E6A"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0x0A</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070F5D40"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37913B9"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6F6983F"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FAN Speed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D3B5C10"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t>
            </w:r>
          </w:p>
        </w:tc>
      </w:tr>
      <w:tr w:rsidR="000769D6" w:rsidRPr="00DD74DF" w14:paraId="042FBBBA" w14:textId="77777777" w:rsidTr="008674AD">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3DEA1355"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#14</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7F4709B" w14:textId="77777777" w:rsidR="000769D6" w:rsidRPr="00463D16" w:rsidRDefault="000769D6" w:rsidP="008674AD">
            <w:pPr>
              <w:jc w:val="center"/>
              <w:rPr>
                <w:rFonts w:ascii="현대하모니 M" w:eastAsia="현대하모니 M" w:hAnsi="현대하모니 M"/>
                <w:noProof/>
                <w:sz w:val="18"/>
                <w:szCs w:val="18"/>
                <w:u w:val="single"/>
              </w:rPr>
            </w:pPr>
            <w:ins w:id="66" w:author="이재혁" w:date="2018-11-27T08:56:00Z">
              <w:r w:rsidRPr="00463D16">
                <w:rPr>
                  <w:rFonts w:ascii="현대하모니 M" w:eastAsia="현대하모니 M" w:hAnsi="현대하모니 M" w:hint="eastAsia"/>
                  <w:noProof/>
                  <w:sz w:val="18"/>
                  <w:szCs w:val="18"/>
                  <w:u w:val="single"/>
                </w:rPr>
                <w:t>0x0B</w:t>
              </w:r>
            </w:ins>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790C426" w14:textId="77777777" w:rsidR="000769D6" w:rsidRPr="00463D16" w:rsidRDefault="000769D6" w:rsidP="008674AD">
            <w:pPr>
              <w:jc w:val="center"/>
              <w:rPr>
                <w:rFonts w:ascii="현대하모니 M" w:eastAsia="현대하모니 M" w:hAnsi="현대하모니 M"/>
                <w:noProof/>
                <w:sz w:val="18"/>
                <w:szCs w:val="18"/>
                <w:u w:val="single"/>
              </w:rPr>
            </w:pPr>
            <w:ins w:id="67" w:author="이재혁" w:date="2018-11-27T08:56:00Z">
              <w:r w:rsidRPr="00463D16">
                <w:rPr>
                  <w:rFonts w:ascii="현대하모니 M" w:eastAsia="현대하모니 M" w:hAnsi="현대하모니 M" w:hint="eastAsia"/>
                  <w:noProof/>
                  <w:sz w:val="18"/>
                  <w:szCs w:val="18"/>
                  <w:u w:val="single"/>
                </w:rPr>
                <w:t>XX</w:t>
              </w:r>
            </w:ins>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7C1B779" w14:textId="77777777" w:rsidR="000769D6" w:rsidRPr="00463D16" w:rsidRDefault="000769D6" w:rsidP="008674AD">
            <w:pPr>
              <w:jc w:val="center"/>
              <w:rPr>
                <w:rFonts w:ascii="현대하모니 M" w:eastAsia="현대하모니 M" w:hAnsi="현대하모니 M"/>
                <w:noProof/>
                <w:sz w:val="18"/>
                <w:szCs w:val="18"/>
                <w:u w:val="single"/>
              </w:rPr>
            </w:pPr>
            <w:ins w:id="68" w:author="이재혁" w:date="2018-11-27T08:56:00Z">
              <w:r w:rsidRPr="00463D16">
                <w:rPr>
                  <w:rFonts w:ascii="현대하모니 M" w:eastAsia="현대하모니 M" w:hAnsi="현대하모니 M" w:hint="eastAsia"/>
                  <w:noProof/>
                  <w:sz w:val="18"/>
                  <w:szCs w:val="18"/>
                  <w:u w:val="single"/>
                </w:rPr>
                <w:t>Input</w:t>
              </w:r>
            </w:ins>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DA89CB7" w14:textId="77777777" w:rsidR="000769D6" w:rsidRPr="00463D16" w:rsidRDefault="000769D6" w:rsidP="008674AD">
            <w:pPr>
              <w:rPr>
                <w:rFonts w:ascii="현대하모니 M" w:eastAsia="현대하모니 M" w:hAnsi="현대하모니 M"/>
                <w:noProof/>
                <w:sz w:val="18"/>
                <w:szCs w:val="18"/>
              </w:rPr>
            </w:pPr>
            <w:ins w:id="69" w:author="이재혁" w:date="2018-11-27T08:56:00Z">
              <w:r w:rsidRPr="00463D16">
                <w:rPr>
                  <w:rFonts w:ascii="현대하모니 M" w:eastAsia="현대하모니 M" w:hAnsi="현대하모니 M" w:hint="eastAsia"/>
                  <w:noProof/>
                  <w:sz w:val="18"/>
                  <w:szCs w:val="18"/>
                </w:rPr>
                <w:t>IGN1 Voltage</w:t>
              </w:r>
            </w:ins>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890C058" w14:textId="77777777" w:rsidR="000769D6" w:rsidRPr="00463D16" w:rsidRDefault="000769D6" w:rsidP="008674AD">
            <w:pPr>
              <w:rPr>
                <w:rFonts w:ascii="현대하모니 M" w:eastAsia="현대하모니 M" w:hAnsi="현대하모니 M"/>
                <w:noProof/>
                <w:sz w:val="18"/>
                <w:szCs w:val="18"/>
                <w:u w:val="single"/>
              </w:rPr>
            </w:pPr>
            <w:ins w:id="70" w:author="이재혁" w:date="2018-11-27T08:56:00Z">
              <w:r w:rsidRPr="00463D16">
                <w:rPr>
                  <w:rFonts w:ascii="현대하모니 M" w:eastAsia="현대하모니 M" w:hAnsi="현대하모니 M" w:hint="eastAsia"/>
                  <w:noProof/>
                  <w:sz w:val="18"/>
                  <w:szCs w:val="18"/>
                </w:rPr>
                <w:t>0.0</w:t>
              </w:r>
              <w:r w:rsidRPr="00463D16">
                <w:rPr>
                  <w:rFonts w:ascii="현대하모니 M" w:eastAsia="현대하모니 M" w:hAnsi="현대하모니 M"/>
                  <w:noProof/>
                  <w:sz w:val="18"/>
                  <w:szCs w:val="18"/>
                </w:rPr>
                <w:t>8</w:t>
              </w:r>
              <w:r w:rsidRPr="00463D16">
                <w:rPr>
                  <w:rFonts w:ascii="현대하모니 M" w:eastAsia="현대하모니 M" w:hAnsi="현대하모니 M" w:hint="eastAsia"/>
                  <w:noProof/>
                  <w:sz w:val="18"/>
                  <w:szCs w:val="18"/>
                </w:rPr>
                <w:t xml:space="preserve"> * X [V]</w:t>
              </w:r>
            </w:ins>
          </w:p>
        </w:tc>
      </w:tr>
      <w:tr w:rsidR="009F6E52" w:rsidRPr="00DD74DF" w14:paraId="0E87F7F3" w14:textId="77777777" w:rsidTr="001313F3">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418F053B" w14:textId="4433E176"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#15</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26C86DF8" w14:textId="7C20AC04" w:rsidR="009F6E52" w:rsidRPr="00463D16" w:rsidRDefault="009F6E52" w:rsidP="009F6E52">
            <w:pPr>
              <w:jc w:val="center"/>
              <w:rPr>
                <w:rFonts w:ascii="현대하모니 M" w:eastAsia="현대하모니 M" w:hAnsi="현대하모니 M"/>
                <w:noProof/>
                <w:sz w:val="18"/>
                <w:szCs w:val="18"/>
                <w:u w:val="single"/>
              </w:rPr>
            </w:pPr>
            <w:r w:rsidRPr="00463D16">
              <w:rPr>
                <w:rFonts w:ascii="현대하모니 M" w:eastAsia="현대하모니 M" w:hAnsi="현대하모니 M" w:hint="eastAsia"/>
                <w:noProof/>
                <w:sz w:val="18"/>
                <w:szCs w:val="18"/>
              </w:rPr>
              <w:t>0x0C</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722F8C25" w14:textId="792E069F" w:rsidR="009F6E52" w:rsidRPr="00463D16" w:rsidRDefault="009F6E52" w:rsidP="009F6E52">
            <w:pPr>
              <w:jc w:val="center"/>
              <w:rPr>
                <w:rFonts w:ascii="현대하모니 M" w:eastAsia="현대하모니 M" w:hAnsi="현대하모니 M"/>
                <w:noProof/>
                <w:sz w:val="18"/>
                <w:szCs w:val="18"/>
                <w:u w:val="single"/>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5206B78" w14:textId="06B4C6A8" w:rsidR="009F6E52" w:rsidRPr="00463D16" w:rsidRDefault="009F6E52" w:rsidP="009F6E52">
            <w:pPr>
              <w:jc w:val="center"/>
              <w:rPr>
                <w:rFonts w:ascii="현대하모니 M" w:eastAsia="현대하모니 M" w:hAnsi="현대하모니 M"/>
                <w:noProof/>
                <w:sz w:val="18"/>
                <w:szCs w:val="18"/>
                <w:u w:val="single"/>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7C7902A" w14:textId="0AD8A78F"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WPC2 Charging Voltage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6DF29696" w14:textId="16FA8CD8"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0.08 * X [V]</w:t>
            </w:r>
          </w:p>
        </w:tc>
      </w:tr>
      <w:tr w:rsidR="009F6E52" w:rsidRPr="00DD74DF" w14:paraId="13715958" w14:textId="77777777" w:rsidTr="001313F3">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51920403" w14:textId="22CE32BA"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#16</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69B0C0ED" w14:textId="5DDFEAD6"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0x0D</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3CE63C22" w14:textId="432E990A"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79DBDBD" w14:textId="5BEE8275"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984F040" w14:textId="3D7A04C6"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WPC2 Charging Current</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6C019300" w14:textId="1F5B0965"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0.0393 * X [</w:t>
            </w:r>
            <w:r w:rsidRPr="00463D16">
              <w:rPr>
                <w:rFonts w:ascii="현대하모니 M" w:eastAsia="현대하모니 M" w:hAnsi="현대하모니 M" w:hint="eastAsia"/>
                <w:noProof/>
                <w:sz w:val="18"/>
                <w:szCs w:val="18"/>
              </w:rPr>
              <w:t>A</w:t>
            </w:r>
            <w:r w:rsidRPr="00463D16">
              <w:rPr>
                <w:rFonts w:ascii="현대하모니 M" w:eastAsia="현대하모니 M" w:hAnsi="현대하모니 M"/>
                <w:noProof/>
                <w:sz w:val="18"/>
                <w:szCs w:val="18"/>
              </w:rPr>
              <w:t>]</w:t>
            </w:r>
          </w:p>
        </w:tc>
      </w:tr>
      <w:tr w:rsidR="009F6E52" w:rsidRPr="00DD74DF" w14:paraId="333ECE26" w14:textId="77777777" w:rsidTr="001313F3">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5287EABE" w14:textId="24AAE8E9"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#17</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43456A94" w14:textId="1FD0B355"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0x0E</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59168482" w14:textId="561B4E4F"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FE659C6" w14:textId="12231A9C" w:rsidR="009F6E52" w:rsidRPr="00463D16" w:rsidRDefault="009F6E52" w:rsidP="009F6E52">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30EE602" w14:textId="637F0817"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WPC2 Charging Power</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7D9AB5D6" w14:textId="3E73CB3A" w:rsidR="009F6E52" w:rsidRPr="00463D16" w:rsidRDefault="009F6E52" w:rsidP="009F6E52">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0.196</w:t>
            </w:r>
            <w:r w:rsidRPr="00463D16">
              <w:rPr>
                <w:rFonts w:ascii="현대하모니 M" w:eastAsia="현대하모니 M" w:hAnsi="현대하모니 M"/>
                <w:noProof/>
                <w:sz w:val="18"/>
                <w:szCs w:val="18"/>
              </w:rPr>
              <w:t xml:space="preserve"> * X [</w:t>
            </w:r>
            <w:r w:rsidRPr="00463D16">
              <w:rPr>
                <w:rFonts w:ascii="현대하모니 M" w:eastAsia="현대하모니 M" w:hAnsi="현대하모니 M" w:hint="eastAsia"/>
                <w:noProof/>
                <w:sz w:val="18"/>
                <w:szCs w:val="18"/>
              </w:rPr>
              <w:t>W</w:t>
            </w:r>
            <w:r w:rsidRPr="00463D16">
              <w:rPr>
                <w:rFonts w:ascii="현대하모니 M" w:eastAsia="현대하모니 M" w:hAnsi="현대하모니 M"/>
                <w:noProof/>
                <w:sz w:val="18"/>
                <w:szCs w:val="18"/>
              </w:rPr>
              <w:t>]</w:t>
            </w:r>
          </w:p>
        </w:tc>
      </w:tr>
      <w:tr w:rsidR="009F6E52" w:rsidRPr="00DD74DF" w14:paraId="51816227" w14:textId="77777777" w:rsidTr="001313F3">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69807035" w14:textId="20C3B03F" w:rsidR="009F6E52" w:rsidRPr="0033387C" w:rsidRDefault="009F6E52" w:rsidP="009F6E52">
            <w:pPr>
              <w:jc w:val="center"/>
              <w:rPr>
                <w:rFonts w:ascii="현대하모니 M" w:eastAsia="현대하모니 M" w:hAnsi="현대하모니 M"/>
                <w:noProof/>
                <w:color w:val="000000" w:themeColor="text1"/>
                <w:sz w:val="18"/>
                <w:szCs w:val="18"/>
              </w:rPr>
            </w:pPr>
            <w:commentRangeStart w:id="71"/>
            <w:commentRangeStart w:id="72"/>
            <w:r w:rsidRPr="0033387C">
              <w:rPr>
                <w:rFonts w:ascii="현대하모니 M" w:eastAsia="현대하모니 M" w:hAnsi="현대하모니 M" w:hint="eastAsia"/>
                <w:noProof/>
                <w:color w:val="000000" w:themeColor="text1"/>
                <w:sz w:val="18"/>
                <w:szCs w:val="18"/>
              </w:rPr>
              <w:t>#18</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7F5D9756" w14:textId="42BECFA8" w:rsidR="009F6E52" w:rsidRPr="0033387C" w:rsidRDefault="009F6E52"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0x0F</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4483C8A3" w14:textId="56409DC4" w:rsidR="009F6E52" w:rsidRPr="0033387C" w:rsidRDefault="009F6E52"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EB4DB93" w14:textId="500ED42E" w:rsidR="009F6E52" w:rsidRPr="0033387C" w:rsidRDefault="009F6E52"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B585F62" w14:textId="535FF50A" w:rsidR="009F6E52" w:rsidRPr="0033387C" w:rsidRDefault="00133C4A"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 xml:space="preserve">WPC2 </w:t>
            </w:r>
            <w:r w:rsidR="009F6E52" w:rsidRPr="0033387C">
              <w:rPr>
                <w:rFonts w:ascii="현대하모니 M" w:eastAsia="현대하모니 M" w:hAnsi="현대하모니 M"/>
                <w:noProof/>
                <w:color w:val="000000" w:themeColor="text1"/>
                <w:sz w:val="18"/>
                <w:szCs w:val="18"/>
              </w:rPr>
              <w:t>Coil TempSensor</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DC3C3DC" w14:textId="7777777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Unsigned Offset -40</w:t>
            </w:r>
          </w:p>
          <w:p w14:paraId="2A3D8E8A" w14:textId="7777777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noProof/>
                <w:color w:val="000000" w:themeColor="text1"/>
                <w:sz w:val="18"/>
                <w:szCs w:val="18"/>
              </w:rPr>
              <w:t>1 * X (</w:t>
            </w:r>
            <w:r w:rsidRPr="0033387C">
              <w:rPr>
                <w:rFonts w:ascii="현대하모니 M" w:eastAsia="현대하모니 M" w:hAnsi="현대하모니 M" w:hint="eastAsia"/>
                <w:noProof/>
                <w:color w:val="000000" w:themeColor="text1"/>
                <w:sz w:val="18"/>
                <w:szCs w:val="18"/>
              </w:rPr>
              <w:t>℃)</w:t>
            </w:r>
          </w:p>
          <w:p w14:paraId="1850094C" w14:textId="1691FFC7" w:rsidR="009F6E52" w:rsidRPr="0033387C" w:rsidRDefault="009F6E5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noProof/>
                <w:color w:val="000000" w:themeColor="text1"/>
                <w:sz w:val="18"/>
                <w:szCs w:val="18"/>
              </w:rPr>
              <w:t>(-40~</w:t>
            </w:r>
            <w:r w:rsidRPr="0033387C">
              <w:rPr>
                <w:rFonts w:ascii="현대하모니 M" w:eastAsia="현대하모니 M" w:hAnsi="현대하모니 M" w:hint="eastAsia"/>
                <w:noProof/>
                <w:color w:val="000000" w:themeColor="text1"/>
                <w:sz w:val="18"/>
                <w:szCs w:val="18"/>
              </w:rPr>
              <w:t>85</w:t>
            </w:r>
            <w:r w:rsidRPr="0033387C">
              <w:rPr>
                <w:rFonts w:ascii="현대하모니 M" w:eastAsia="현대하모니 M" w:hAnsi="현대하모니 M"/>
                <w:noProof/>
                <w:color w:val="000000" w:themeColor="text1"/>
                <w:sz w:val="18"/>
                <w:szCs w:val="18"/>
              </w:rPr>
              <w:t>[</w:t>
            </w:r>
            <w:r w:rsidRPr="0033387C">
              <w:rPr>
                <w:rFonts w:ascii="현대하모니 M" w:eastAsia="현대하모니 M" w:hAnsi="현대하모니 M" w:hint="eastAsia"/>
                <w:noProof/>
                <w:color w:val="000000" w:themeColor="text1"/>
                <w:sz w:val="18"/>
                <w:szCs w:val="18"/>
              </w:rPr>
              <w:t>℃</w:t>
            </w:r>
            <w:r w:rsidRPr="0033387C">
              <w:rPr>
                <w:rFonts w:ascii="현대하모니 M" w:eastAsia="현대하모니 M" w:hAnsi="현대하모니 M"/>
                <w:noProof/>
                <w:color w:val="000000" w:themeColor="text1"/>
                <w:sz w:val="18"/>
                <w:szCs w:val="18"/>
              </w:rPr>
              <w:t>])</w:t>
            </w:r>
            <w:commentRangeEnd w:id="71"/>
            <w:r w:rsidRPr="0033387C">
              <w:rPr>
                <w:rStyle w:val="affe"/>
                <w:color w:val="000000" w:themeColor="text1"/>
              </w:rPr>
              <w:commentReference w:id="71"/>
            </w:r>
            <w:r w:rsidR="00133C4A" w:rsidRPr="0033387C">
              <w:rPr>
                <w:rStyle w:val="affe"/>
                <w:color w:val="000000" w:themeColor="text1"/>
              </w:rPr>
              <w:commentReference w:id="72"/>
            </w:r>
          </w:p>
        </w:tc>
      </w:tr>
      <w:tr w:rsidR="00F01458" w:rsidRPr="00133C4A" w14:paraId="21D3615E" w14:textId="77777777" w:rsidTr="001313F3">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tcPr>
          <w:p w14:paraId="46794B8B" w14:textId="0775AF9A" w:rsidR="00F01458" w:rsidRPr="0033387C" w:rsidRDefault="00F01458" w:rsidP="009F6E52">
            <w:pPr>
              <w:jc w:val="center"/>
              <w:rPr>
                <w:rFonts w:ascii="현대하모니 M" w:eastAsia="현대하모니 M" w:hAnsi="현대하모니 M"/>
                <w:noProof/>
                <w:color w:val="000000" w:themeColor="text1"/>
                <w:sz w:val="18"/>
                <w:szCs w:val="18"/>
              </w:rPr>
            </w:pPr>
            <w:commentRangeStart w:id="73"/>
            <w:commentRangeEnd w:id="72"/>
            <w:r w:rsidRPr="0033387C">
              <w:rPr>
                <w:rFonts w:ascii="현대하모니 M" w:eastAsia="현대하모니 M" w:hAnsi="현대하모니 M" w:hint="eastAsia"/>
                <w:noProof/>
                <w:color w:val="000000" w:themeColor="text1"/>
                <w:sz w:val="18"/>
                <w:szCs w:val="18"/>
              </w:rPr>
              <w:t>#19</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3653EA57" w14:textId="647E935C" w:rsidR="00F01458" w:rsidRPr="0033387C" w:rsidRDefault="00F01458"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0x10</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tcPr>
          <w:p w14:paraId="4C51D316" w14:textId="1855466B" w:rsidR="00F01458" w:rsidRPr="0033387C" w:rsidRDefault="00CA52C8"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XX</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A1BD7C4" w14:textId="13FE5FDA" w:rsidR="00F01458" w:rsidRPr="0033387C" w:rsidRDefault="00CA52C8" w:rsidP="009F6E52">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Input</w:t>
            </w:r>
          </w:p>
        </w:tc>
        <w:tc>
          <w:tcPr>
            <w:tcW w:w="326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931862C" w14:textId="6288CEF5" w:rsidR="00F01458" w:rsidRPr="0033387C" w:rsidRDefault="00CA52C8"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WPC2 F</w:t>
            </w:r>
            <w:r w:rsidR="00EE53E2" w:rsidRPr="0033387C">
              <w:rPr>
                <w:rFonts w:ascii="현대하모니 M" w:eastAsia="현대하모니 M" w:hAnsi="현대하모니 M" w:hint="eastAsia"/>
                <w:noProof/>
                <w:color w:val="000000" w:themeColor="text1"/>
                <w:sz w:val="18"/>
                <w:szCs w:val="18"/>
              </w:rPr>
              <w:t>AN</w:t>
            </w:r>
            <w:r w:rsidRPr="0033387C">
              <w:rPr>
                <w:rFonts w:ascii="현대하모니 M" w:eastAsia="현대하모니 M" w:hAnsi="현대하모니 M" w:hint="eastAsia"/>
                <w:noProof/>
                <w:color w:val="000000" w:themeColor="text1"/>
                <w:sz w:val="18"/>
                <w:szCs w:val="18"/>
              </w:rPr>
              <w:t xml:space="preserve"> Speed</w:t>
            </w:r>
          </w:p>
        </w:tc>
        <w:tc>
          <w:tcPr>
            <w:tcW w:w="2268"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BF50527" w14:textId="7CC195DB" w:rsidR="00F01458" w:rsidRPr="0033387C" w:rsidRDefault="00EE53E2" w:rsidP="009F6E52">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commentRangeEnd w:id="73"/>
            <w:r w:rsidR="00D24310" w:rsidRPr="0033387C">
              <w:rPr>
                <w:rStyle w:val="affe"/>
                <w:color w:val="000000" w:themeColor="text1"/>
              </w:rPr>
              <w:commentReference w:id="73"/>
            </w:r>
          </w:p>
        </w:tc>
      </w:tr>
    </w:tbl>
    <w:p w14:paraId="3641742F" w14:textId="77777777" w:rsidR="000769D6" w:rsidRPr="00133C4A" w:rsidRDefault="000769D6" w:rsidP="000769D6">
      <w:pPr>
        <w:rPr>
          <w:rFonts w:ascii="현대하모니 M" w:eastAsia="현대하모니 M" w:hAnsi="현대하모니 M"/>
          <w:bCs/>
          <w:noProof/>
        </w:rPr>
      </w:pPr>
    </w:p>
    <w:p w14:paraId="08130FF6" w14:textId="77777777" w:rsidR="000769D6" w:rsidRPr="006B57F1" w:rsidRDefault="000769D6" w:rsidP="000769D6">
      <w:pPr>
        <w:wordWrap w:val="0"/>
        <w:rPr>
          <w:rFonts w:ascii="현대하모니 M" w:eastAsia="현대하모니 M" w:hAnsi="현대하모니 M"/>
          <w:color w:val="000000" w:themeColor="text1"/>
          <w:sz w:val="20"/>
          <w:szCs w:val="20"/>
        </w:rPr>
      </w:pPr>
      <w:r w:rsidRPr="006B57F1">
        <w:rPr>
          <w:rFonts w:ascii="현대하모니 M" w:eastAsia="현대하모니 M" w:hAnsi="현대하모니 M" w:hint="eastAsia"/>
          <w:color w:val="000000" w:themeColor="text1"/>
          <w:sz w:val="20"/>
          <w:szCs w:val="20"/>
        </w:rPr>
        <w:t>※ ActiveCoilID 관련 케이스별 출력 조건</w:t>
      </w:r>
    </w:p>
    <w:p w14:paraId="5E57FE86" w14:textId="73B755E1" w:rsidR="000769D6" w:rsidRPr="006B57F1" w:rsidRDefault="000769D6" w:rsidP="000769D6">
      <w:pPr>
        <w:wordWrap w:val="0"/>
        <w:rPr>
          <w:rFonts w:ascii="현대하모니 M" w:eastAsia="현대하모니 M" w:hAnsi="현대하모니 M"/>
          <w:color w:val="000000" w:themeColor="text1"/>
          <w:sz w:val="20"/>
          <w:szCs w:val="20"/>
        </w:rPr>
      </w:pPr>
    </w:p>
    <w:p w14:paraId="70CC3052"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1) FOD에러: ERROR</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발생 이전 충전 중이던</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Coil ID</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표출</w:t>
      </w:r>
    </w:p>
    <w:p w14:paraId="6466AB3B"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2)</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고온 에러:</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‘0’표출</w:t>
      </w:r>
    </w:p>
    <w:p w14:paraId="51C3D092"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3)</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과전류 에러:</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60255E95"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4)</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온도센서 에러:</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14AA6966"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5) IGN ON -&gt; OFF</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에 따른 미충전상태:</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핑 출력중인</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coil ID</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표출</w:t>
      </w:r>
    </w:p>
    <w:p w14:paraId="689A3DC7" w14:textId="77777777" w:rsidR="000769D6" w:rsidRPr="006B57F1" w:rsidRDefault="000769D6" w:rsidP="000769D6">
      <w:pPr>
        <w:pStyle w:val="aff7"/>
        <w:spacing w:line="300" w:lineRule="atLeast"/>
        <w:textAlignment w:val="top"/>
        <w:rPr>
          <w:rFonts w:ascii="현대하모니 M" w:eastAsia="현대하모니 M" w:hAnsi="현대하모니 M"/>
          <w:sz w:val="20"/>
          <w:szCs w:val="20"/>
        </w:rPr>
      </w:pPr>
      <w:r w:rsidRPr="006B57F1">
        <w:rPr>
          <w:rFonts w:ascii="현대하모니 M" w:eastAsia="현대하모니 M" w:hAnsi="현대하모니 M" w:hint="eastAsia"/>
          <w:sz w:val="20"/>
          <w:szCs w:val="20"/>
        </w:rPr>
        <w:t>6) LF</w:t>
      </w:r>
      <w:r w:rsidRPr="006B57F1">
        <w:rPr>
          <w:rFonts w:ascii="바탕" w:eastAsia="바탕" w:hAnsi="바탕" w:cs="바탕" w:hint="eastAsia"/>
          <w:sz w:val="20"/>
          <w:szCs w:val="20"/>
        </w:rPr>
        <w:t> </w:t>
      </w:r>
      <w:r w:rsidRPr="006B57F1">
        <w:rPr>
          <w:rFonts w:ascii="현대하모니 M" w:eastAsia="현대하모니 M" w:hAnsi="현대하모니 M" w:hint="eastAsia"/>
          <w:sz w:val="20"/>
          <w:szCs w:val="20"/>
        </w:rPr>
        <w:t>서칭에 따른 미충전 상태:</w:t>
      </w:r>
      <w:r w:rsidRPr="006B57F1">
        <w:rPr>
          <w:rFonts w:ascii="바탕" w:eastAsia="바탕" w:hAnsi="바탕" w:cs="바탕" w:hint="eastAsia"/>
          <w:sz w:val="20"/>
          <w:szCs w:val="20"/>
        </w:rPr>
        <w:t> </w:t>
      </w:r>
      <w:r w:rsidRPr="006B57F1">
        <w:rPr>
          <w:rFonts w:ascii="현대하모니 M" w:eastAsia="현대하모니 M" w:hAnsi="현대하모니 M" w:hint="eastAsia"/>
          <w:color w:val="0000FF"/>
          <w:sz w:val="20"/>
          <w:szCs w:val="20"/>
        </w:rPr>
        <w:t>‘0’표출</w:t>
      </w:r>
    </w:p>
    <w:p w14:paraId="0040DF54" w14:textId="77777777" w:rsidR="000769D6" w:rsidRPr="006B57F1" w:rsidRDefault="000769D6" w:rsidP="000769D6">
      <w:pPr>
        <w:rPr>
          <w:rFonts w:ascii="현대하모니 M" w:eastAsia="현대하모니 M" w:hAnsi="현대하모니 M"/>
          <w:bCs/>
          <w:noProof/>
        </w:rPr>
      </w:pPr>
    </w:p>
    <w:p w14:paraId="53C4396F" w14:textId="77777777" w:rsidR="000769D6" w:rsidRDefault="000769D6" w:rsidP="000769D6">
      <w:pPr>
        <w:pStyle w:val="32"/>
        <w:rPr>
          <w:b/>
        </w:rPr>
      </w:pPr>
      <w:bookmarkStart w:id="74" w:name="_Toc110871865"/>
      <w:bookmarkStart w:id="75" w:name="_Toc404174988"/>
      <w:bookmarkStart w:id="76" w:name="_Toc404176073"/>
      <w:r w:rsidRPr="00DD74DF">
        <w:rPr>
          <w:rFonts w:hint="eastAsia"/>
        </w:rPr>
        <w:t>Input Output Record Local Identifier #2(Bit Data) - DID BE03</w:t>
      </w:r>
      <w:bookmarkEnd w:id="74"/>
    </w:p>
    <w:p w14:paraId="29DC3FB4"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Request Message</w:t>
      </w:r>
    </w:p>
    <w:tbl>
      <w:tblPr>
        <w:tblW w:w="879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200"/>
        <w:gridCol w:w="1500"/>
        <w:gridCol w:w="1134"/>
        <w:gridCol w:w="4960"/>
      </w:tblGrid>
      <w:tr w:rsidR="000769D6" w:rsidRPr="00DD74DF" w14:paraId="3EB457CC" w14:textId="77777777" w:rsidTr="008674AD">
        <w:trPr>
          <w:trHeight w:val="372"/>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01849F3B" w14:textId="77777777" w:rsidR="000769D6" w:rsidRPr="00DD74DF" w:rsidRDefault="000769D6" w:rsidP="008674AD">
            <w:pPr>
              <w:jc w:val="center"/>
              <w:rPr>
                <w:rFonts w:ascii="현대하모니 M" w:eastAsia="현대하모니 M" w:hAnsi="현대하모니 M"/>
                <w:noProof/>
                <w:sz w:val="18"/>
                <w:szCs w:val="18"/>
              </w:rPr>
            </w:pPr>
          </w:p>
        </w:tc>
        <w:tc>
          <w:tcPr>
            <w:tcW w:w="150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57DD4ECF"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134"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02533C4"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960" w:type="dxa"/>
            <w:tcBorders>
              <w:top w:val="single" w:sz="12" w:space="0" w:color="auto"/>
              <w:left w:val="single" w:sz="8" w:space="0" w:color="auto"/>
              <w:bottom w:val="single" w:sz="12" w:space="0" w:color="auto"/>
              <w:right w:val="single" w:sz="12" w:space="0" w:color="auto"/>
            </w:tcBorders>
            <w:shd w:val="clear" w:color="auto" w:fill="BFBFBF"/>
            <w:vAlign w:val="center"/>
            <w:hideMark/>
          </w:tcPr>
          <w:p w14:paraId="0E3FBFF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6AB7F93D" w14:textId="77777777" w:rsidTr="008674AD">
        <w:trPr>
          <w:trHeight w:val="372"/>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27990A9F" w14:textId="77777777" w:rsidR="000769D6" w:rsidRPr="00DD74DF" w:rsidRDefault="000769D6" w:rsidP="008674AD">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50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3539439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134"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70E3AD4E"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22</w:t>
            </w:r>
          </w:p>
        </w:tc>
        <w:tc>
          <w:tcPr>
            <w:tcW w:w="4960" w:type="dxa"/>
            <w:tcBorders>
              <w:top w:val="single" w:sz="12" w:space="0" w:color="auto"/>
              <w:left w:val="single" w:sz="8" w:space="0" w:color="auto"/>
              <w:bottom w:val="single" w:sz="8" w:space="0" w:color="auto"/>
              <w:right w:val="single" w:sz="12" w:space="0" w:color="auto"/>
            </w:tcBorders>
            <w:shd w:val="clear" w:color="auto" w:fill="auto"/>
            <w:vAlign w:val="center"/>
            <w:hideMark/>
          </w:tcPr>
          <w:p w14:paraId="697C904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RearDataByIdentifier Service ID</w:t>
            </w:r>
          </w:p>
        </w:tc>
      </w:tr>
      <w:tr w:rsidR="000769D6" w:rsidRPr="00DD74DF" w14:paraId="23206788" w14:textId="77777777" w:rsidTr="008674AD">
        <w:trPr>
          <w:trHeight w:val="372"/>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2EE1864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500"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1CE8577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#2~#3</w:t>
            </w:r>
          </w:p>
        </w:tc>
        <w:tc>
          <w:tcPr>
            <w:tcW w:w="1134"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186F25C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BE03</w:t>
            </w:r>
          </w:p>
        </w:tc>
        <w:tc>
          <w:tcPr>
            <w:tcW w:w="4960" w:type="dxa"/>
            <w:tcBorders>
              <w:top w:val="single" w:sz="8" w:space="0" w:color="auto"/>
              <w:left w:val="single" w:sz="8" w:space="0" w:color="auto"/>
              <w:bottom w:val="single" w:sz="12" w:space="0" w:color="auto"/>
              <w:right w:val="single" w:sz="12" w:space="0" w:color="auto"/>
            </w:tcBorders>
            <w:shd w:val="clear" w:color="auto" w:fill="auto"/>
            <w:vAlign w:val="center"/>
            <w:hideMark/>
          </w:tcPr>
          <w:p w14:paraId="7B08FEB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dataIdentifier - Input Output Record Local Identifier #2</w:t>
            </w:r>
          </w:p>
        </w:tc>
      </w:tr>
    </w:tbl>
    <w:p w14:paraId="2D3096F6" w14:textId="77777777" w:rsidR="000769D6" w:rsidRPr="00DD74DF" w:rsidRDefault="000769D6" w:rsidP="000769D6">
      <w:pPr>
        <w:rPr>
          <w:rFonts w:ascii="현대하모니 M" w:eastAsia="현대하모니 M" w:hAnsi="현대하모니 M"/>
          <w:noProof/>
        </w:rPr>
      </w:pPr>
    </w:p>
    <w:p w14:paraId="3C1C2AF1"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Positive Response Message</w:t>
      </w:r>
    </w:p>
    <w:tbl>
      <w:tblPr>
        <w:tblW w:w="8796" w:type="dxa"/>
        <w:tblInd w:w="659" w:type="dxa"/>
        <w:tblCellMar>
          <w:left w:w="99" w:type="dxa"/>
          <w:right w:w="99" w:type="dxa"/>
        </w:tblCellMar>
        <w:tblLook w:val="04A0" w:firstRow="1" w:lastRow="0" w:firstColumn="1" w:lastColumn="0" w:noHBand="0" w:noVBand="1"/>
      </w:tblPr>
      <w:tblGrid>
        <w:gridCol w:w="1200"/>
        <w:gridCol w:w="1200"/>
        <w:gridCol w:w="1200"/>
        <w:gridCol w:w="4345"/>
        <w:gridCol w:w="851"/>
      </w:tblGrid>
      <w:tr w:rsidR="000769D6" w:rsidRPr="00DD74DF" w14:paraId="783D7542" w14:textId="77777777" w:rsidTr="008674AD">
        <w:trPr>
          <w:trHeight w:val="389"/>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1FA835A5"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131EC97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1F23C1DC"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345" w:type="dxa"/>
            <w:tcBorders>
              <w:top w:val="single" w:sz="12" w:space="0" w:color="auto"/>
              <w:left w:val="nil"/>
              <w:bottom w:val="single" w:sz="12" w:space="0" w:color="auto"/>
              <w:right w:val="single" w:sz="8" w:space="0" w:color="000000"/>
            </w:tcBorders>
            <w:shd w:val="clear" w:color="auto" w:fill="BFBFBF"/>
            <w:vAlign w:val="center"/>
            <w:hideMark/>
          </w:tcPr>
          <w:p w14:paraId="39D0D06A"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851" w:type="dxa"/>
            <w:tcBorders>
              <w:top w:val="single" w:sz="12" w:space="0" w:color="auto"/>
              <w:left w:val="nil"/>
              <w:bottom w:val="single" w:sz="12" w:space="0" w:color="auto"/>
              <w:right w:val="single" w:sz="12" w:space="0" w:color="auto"/>
            </w:tcBorders>
            <w:shd w:val="clear" w:color="auto" w:fill="BFBFBF"/>
            <w:vAlign w:val="center"/>
            <w:hideMark/>
          </w:tcPr>
          <w:p w14:paraId="1AD854E4"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2E59C050" w14:textId="77777777" w:rsidTr="008674AD">
        <w:trPr>
          <w:trHeight w:val="389"/>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68C85B4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6962F88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14E53A4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4345" w:type="dxa"/>
            <w:tcBorders>
              <w:top w:val="single" w:sz="12" w:space="0" w:color="auto"/>
              <w:left w:val="nil"/>
              <w:bottom w:val="single" w:sz="8" w:space="0" w:color="auto"/>
              <w:right w:val="single" w:sz="8" w:space="0" w:color="000000"/>
            </w:tcBorders>
            <w:shd w:val="clear" w:color="auto" w:fill="auto"/>
            <w:vAlign w:val="center"/>
            <w:hideMark/>
          </w:tcPr>
          <w:p w14:paraId="38FA34A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 Data By Local Identifier Response Service ID</w:t>
            </w:r>
          </w:p>
        </w:tc>
        <w:tc>
          <w:tcPr>
            <w:tcW w:w="851" w:type="dxa"/>
            <w:tcBorders>
              <w:top w:val="single" w:sz="12" w:space="0" w:color="auto"/>
              <w:left w:val="nil"/>
              <w:bottom w:val="single" w:sz="8" w:space="0" w:color="auto"/>
              <w:right w:val="single" w:sz="12" w:space="0" w:color="auto"/>
            </w:tcBorders>
            <w:shd w:val="clear" w:color="auto" w:fill="auto"/>
            <w:vAlign w:val="center"/>
            <w:hideMark/>
          </w:tcPr>
          <w:p w14:paraId="71C1AEB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r w:rsidR="000769D6" w:rsidRPr="00DD74DF" w14:paraId="38F7AB1C" w14:textId="77777777" w:rsidTr="008674AD">
        <w:trPr>
          <w:trHeight w:val="389"/>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4433785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#1~#2</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059C225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51DECFD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BE03</w:t>
            </w:r>
          </w:p>
        </w:tc>
        <w:tc>
          <w:tcPr>
            <w:tcW w:w="4345" w:type="dxa"/>
            <w:tcBorders>
              <w:top w:val="single" w:sz="8" w:space="0" w:color="auto"/>
              <w:left w:val="nil"/>
              <w:bottom w:val="single" w:sz="12" w:space="0" w:color="auto"/>
              <w:right w:val="single" w:sz="8" w:space="0" w:color="000000"/>
            </w:tcBorders>
            <w:shd w:val="clear" w:color="auto" w:fill="auto"/>
            <w:vAlign w:val="center"/>
            <w:hideMark/>
          </w:tcPr>
          <w:p w14:paraId="6BD8D36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Input Output Read #2</w:t>
            </w:r>
          </w:p>
        </w:tc>
        <w:tc>
          <w:tcPr>
            <w:tcW w:w="851" w:type="dxa"/>
            <w:tcBorders>
              <w:top w:val="single" w:sz="8" w:space="0" w:color="auto"/>
              <w:left w:val="nil"/>
              <w:bottom w:val="single" w:sz="12" w:space="0" w:color="auto"/>
              <w:right w:val="single" w:sz="12" w:space="0" w:color="auto"/>
            </w:tcBorders>
            <w:shd w:val="clear" w:color="auto" w:fill="auto"/>
            <w:vAlign w:val="center"/>
            <w:hideMark/>
          </w:tcPr>
          <w:p w14:paraId="783233B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bl>
    <w:p w14:paraId="106C15BC" w14:textId="77777777" w:rsidR="000769D6" w:rsidRPr="00714919" w:rsidRDefault="000769D6" w:rsidP="000769D6"/>
    <w:p w14:paraId="1D8A887E" w14:textId="77777777" w:rsidR="000769D6" w:rsidRDefault="000769D6" w:rsidP="000769D6">
      <w:pPr>
        <w:pStyle w:val="41"/>
      </w:pPr>
      <w:bookmarkStart w:id="77" w:name="_Toc110871866"/>
      <w:r>
        <w:rPr>
          <w:rFonts w:hint="eastAsia"/>
        </w:rPr>
        <w:t>ES95486-02 New UDS (3세대 CAN 적용 시)</w:t>
      </w:r>
      <w:bookmarkEnd w:id="77"/>
    </w:p>
    <w:tbl>
      <w:tblPr>
        <w:tblW w:w="9787"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026"/>
        <w:gridCol w:w="823"/>
        <w:gridCol w:w="709"/>
        <w:gridCol w:w="595"/>
        <w:gridCol w:w="992"/>
        <w:gridCol w:w="3232"/>
        <w:gridCol w:w="2410"/>
      </w:tblGrid>
      <w:tr w:rsidR="000769D6" w:rsidRPr="00DD74DF" w14:paraId="77A60A52" w14:textId="77777777" w:rsidTr="009F6E52">
        <w:trPr>
          <w:trHeight w:val="473"/>
        </w:trPr>
        <w:tc>
          <w:tcPr>
            <w:tcW w:w="1026"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5D62B45A"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823"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2EADC15B"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PID</w:t>
            </w:r>
          </w:p>
        </w:tc>
        <w:tc>
          <w:tcPr>
            <w:tcW w:w="709"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5ADF7FAC"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595" w:type="dxa"/>
            <w:tcBorders>
              <w:top w:val="single" w:sz="12" w:space="0" w:color="auto"/>
              <w:left w:val="single" w:sz="8" w:space="0" w:color="auto"/>
              <w:bottom w:val="single" w:sz="12" w:space="0" w:color="auto"/>
              <w:right w:val="single" w:sz="8" w:space="0" w:color="auto"/>
            </w:tcBorders>
            <w:shd w:val="clear" w:color="auto" w:fill="BFBFBF"/>
            <w:vAlign w:val="center"/>
          </w:tcPr>
          <w:p w14:paraId="4B31CB7D"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w:t>
            </w:r>
          </w:p>
        </w:tc>
        <w:tc>
          <w:tcPr>
            <w:tcW w:w="4224" w:type="dxa"/>
            <w:gridSpan w:val="2"/>
            <w:tcBorders>
              <w:top w:val="single" w:sz="12" w:space="0" w:color="auto"/>
              <w:left w:val="single" w:sz="8" w:space="0" w:color="auto"/>
              <w:bottom w:val="single" w:sz="12" w:space="0" w:color="auto"/>
              <w:right w:val="single" w:sz="8" w:space="0" w:color="auto"/>
            </w:tcBorders>
            <w:shd w:val="clear" w:color="auto" w:fill="BFBFBF"/>
            <w:vAlign w:val="center"/>
            <w:hideMark/>
          </w:tcPr>
          <w:p w14:paraId="50586ABA"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Description</w:t>
            </w:r>
          </w:p>
        </w:tc>
        <w:tc>
          <w:tcPr>
            <w:tcW w:w="241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B03461F"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Remark</w:t>
            </w:r>
          </w:p>
        </w:tc>
      </w:tr>
      <w:tr w:rsidR="000769D6" w:rsidRPr="00DD74DF" w14:paraId="25275402" w14:textId="77777777" w:rsidTr="009F6E52">
        <w:trPr>
          <w:trHeight w:val="275"/>
        </w:trPr>
        <w:tc>
          <w:tcPr>
            <w:tcW w:w="1026" w:type="dxa"/>
            <w:vMerge w:val="restart"/>
            <w:tcBorders>
              <w:top w:val="single" w:sz="12" w:space="0" w:color="auto"/>
              <w:left w:val="single" w:sz="12" w:space="0" w:color="auto"/>
              <w:bottom w:val="single" w:sz="8" w:space="0" w:color="auto"/>
              <w:right w:val="single" w:sz="8" w:space="0" w:color="auto"/>
            </w:tcBorders>
            <w:shd w:val="clear" w:color="auto" w:fill="auto"/>
            <w:vAlign w:val="center"/>
            <w:hideMark/>
          </w:tcPr>
          <w:p w14:paraId="37E6DDC1"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#3</w:t>
            </w:r>
          </w:p>
        </w:tc>
        <w:tc>
          <w:tcPr>
            <w:tcW w:w="823"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2ED61998"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0x00</w:t>
            </w:r>
          </w:p>
        </w:tc>
        <w:tc>
          <w:tcPr>
            <w:tcW w:w="709"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66A0A5F2"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595" w:type="dxa"/>
            <w:vMerge w:val="restart"/>
            <w:tcBorders>
              <w:top w:val="single" w:sz="12" w:space="0" w:color="auto"/>
              <w:left w:val="single" w:sz="8" w:space="0" w:color="auto"/>
              <w:right w:val="single" w:sz="8" w:space="0" w:color="auto"/>
            </w:tcBorders>
            <w:shd w:val="clear" w:color="auto" w:fill="auto"/>
            <w:vAlign w:val="center"/>
          </w:tcPr>
          <w:p w14:paraId="3C0B2AED"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w:t>
            </w:r>
          </w:p>
        </w:tc>
        <w:tc>
          <w:tcPr>
            <w:tcW w:w="992"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137AA32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p>
        </w:tc>
        <w:tc>
          <w:tcPr>
            <w:tcW w:w="3232"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62D2264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PID</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0x01 ~ 0x20</w:t>
            </w:r>
          </w:p>
        </w:tc>
        <w:tc>
          <w:tcPr>
            <w:tcW w:w="241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3314199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 = not supported,</w:t>
            </w:r>
          </w:p>
        </w:tc>
      </w:tr>
      <w:tr w:rsidR="000769D6" w:rsidRPr="00DD74DF" w14:paraId="76916C96"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70CE9E80" w14:textId="77777777" w:rsidR="000769D6" w:rsidRPr="00DD74DF" w:rsidRDefault="000769D6" w:rsidP="008674AD">
            <w:pPr>
              <w:rPr>
                <w:rFonts w:ascii="현대하모니 M" w:eastAsia="현대하모니 M" w:hAnsi="현대하모니 M"/>
                <w:noProof/>
                <w:sz w:val="18"/>
                <w:szCs w:val="18"/>
              </w:rPr>
            </w:pPr>
          </w:p>
        </w:tc>
        <w:tc>
          <w:tcPr>
            <w:tcW w:w="823"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1A3832B" w14:textId="77777777" w:rsidR="000769D6" w:rsidRPr="00DD74DF"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38EBED67" w14:textId="77777777" w:rsidR="000769D6" w:rsidRPr="00DD74DF" w:rsidRDefault="000769D6" w:rsidP="008674AD">
            <w:pPr>
              <w:rPr>
                <w:rFonts w:ascii="현대하모니 M" w:eastAsia="현대하모니 M" w:hAnsi="현대하모니 M"/>
                <w:noProof/>
                <w:sz w:val="18"/>
                <w:szCs w:val="18"/>
              </w:rPr>
            </w:pPr>
          </w:p>
        </w:tc>
        <w:tc>
          <w:tcPr>
            <w:tcW w:w="595" w:type="dxa"/>
            <w:vMerge/>
            <w:tcBorders>
              <w:left w:val="single" w:sz="8" w:space="0" w:color="auto"/>
              <w:right w:val="single" w:sz="8" w:space="0" w:color="auto"/>
            </w:tcBorders>
            <w:shd w:val="clear" w:color="auto" w:fill="auto"/>
          </w:tcPr>
          <w:p w14:paraId="4DFF47A8" w14:textId="77777777" w:rsidR="000769D6" w:rsidRPr="00DD74DF" w:rsidRDefault="000769D6" w:rsidP="008674AD">
            <w:pPr>
              <w:jc w:val="center"/>
              <w:rPr>
                <w:rFonts w:ascii="현대하모니 M" w:eastAsia="현대하모니 M" w:hAnsi="현대하모니 M"/>
                <w:noProof/>
                <w:sz w:val="18"/>
                <w:szCs w:val="18"/>
              </w:rPr>
            </w:pPr>
          </w:p>
        </w:tc>
        <w:tc>
          <w:tcPr>
            <w:tcW w:w="992"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556CDD8F" w14:textId="77777777" w:rsidR="000769D6" w:rsidRPr="00DD74DF" w:rsidRDefault="000769D6" w:rsidP="008674AD">
            <w:pPr>
              <w:rPr>
                <w:rFonts w:ascii="현대하모니 M" w:eastAsia="현대하모니 M" w:hAnsi="현대하모니 M"/>
                <w:noProof/>
                <w:sz w:val="18"/>
                <w:szCs w:val="18"/>
              </w:rPr>
            </w:pP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C7C958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Response</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4 Byte (A, B, C, D)</w:t>
            </w:r>
          </w:p>
        </w:tc>
        <w:tc>
          <w:tcPr>
            <w:tcW w:w="241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807EE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 = supported</w:t>
            </w:r>
          </w:p>
        </w:tc>
      </w:tr>
      <w:tr w:rsidR="000769D6" w:rsidRPr="00DD74DF" w14:paraId="513E4E33"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43FF9C52" w14:textId="77777777" w:rsidR="000769D6" w:rsidRPr="00DD74DF" w:rsidRDefault="000769D6" w:rsidP="008674AD">
            <w:pPr>
              <w:rPr>
                <w:rFonts w:ascii="현대하모니 M" w:eastAsia="현대하모니 M" w:hAnsi="현대하모니 M"/>
                <w:noProof/>
                <w:sz w:val="18"/>
                <w:szCs w:val="18"/>
              </w:rPr>
            </w:pPr>
          </w:p>
        </w:tc>
        <w:tc>
          <w:tcPr>
            <w:tcW w:w="823"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01CC9EF" w14:textId="77777777" w:rsidR="000769D6" w:rsidRPr="00DD74DF"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B7BAEFE" w14:textId="77777777" w:rsidR="000769D6" w:rsidRPr="00DD74DF" w:rsidRDefault="000769D6" w:rsidP="008674AD">
            <w:pPr>
              <w:rPr>
                <w:rFonts w:ascii="현대하모니 M" w:eastAsia="현대하모니 M" w:hAnsi="현대하모니 M"/>
                <w:noProof/>
                <w:sz w:val="18"/>
                <w:szCs w:val="18"/>
              </w:rPr>
            </w:pPr>
          </w:p>
        </w:tc>
        <w:tc>
          <w:tcPr>
            <w:tcW w:w="595" w:type="dxa"/>
            <w:vMerge/>
            <w:tcBorders>
              <w:left w:val="single" w:sz="8" w:space="0" w:color="auto"/>
              <w:right w:val="single" w:sz="8" w:space="0" w:color="auto"/>
            </w:tcBorders>
            <w:shd w:val="clear" w:color="auto" w:fill="auto"/>
          </w:tcPr>
          <w:p w14:paraId="42F4FF98" w14:textId="77777777" w:rsidR="000769D6" w:rsidRPr="00DD74DF" w:rsidRDefault="000769D6" w:rsidP="008674AD">
            <w:pPr>
              <w:jc w:val="center"/>
              <w:rPr>
                <w:rFonts w:ascii="현대하모니 M" w:eastAsia="현대하모니 M" w:hAnsi="현대하모니 M"/>
                <w:noProof/>
                <w:sz w:val="18"/>
                <w:szCs w:val="18"/>
              </w:rPr>
            </w:pPr>
          </w:p>
        </w:tc>
        <w:tc>
          <w:tcPr>
            <w:tcW w:w="992"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BFE4256" w14:textId="77777777" w:rsidR="000769D6" w:rsidRPr="00DD74DF" w:rsidRDefault="000769D6" w:rsidP="008674AD">
            <w:pPr>
              <w:rPr>
                <w:rFonts w:ascii="현대하모니 M" w:eastAsia="현대하모니 M" w:hAnsi="현대하모니 M"/>
                <w:noProof/>
                <w:sz w:val="18"/>
                <w:szCs w:val="18"/>
              </w:rPr>
            </w:pP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443A81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#0</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0x01~0x08, </w:t>
            </w:r>
          </w:p>
          <w:p w14:paraId="62948C2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#1</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0x09~0x10</w:t>
            </w:r>
          </w:p>
        </w:tc>
        <w:tc>
          <w:tcPr>
            <w:tcW w:w="241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7D2136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34B95D18"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5E4ACBF9" w14:textId="77777777" w:rsidR="000769D6" w:rsidRPr="00DD74DF" w:rsidRDefault="000769D6" w:rsidP="008674AD">
            <w:pPr>
              <w:rPr>
                <w:rFonts w:ascii="현대하모니 M" w:eastAsia="현대하모니 M" w:hAnsi="현대하모니 M"/>
                <w:noProof/>
                <w:sz w:val="18"/>
                <w:szCs w:val="18"/>
              </w:rPr>
            </w:pPr>
          </w:p>
        </w:tc>
        <w:tc>
          <w:tcPr>
            <w:tcW w:w="823"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67FFA4D" w14:textId="77777777" w:rsidR="000769D6" w:rsidRPr="00DD74DF"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6B25CED" w14:textId="77777777" w:rsidR="000769D6" w:rsidRPr="00DD74DF" w:rsidRDefault="000769D6" w:rsidP="008674AD">
            <w:pPr>
              <w:rPr>
                <w:rFonts w:ascii="현대하모니 M" w:eastAsia="현대하모니 M" w:hAnsi="현대하모니 M"/>
                <w:noProof/>
                <w:sz w:val="18"/>
                <w:szCs w:val="18"/>
              </w:rPr>
            </w:pPr>
          </w:p>
        </w:tc>
        <w:tc>
          <w:tcPr>
            <w:tcW w:w="595" w:type="dxa"/>
            <w:vMerge/>
            <w:tcBorders>
              <w:left w:val="single" w:sz="8" w:space="0" w:color="auto"/>
              <w:bottom w:val="single" w:sz="8" w:space="0" w:color="auto"/>
              <w:right w:val="single" w:sz="8" w:space="0" w:color="auto"/>
            </w:tcBorders>
            <w:shd w:val="clear" w:color="auto" w:fill="auto"/>
          </w:tcPr>
          <w:p w14:paraId="23A3BACE" w14:textId="77777777" w:rsidR="000769D6" w:rsidRPr="00DD74DF" w:rsidRDefault="000769D6" w:rsidP="008674AD">
            <w:pPr>
              <w:jc w:val="center"/>
              <w:rPr>
                <w:rFonts w:ascii="현대하모니 M" w:eastAsia="현대하모니 M" w:hAnsi="현대하모니 M"/>
                <w:noProof/>
                <w:sz w:val="18"/>
                <w:szCs w:val="18"/>
              </w:rPr>
            </w:pPr>
          </w:p>
        </w:tc>
        <w:tc>
          <w:tcPr>
            <w:tcW w:w="992"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5B4227FB" w14:textId="77777777" w:rsidR="000769D6" w:rsidRPr="00DD74DF" w:rsidRDefault="000769D6" w:rsidP="008674AD">
            <w:pPr>
              <w:rPr>
                <w:rFonts w:ascii="현대하모니 M" w:eastAsia="현대하모니 M" w:hAnsi="현대하모니 M"/>
                <w:noProof/>
                <w:sz w:val="18"/>
                <w:szCs w:val="18"/>
              </w:rPr>
            </w:pP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404BC66"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#2</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xml:space="preserve">: PID 0x11~0x18, </w:t>
            </w:r>
          </w:p>
          <w:p w14:paraId="14BC645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Byte #3</w:t>
            </w:r>
            <w:r w:rsidRPr="00DD74DF">
              <w:rPr>
                <w:rFonts w:ascii="바탕" w:eastAsia="바탕" w:hAnsi="바탕" w:cs="바탕" w:hint="eastAsia"/>
                <w:noProof/>
                <w:sz w:val="18"/>
                <w:szCs w:val="18"/>
              </w:rPr>
              <w:t> </w:t>
            </w:r>
            <w:r w:rsidRPr="00DD74DF">
              <w:rPr>
                <w:rFonts w:ascii="현대하모니 M" w:eastAsia="현대하모니 M" w:hAnsi="현대하모니 M" w:hint="eastAsia"/>
                <w:noProof/>
                <w:sz w:val="18"/>
                <w:szCs w:val="18"/>
              </w:rPr>
              <w:t>: PID 0x19~0x20</w:t>
            </w:r>
          </w:p>
        </w:tc>
        <w:tc>
          <w:tcPr>
            <w:tcW w:w="241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A61CB1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　</w:t>
            </w:r>
          </w:p>
        </w:tc>
      </w:tr>
      <w:tr w:rsidR="000769D6" w:rsidRPr="00DD74DF" w14:paraId="3583D723" w14:textId="77777777" w:rsidTr="009F6E52">
        <w:trPr>
          <w:trHeight w:val="290"/>
        </w:trPr>
        <w:tc>
          <w:tcPr>
            <w:tcW w:w="1026" w:type="dxa"/>
            <w:vMerge w:val="restart"/>
            <w:tcBorders>
              <w:top w:val="single" w:sz="8" w:space="0" w:color="auto"/>
              <w:left w:val="single" w:sz="12" w:space="0" w:color="auto"/>
              <w:right w:val="single" w:sz="8" w:space="0" w:color="auto"/>
            </w:tcBorders>
            <w:shd w:val="clear" w:color="auto" w:fill="auto"/>
            <w:vAlign w:val="center"/>
            <w:hideMark/>
          </w:tcPr>
          <w:p w14:paraId="4635217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#4</w:t>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525B9F"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0x01</w:t>
            </w:r>
          </w:p>
        </w:tc>
        <w:tc>
          <w:tcPr>
            <w:tcW w:w="709" w:type="dxa"/>
            <w:vMerge w:val="restart"/>
            <w:tcBorders>
              <w:top w:val="single" w:sz="8" w:space="0" w:color="auto"/>
              <w:left w:val="single" w:sz="8" w:space="0" w:color="auto"/>
              <w:right w:val="single" w:sz="8" w:space="0" w:color="auto"/>
            </w:tcBorders>
            <w:shd w:val="clear" w:color="auto" w:fill="auto"/>
            <w:vAlign w:val="center"/>
            <w:hideMark/>
          </w:tcPr>
          <w:p w14:paraId="1591F134"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XX</w:t>
            </w:r>
          </w:p>
        </w:tc>
        <w:tc>
          <w:tcPr>
            <w:tcW w:w="595" w:type="dxa"/>
            <w:tcBorders>
              <w:top w:val="single" w:sz="8" w:space="0" w:color="auto"/>
              <w:left w:val="single" w:sz="8" w:space="0" w:color="auto"/>
              <w:right w:val="single" w:sz="8" w:space="0" w:color="auto"/>
            </w:tcBorders>
            <w:shd w:val="clear" w:color="auto" w:fill="auto"/>
            <w:vAlign w:val="center"/>
          </w:tcPr>
          <w:p w14:paraId="1ADF16E8"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B</w:t>
            </w:r>
            <w:r w:rsidRPr="00463D16">
              <w:rPr>
                <w:rFonts w:ascii="현대하모니 M" w:eastAsia="현대하모니 M" w:hAnsi="현대하모니 M" w:hint="eastAsia"/>
                <w:noProof/>
                <w:sz w:val="18"/>
                <w:szCs w:val="18"/>
              </w:rPr>
              <w:t>0</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B7E92E7"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1D692D7"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 xml:space="preserve">IGN1 </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5FCC23BC"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(0:OFF / 1:ON)</w:t>
            </w:r>
          </w:p>
        </w:tc>
      </w:tr>
      <w:tr w:rsidR="000769D6" w:rsidRPr="00DD74DF" w14:paraId="4190BB5C"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1DE12C83"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756C6A"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0x02</w:t>
            </w:r>
          </w:p>
        </w:tc>
        <w:tc>
          <w:tcPr>
            <w:tcW w:w="709" w:type="dxa"/>
            <w:vMerge/>
            <w:tcBorders>
              <w:left w:val="single" w:sz="8" w:space="0" w:color="auto"/>
              <w:right w:val="single" w:sz="8" w:space="0" w:color="auto"/>
            </w:tcBorders>
            <w:shd w:val="clear" w:color="auto" w:fill="auto"/>
            <w:vAlign w:val="center"/>
          </w:tcPr>
          <w:p w14:paraId="4DCCFBA5" w14:textId="77777777" w:rsidR="000769D6" w:rsidRPr="00463D16" w:rsidRDefault="000769D6" w:rsidP="008674AD">
            <w:pPr>
              <w:jc w:val="center"/>
              <w:rPr>
                <w:rFonts w:ascii="현대하모니 M" w:eastAsia="현대하모니 M" w:hAnsi="현대하모니 M"/>
                <w:noProof/>
                <w:sz w:val="18"/>
                <w:szCs w:val="18"/>
              </w:rPr>
            </w:pPr>
          </w:p>
        </w:tc>
        <w:tc>
          <w:tcPr>
            <w:tcW w:w="595" w:type="dxa"/>
            <w:tcBorders>
              <w:left w:val="single" w:sz="8" w:space="0" w:color="auto"/>
              <w:right w:val="single" w:sz="8" w:space="0" w:color="auto"/>
            </w:tcBorders>
            <w:shd w:val="clear" w:color="auto" w:fill="auto"/>
            <w:vAlign w:val="center"/>
          </w:tcPr>
          <w:p w14:paraId="4BDEBA50"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B</w:t>
            </w:r>
            <w:r w:rsidRPr="00463D16">
              <w:rPr>
                <w:rFonts w:ascii="현대하모니 M" w:eastAsia="현대하모니 M" w:hAnsi="현대하모니 M" w:hint="eastAsia"/>
                <w:noProof/>
                <w:sz w:val="18"/>
                <w:szCs w:val="18"/>
              </w:rPr>
              <w:t>1</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A9E72F1"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BAC6642"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Amber LED On/Off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4FDBE298"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(0:OFF / 1:ON)</w:t>
            </w:r>
          </w:p>
        </w:tc>
      </w:tr>
      <w:tr w:rsidR="000769D6" w:rsidRPr="00DD74DF" w14:paraId="029287ED"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68707F9A"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DC2637"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0x03</w:t>
            </w:r>
          </w:p>
        </w:tc>
        <w:tc>
          <w:tcPr>
            <w:tcW w:w="709" w:type="dxa"/>
            <w:vMerge/>
            <w:tcBorders>
              <w:left w:val="single" w:sz="8" w:space="0" w:color="auto"/>
              <w:right w:val="single" w:sz="8" w:space="0" w:color="auto"/>
            </w:tcBorders>
            <w:shd w:val="clear" w:color="auto" w:fill="auto"/>
            <w:vAlign w:val="center"/>
          </w:tcPr>
          <w:p w14:paraId="1EB2DBB5" w14:textId="77777777" w:rsidR="000769D6" w:rsidRPr="00463D16" w:rsidRDefault="000769D6" w:rsidP="008674AD">
            <w:pPr>
              <w:jc w:val="center"/>
              <w:rPr>
                <w:rFonts w:ascii="현대하모니 M" w:eastAsia="현대하모니 M" w:hAnsi="현대하모니 M"/>
                <w:noProof/>
                <w:sz w:val="18"/>
                <w:szCs w:val="18"/>
              </w:rPr>
            </w:pPr>
          </w:p>
        </w:tc>
        <w:tc>
          <w:tcPr>
            <w:tcW w:w="595" w:type="dxa"/>
            <w:tcBorders>
              <w:left w:val="single" w:sz="8" w:space="0" w:color="auto"/>
              <w:right w:val="single" w:sz="8" w:space="0" w:color="auto"/>
            </w:tcBorders>
            <w:shd w:val="clear" w:color="auto" w:fill="auto"/>
            <w:vAlign w:val="center"/>
          </w:tcPr>
          <w:p w14:paraId="4EA36C6B"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B</w:t>
            </w:r>
            <w:r w:rsidRPr="00463D16">
              <w:rPr>
                <w:rFonts w:ascii="현대하모니 M" w:eastAsia="현대하모니 M" w:hAnsi="현대하모니 M" w:hint="eastAsia"/>
                <w:noProof/>
                <w:sz w:val="18"/>
                <w:szCs w:val="18"/>
              </w:rPr>
              <w:t>2</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E833184"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A0F7D54"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Amber Blinking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7F47DA66"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(0:OFF / 1:</w:t>
            </w:r>
            <w:r w:rsidRPr="00463D16">
              <w:rPr>
                <w:rFonts w:ascii="현대하모니 M" w:eastAsia="현대하모니 M" w:hAnsi="현대하모니 M" w:hint="eastAsia"/>
                <w:noProof/>
                <w:sz w:val="18"/>
                <w:szCs w:val="18"/>
              </w:rPr>
              <w:t>Blinking</w:t>
            </w:r>
            <w:r w:rsidRPr="00463D16">
              <w:rPr>
                <w:rFonts w:ascii="현대하모니 M" w:eastAsia="현대하모니 M" w:hAnsi="현대하모니 M"/>
                <w:noProof/>
                <w:sz w:val="18"/>
                <w:szCs w:val="18"/>
              </w:rPr>
              <w:t>)</w:t>
            </w:r>
          </w:p>
        </w:tc>
      </w:tr>
      <w:tr w:rsidR="000769D6" w:rsidRPr="00DD74DF" w14:paraId="6411E90A"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4A752ECB"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90F539"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0x04</w:t>
            </w:r>
          </w:p>
        </w:tc>
        <w:tc>
          <w:tcPr>
            <w:tcW w:w="709" w:type="dxa"/>
            <w:vMerge/>
            <w:tcBorders>
              <w:left w:val="single" w:sz="8" w:space="0" w:color="auto"/>
              <w:right w:val="single" w:sz="8" w:space="0" w:color="auto"/>
            </w:tcBorders>
            <w:shd w:val="clear" w:color="auto" w:fill="auto"/>
            <w:vAlign w:val="center"/>
          </w:tcPr>
          <w:p w14:paraId="301C3D29" w14:textId="77777777" w:rsidR="000769D6" w:rsidRPr="00463D16" w:rsidRDefault="000769D6" w:rsidP="008674AD">
            <w:pPr>
              <w:jc w:val="center"/>
              <w:rPr>
                <w:rFonts w:ascii="현대하모니 M" w:eastAsia="현대하모니 M" w:hAnsi="현대하모니 M"/>
                <w:noProof/>
                <w:sz w:val="18"/>
                <w:szCs w:val="18"/>
              </w:rPr>
            </w:pPr>
          </w:p>
        </w:tc>
        <w:tc>
          <w:tcPr>
            <w:tcW w:w="595" w:type="dxa"/>
            <w:tcBorders>
              <w:left w:val="single" w:sz="8" w:space="0" w:color="auto"/>
              <w:right w:val="single" w:sz="8" w:space="0" w:color="auto"/>
            </w:tcBorders>
            <w:shd w:val="clear" w:color="auto" w:fill="auto"/>
            <w:vAlign w:val="center"/>
          </w:tcPr>
          <w:p w14:paraId="4663233D"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B3</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4BB0BA"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6C7BA0B"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Green LED On/Off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7739161A"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(0:OFF / 1:ON)</w:t>
            </w:r>
          </w:p>
        </w:tc>
      </w:tr>
      <w:tr w:rsidR="000769D6" w:rsidRPr="00DD74DF" w14:paraId="59454E43"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1E261FBE"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9C8036"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0x05</w:t>
            </w:r>
          </w:p>
        </w:tc>
        <w:tc>
          <w:tcPr>
            <w:tcW w:w="709" w:type="dxa"/>
            <w:vMerge/>
            <w:tcBorders>
              <w:left w:val="single" w:sz="8" w:space="0" w:color="auto"/>
              <w:right w:val="single" w:sz="8" w:space="0" w:color="auto"/>
            </w:tcBorders>
            <w:shd w:val="clear" w:color="auto" w:fill="auto"/>
            <w:vAlign w:val="center"/>
          </w:tcPr>
          <w:p w14:paraId="09EF5656" w14:textId="77777777" w:rsidR="000769D6" w:rsidRPr="00463D16" w:rsidRDefault="000769D6" w:rsidP="008674AD">
            <w:pPr>
              <w:jc w:val="center"/>
              <w:rPr>
                <w:rFonts w:ascii="현대하모니 M" w:eastAsia="현대하모니 M" w:hAnsi="현대하모니 M"/>
                <w:noProof/>
                <w:sz w:val="18"/>
                <w:szCs w:val="18"/>
              </w:rPr>
            </w:pPr>
          </w:p>
        </w:tc>
        <w:tc>
          <w:tcPr>
            <w:tcW w:w="595" w:type="dxa"/>
            <w:tcBorders>
              <w:left w:val="single" w:sz="8" w:space="0" w:color="auto"/>
              <w:right w:val="single" w:sz="8" w:space="0" w:color="auto"/>
            </w:tcBorders>
            <w:shd w:val="clear" w:color="auto" w:fill="auto"/>
            <w:vAlign w:val="center"/>
          </w:tcPr>
          <w:p w14:paraId="3DCFD5FE"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B</w:t>
            </w:r>
            <w:r w:rsidRPr="00463D16">
              <w:rPr>
                <w:rFonts w:ascii="현대하모니 M" w:eastAsia="현대하모니 M" w:hAnsi="현대하모니 M" w:hint="eastAsia"/>
                <w:noProof/>
                <w:sz w:val="18"/>
                <w:szCs w:val="18"/>
              </w:rPr>
              <w:t>4</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9514651" w14:textId="77777777" w:rsidR="000769D6" w:rsidRPr="00463D16" w:rsidRDefault="000769D6" w:rsidP="008674AD">
            <w:pPr>
              <w:jc w:val="cente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Input</w:t>
            </w:r>
          </w:p>
        </w:tc>
        <w:tc>
          <w:tcPr>
            <w:tcW w:w="323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E03717B"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hint="eastAsia"/>
                <w:noProof/>
                <w:sz w:val="18"/>
                <w:szCs w:val="18"/>
              </w:rPr>
              <w:t>SMK LF Searching Signal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152576A5" w14:textId="77777777" w:rsidR="000769D6" w:rsidRPr="00463D16" w:rsidRDefault="000769D6" w:rsidP="008674AD">
            <w:pPr>
              <w:rPr>
                <w:rFonts w:ascii="현대하모니 M" w:eastAsia="현대하모니 M" w:hAnsi="현대하모니 M"/>
                <w:noProof/>
                <w:sz w:val="18"/>
                <w:szCs w:val="18"/>
              </w:rPr>
            </w:pPr>
            <w:r w:rsidRPr="00463D16">
              <w:rPr>
                <w:rFonts w:ascii="현대하모니 M" w:eastAsia="현대하모니 M" w:hAnsi="현대하모니 M"/>
                <w:noProof/>
                <w:sz w:val="18"/>
                <w:szCs w:val="18"/>
              </w:rPr>
              <w:t>(0:OFF / 1:ON)</w:t>
            </w:r>
          </w:p>
        </w:tc>
      </w:tr>
      <w:tr w:rsidR="000769D6" w:rsidRPr="00DD74DF" w14:paraId="11AA8CE0"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52D854A1"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337ABB"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0x06</w:t>
            </w:r>
          </w:p>
        </w:tc>
        <w:tc>
          <w:tcPr>
            <w:tcW w:w="709" w:type="dxa"/>
            <w:vMerge/>
            <w:tcBorders>
              <w:left w:val="single" w:sz="8" w:space="0" w:color="auto"/>
              <w:right w:val="single" w:sz="8" w:space="0" w:color="auto"/>
            </w:tcBorders>
            <w:shd w:val="clear" w:color="auto" w:fill="auto"/>
            <w:vAlign w:val="center"/>
          </w:tcPr>
          <w:p w14:paraId="61F83465"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95" w:type="dxa"/>
            <w:tcBorders>
              <w:left w:val="single" w:sz="8" w:space="0" w:color="auto"/>
              <w:right w:val="single" w:sz="8" w:space="0" w:color="auto"/>
            </w:tcBorders>
            <w:shd w:val="clear" w:color="auto" w:fill="auto"/>
            <w:vAlign w:val="center"/>
          </w:tcPr>
          <w:p w14:paraId="09FEE614"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5</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2CD4983"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232" w:type="dxa"/>
            <w:vMerge w:val="restart"/>
            <w:tcBorders>
              <w:top w:val="single" w:sz="8" w:space="0" w:color="auto"/>
              <w:left w:val="single" w:sz="8" w:space="0" w:color="auto"/>
              <w:right w:val="single" w:sz="8" w:space="0" w:color="auto"/>
            </w:tcBorders>
            <w:shd w:val="clear" w:color="auto" w:fill="auto"/>
            <w:noWrap/>
            <w:vAlign w:val="center"/>
          </w:tcPr>
          <w:p w14:paraId="6889DB90"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Charging Status</w:t>
            </w:r>
          </w:p>
        </w:tc>
        <w:tc>
          <w:tcPr>
            <w:tcW w:w="2410" w:type="dxa"/>
            <w:vMerge w:val="restart"/>
            <w:tcBorders>
              <w:top w:val="single" w:sz="8" w:space="0" w:color="auto"/>
              <w:left w:val="single" w:sz="8" w:space="0" w:color="auto"/>
              <w:right w:val="single" w:sz="8" w:space="0" w:color="auto"/>
            </w:tcBorders>
            <w:shd w:val="clear" w:color="auto" w:fill="auto"/>
            <w:noWrap/>
          </w:tcPr>
          <w:p w14:paraId="0BB90D44"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(0x00:Charging Off </w:t>
            </w:r>
          </w:p>
          <w:p w14:paraId="553E9709"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0x01:Charging</w:t>
            </w:r>
          </w:p>
          <w:p w14:paraId="5D3509FC"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0x02:Charging Complete</w:t>
            </w:r>
          </w:p>
          <w:p w14:paraId="56CD00F5" w14:textId="77777777" w:rsidR="000769D6" w:rsidRPr="00463D16" w:rsidRDefault="000769D6" w:rsidP="008674AD">
            <w:pPr>
              <w:rPr>
                <w:rFonts w:ascii="현대하모니 M" w:eastAsia="현대하모니 M" w:hAnsi="현대하모니 M"/>
                <w:b/>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0x03:Invalid)</w:t>
            </w:r>
          </w:p>
        </w:tc>
      </w:tr>
      <w:tr w:rsidR="000769D6" w:rsidRPr="00DD74DF" w14:paraId="6C6288FB"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56EB26FE" w14:textId="77777777" w:rsidR="000769D6" w:rsidRPr="00DD74DF" w:rsidRDefault="000769D6" w:rsidP="008674AD">
            <w:pPr>
              <w:jc w:val="center"/>
              <w:rPr>
                <w:rFonts w:ascii="현대하모니 M" w:eastAsia="현대하모니 M" w:hAnsi="현대하모니 M"/>
                <w:noProof/>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1643D244"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0x07</w:t>
            </w:r>
          </w:p>
        </w:tc>
        <w:tc>
          <w:tcPr>
            <w:tcW w:w="709" w:type="dxa"/>
            <w:vMerge/>
            <w:tcBorders>
              <w:left w:val="single" w:sz="8" w:space="0" w:color="auto"/>
              <w:right w:val="single" w:sz="8" w:space="0" w:color="auto"/>
            </w:tcBorders>
            <w:shd w:val="clear" w:color="auto" w:fill="auto"/>
            <w:vAlign w:val="center"/>
          </w:tcPr>
          <w:p w14:paraId="42E63513"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95" w:type="dxa"/>
            <w:tcBorders>
              <w:left w:val="single" w:sz="8" w:space="0" w:color="auto"/>
              <w:right w:val="single" w:sz="8" w:space="0" w:color="auto"/>
            </w:tcBorders>
            <w:shd w:val="clear" w:color="auto" w:fill="auto"/>
            <w:vAlign w:val="center"/>
          </w:tcPr>
          <w:p w14:paraId="148EE07D"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B6</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846D2EF"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232" w:type="dxa"/>
            <w:vMerge/>
            <w:tcBorders>
              <w:left w:val="single" w:sz="8" w:space="0" w:color="auto"/>
              <w:right w:val="single" w:sz="8" w:space="0" w:color="auto"/>
            </w:tcBorders>
            <w:shd w:val="clear" w:color="auto" w:fill="auto"/>
            <w:noWrap/>
            <w:vAlign w:val="center"/>
          </w:tcPr>
          <w:p w14:paraId="6016E527" w14:textId="77777777" w:rsidR="000769D6" w:rsidRPr="00463D16" w:rsidRDefault="000769D6" w:rsidP="008674AD">
            <w:pPr>
              <w:rPr>
                <w:rFonts w:ascii="현대하모니 M" w:eastAsia="현대하모니 M" w:hAnsi="현대하모니 M"/>
                <w:noProof/>
                <w:color w:val="000000" w:themeColor="text1"/>
                <w:sz w:val="18"/>
                <w:szCs w:val="18"/>
              </w:rPr>
            </w:pPr>
          </w:p>
        </w:tc>
        <w:tc>
          <w:tcPr>
            <w:tcW w:w="2410" w:type="dxa"/>
            <w:vMerge/>
            <w:tcBorders>
              <w:left w:val="single" w:sz="8" w:space="0" w:color="auto"/>
              <w:right w:val="single" w:sz="8" w:space="0" w:color="auto"/>
            </w:tcBorders>
            <w:shd w:val="clear" w:color="auto" w:fill="auto"/>
            <w:noWrap/>
          </w:tcPr>
          <w:p w14:paraId="6961EA33" w14:textId="77777777" w:rsidR="000769D6" w:rsidRPr="00463D16" w:rsidRDefault="000769D6" w:rsidP="008674AD">
            <w:pPr>
              <w:rPr>
                <w:rFonts w:ascii="현대하모니 M" w:eastAsia="현대하모니 M" w:hAnsi="현대하모니 M"/>
                <w:noProof/>
                <w:color w:val="000000" w:themeColor="text1"/>
                <w:sz w:val="18"/>
                <w:szCs w:val="18"/>
              </w:rPr>
            </w:pPr>
          </w:p>
        </w:tc>
      </w:tr>
      <w:tr w:rsidR="009F6E52" w:rsidRPr="009F6E52" w14:paraId="74807EE1" w14:textId="77777777" w:rsidTr="009F6E52">
        <w:trPr>
          <w:trHeight w:val="290"/>
        </w:trPr>
        <w:tc>
          <w:tcPr>
            <w:tcW w:w="1026" w:type="dxa"/>
            <w:vMerge w:val="restart"/>
            <w:tcBorders>
              <w:left w:val="single" w:sz="12" w:space="0" w:color="auto"/>
              <w:right w:val="single" w:sz="8" w:space="0" w:color="auto"/>
            </w:tcBorders>
            <w:shd w:val="clear" w:color="auto" w:fill="auto"/>
            <w:vAlign w:val="center"/>
          </w:tcPr>
          <w:p w14:paraId="1551FD4D" w14:textId="0F888579" w:rsidR="009F6E52" w:rsidRPr="00AB4D8F" w:rsidRDefault="009F6E52" w:rsidP="009F6E52">
            <w:pPr>
              <w:jc w:val="center"/>
              <w:rPr>
                <w:color w:val="000000" w:themeColor="text1"/>
              </w:rPr>
            </w:pPr>
            <w:commentRangeStart w:id="78"/>
            <w:r w:rsidRPr="00AB4D8F">
              <w:rPr>
                <w:rFonts w:hint="eastAsia"/>
                <w:color w:val="000000" w:themeColor="text1"/>
              </w:rPr>
              <w:t>#5</w:t>
            </w:r>
            <w:commentRangeEnd w:id="78"/>
            <w:r w:rsidRPr="00AB4D8F">
              <w:rPr>
                <w:color w:val="000000" w:themeColor="text1"/>
              </w:rPr>
              <w:commentReference w:id="78"/>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056F2913" w14:textId="2683AA1A" w:rsidR="009F6E52" w:rsidRPr="00463D16" w:rsidRDefault="009F6E52" w:rsidP="009F6E52">
            <w:pPr>
              <w:jc w:val="center"/>
              <w:rPr>
                <w:color w:val="000000" w:themeColor="text1"/>
              </w:rPr>
            </w:pPr>
            <w:r w:rsidRPr="00463D16">
              <w:rPr>
                <w:rFonts w:hint="eastAsia"/>
                <w:color w:val="000000" w:themeColor="text1"/>
              </w:rPr>
              <w:t>0x08</w:t>
            </w:r>
          </w:p>
        </w:tc>
        <w:tc>
          <w:tcPr>
            <w:tcW w:w="709" w:type="dxa"/>
            <w:vMerge w:val="restart"/>
            <w:tcBorders>
              <w:left w:val="single" w:sz="8" w:space="0" w:color="auto"/>
              <w:right w:val="single" w:sz="8" w:space="0" w:color="auto"/>
            </w:tcBorders>
            <w:shd w:val="clear" w:color="auto" w:fill="auto"/>
            <w:vAlign w:val="center"/>
          </w:tcPr>
          <w:p w14:paraId="148776ED" w14:textId="0A7C8F66" w:rsidR="009F6E52" w:rsidRPr="00463D16" w:rsidRDefault="009F6E52" w:rsidP="009F6E52">
            <w:pPr>
              <w:jc w:val="center"/>
              <w:rPr>
                <w:color w:val="000000" w:themeColor="text1"/>
              </w:rPr>
            </w:pPr>
            <w:r w:rsidRPr="00463D16">
              <w:rPr>
                <w:rFonts w:hint="eastAsia"/>
                <w:color w:val="000000" w:themeColor="text1"/>
              </w:rPr>
              <w:t>XX</w:t>
            </w:r>
          </w:p>
        </w:tc>
        <w:tc>
          <w:tcPr>
            <w:tcW w:w="595" w:type="dxa"/>
            <w:tcBorders>
              <w:left w:val="single" w:sz="8" w:space="0" w:color="auto"/>
              <w:right w:val="single" w:sz="8" w:space="0" w:color="auto"/>
            </w:tcBorders>
            <w:shd w:val="clear" w:color="auto" w:fill="auto"/>
            <w:vAlign w:val="center"/>
          </w:tcPr>
          <w:p w14:paraId="2BEA1E57" w14:textId="1D4BC961" w:rsidR="009F6E52" w:rsidRPr="00463D16" w:rsidRDefault="009F6E52" w:rsidP="009F6E52">
            <w:pPr>
              <w:jc w:val="center"/>
              <w:rPr>
                <w:color w:val="000000" w:themeColor="text1"/>
              </w:rPr>
            </w:pPr>
            <w:r w:rsidRPr="00463D16">
              <w:rPr>
                <w:color w:val="000000" w:themeColor="text1"/>
              </w:rPr>
              <w:t>B</w:t>
            </w:r>
            <w:r w:rsidRPr="00463D16">
              <w:rPr>
                <w:rFonts w:hint="eastAsia"/>
                <w:color w:val="000000" w:themeColor="text1"/>
              </w:rPr>
              <w:t>0</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F9ACAF1" w14:textId="63402203" w:rsidR="009F6E52" w:rsidRPr="00463D16" w:rsidRDefault="009F6E52" w:rsidP="009F6E52">
            <w:pPr>
              <w:jc w:val="center"/>
              <w:rPr>
                <w:color w:val="000000" w:themeColor="text1"/>
              </w:rPr>
            </w:pPr>
            <w:r w:rsidRPr="00463D16">
              <w:rPr>
                <w:rFonts w:hint="eastAsia"/>
                <w:color w:val="000000" w:themeColor="text1"/>
              </w:rPr>
              <w:t>Input</w:t>
            </w:r>
          </w:p>
        </w:tc>
        <w:tc>
          <w:tcPr>
            <w:tcW w:w="3232" w:type="dxa"/>
            <w:tcBorders>
              <w:left w:val="single" w:sz="8" w:space="0" w:color="auto"/>
              <w:right w:val="single" w:sz="8" w:space="0" w:color="auto"/>
            </w:tcBorders>
            <w:shd w:val="clear" w:color="auto" w:fill="auto"/>
            <w:noWrap/>
            <w:vAlign w:val="center"/>
          </w:tcPr>
          <w:p w14:paraId="00686981" w14:textId="4C7A8C7F" w:rsidR="009F6E52" w:rsidRPr="00463D16" w:rsidRDefault="009F6E52" w:rsidP="009F6E52">
            <w:pPr>
              <w:rPr>
                <w:color w:val="000000" w:themeColor="text1"/>
              </w:rPr>
            </w:pPr>
            <w:r w:rsidRPr="00463D16">
              <w:rPr>
                <w:rFonts w:hint="eastAsia"/>
                <w:color w:val="000000" w:themeColor="text1"/>
              </w:rPr>
              <w:t>Reserved</w:t>
            </w:r>
          </w:p>
        </w:tc>
        <w:tc>
          <w:tcPr>
            <w:tcW w:w="2410" w:type="dxa"/>
            <w:tcBorders>
              <w:left w:val="single" w:sz="8" w:space="0" w:color="auto"/>
              <w:right w:val="single" w:sz="8" w:space="0" w:color="auto"/>
            </w:tcBorders>
            <w:shd w:val="clear" w:color="auto" w:fill="auto"/>
            <w:noWrap/>
          </w:tcPr>
          <w:p w14:paraId="40A42732" w14:textId="256C295C" w:rsidR="009F6E52" w:rsidRPr="00463D16" w:rsidRDefault="009F6E52" w:rsidP="009F6E52">
            <w:pPr>
              <w:rPr>
                <w:color w:val="000000" w:themeColor="text1"/>
              </w:rPr>
            </w:pPr>
            <w:r w:rsidRPr="00463D16">
              <w:rPr>
                <w:rFonts w:hint="eastAsia"/>
                <w:color w:val="000000" w:themeColor="text1"/>
              </w:rPr>
              <w:t>0</w:t>
            </w:r>
          </w:p>
        </w:tc>
      </w:tr>
      <w:tr w:rsidR="009F6E52" w:rsidRPr="009F6E52" w14:paraId="768DEC72"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7C4E9F71" w14:textId="77777777" w:rsidR="009F6E52" w:rsidRPr="00AB4D8F" w:rsidRDefault="009F6E52" w:rsidP="009F6E52">
            <w:pPr>
              <w:jc w:val="center"/>
              <w:rPr>
                <w:color w:val="000000" w:themeColor="text1"/>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6F47B95E" w14:textId="313943EC" w:rsidR="009F6E52" w:rsidRPr="00463D16" w:rsidRDefault="009F6E52" w:rsidP="009F6E52">
            <w:pPr>
              <w:jc w:val="center"/>
              <w:rPr>
                <w:color w:val="000000" w:themeColor="text1"/>
              </w:rPr>
            </w:pPr>
            <w:r w:rsidRPr="00463D16">
              <w:rPr>
                <w:rFonts w:hint="eastAsia"/>
                <w:color w:val="000000" w:themeColor="text1"/>
              </w:rPr>
              <w:t>0x09</w:t>
            </w:r>
          </w:p>
        </w:tc>
        <w:tc>
          <w:tcPr>
            <w:tcW w:w="709" w:type="dxa"/>
            <w:vMerge/>
            <w:tcBorders>
              <w:left w:val="single" w:sz="8" w:space="0" w:color="auto"/>
              <w:right w:val="single" w:sz="8" w:space="0" w:color="auto"/>
            </w:tcBorders>
            <w:shd w:val="clear" w:color="auto" w:fill="auto"/>
            <w:vAlign w:val="center"/>
          </w:tcPr>
          <w:p w14:paraId="2D9F4D27" w14:textId="77777777" w:rsidR="009F6E52" w:rsidRPr="00463D16" w:rsidRDefault="009F6E52" w:rsidP="009F6E52">
            <w:pPr>
              <w:jc w:val="center"/>
              <w:rPr>
                <w:color w:val="000000" w:themeColor="text1"/>
              </w:rPr>
            </w:pPr>
          </w:p>
        </w:tc>
        <w:tc>
          <w:tcPr>
            <w:tcW w:w="595" w:type="dxa"/>
            <w:tcBorders>
              <w:left w:val="single" w:sz="8" w:space="0" w:color="auto"/>
              <w:right w:val="single" w:sz="8" w:space="0" w:color="auto"/>
            </w:tcBorders>
            <w:shd w:val="clear" w:color="auto" w:fill="auto"/>
            <w:vAlign w:val="center"/>
          </w:tcPr>
          <w:p w14:paraId="535F8A56" w14:textId="5BCF183F" w:rsidR="009F6E52" w:rsidRPr="00463D16" w:rsidRDefault="009F6E52" w:rsidP="009F6E52">
            <w:pPr>
              <w:jc w:val="center"/>
              <w:rPr>
                <w:color w:val="000000" w:themeColor="text1"/>
              </w:rPr>
            </w:pPr>
            <w:r w:rsidRPr="00463D16">
              <w:rPr>
                <w:color w:val="000000" w:themeColor="text1"/>
              </w:rPr>
              <w:t>B</w:t>
            </w:r>
            <w:r w:rsidRPr="00463D16">
              <w:rPr>
                <w:rFonts w:hint="eastAsia"/>
                <w:color w:val="000000" w:themeColor="text1"/>
              </w:rPr>
              <w:t>1</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34AF5CA" w14:textId="32E20FD7" w:rsidR="009F6E52" w:rsidRPr="00463D16" w:rsidRDefault="009F6E52" w:rsidP="009F6E52">
            <w:pPr>
              <w:jc w:val="center"/>
              <w:rPr>
                <w:color w:val="000000" w:themeColor="text1"/>
              </w:rPr>
            </w:pPr>
            <w:r w:rsidRPr="00463D16">
              <w:rPr>
                <w:rFonts w:hint="eastAsia"/>
                <w:color w:val="000000" w:themeColor="text1"/>
              </w:rPr>
              <w:t>Input</w:t>
            </w:r>
          </w:p>
        </w:tc>
        <w:tc>
          <w:tcPr>
            <w:tcW w:w="3232" w:type="dxa"/>
            <w:tcBorders>
              <w:left w:val="single" w:sz="8" w:space="0" w:color="auto"/>
              <w:right w:val="single" w:sz="8" w:space="0" w:color="auto"/>
            </w:tcBorders>
            <w:shd w:val="clear" w:color="auto" w:fill="auto"/>
            <w:noWrap/>
            <w:vAlign w:val="center"/>
          </w:tcPr>
          <w:p w14:paraId="3DC3F31E" w14:textId="127000A1" w:rsidR="009F6E52" w:rsidRPr="00463D16" w:rsidRDefault="009F6E52" w:rsidP="009F6E52">
            <w:pPr>
              <w:rPr>
                <w:color w:val="000000" w:themeColor="text1"/>
              </w:rPr>
            </w:pPr>
            <w:r w:rsidRPr="00463D16">
              <w:rPr>
                <w:rFonts w:hint="eastAsia"/>
                <w:color w:val="000000" w:themeColor="text1"/>
              </w:rPr>
              <w:t>WPC2 Amber LED On/Off Status</w:t>
            </w:r>
          </w:p>
        </w:tc>
        <w:tc>
          <w:tcPr>
            <w:tcW w:w="2410" w:type="dxa"/>
            <w:tcBorders>
              <w:left w:val="single" w:sz="8" w:space="0" w:color="auto"/>
              <w:right w:val="single" w:sz="8" w:space="0" w:color="auto"/>
            </w:tcBorders>
            <w:shd w:val="clear" w:color="auto" w:fill="auto"/>
            <w:noWrap/>
          </w:tcPr>
          <w:p w14:paraId="21528A3C" w14:textId="323465C8" w:rsidR="009F6E52" w:rsidRPr="00463D16" w:rsidRDefault="009F6E52" w:rsidP="009F6E52">
            <w:pPr>
              <w:rPr>
                <w:color w:val="000000" w:themeColor="text1"/>
              </w:rPr>
            </w:pPr>
            <w:r w:rsidRPr="00463D16">
              <w:rPr>
                <w:color w:val="000000" w:themeColor="text1"/>
              </w:rPr>
              <w:t>(0:OFF / 1:ON)</w:t>
            </w:r>
          </w:p>
        </w:tc>
      </w:tr>
      <w:tr w:rsidR="009F6E52" w:rsidRPr="009F6E52" w14:paraId="2C16546C"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2476CF34" w14:textId="77777777" w:rsidR="009F6E52" w:rsidRPr="00AB4D8F" w:rsidRDefault="009F6E52" w:rsidP="009F6E52">
            <w:pPr>
              <w:jc w:val="center"/>
              <w:rPr>
                <w:color w:val="000000" w:themeColor="text1"/>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7CF7BCC1" w14:textId="027E0829" w:rsidR="009F6E52" w:rsidRPr="00463D16" w:rsidRDefault="009F6E52" w:rsidP="009F6E52">
            <w:pPr>
              <w:jc w:val="center"/>
              <w:rPr>
                <w:color w:val="000000" w:themeColor="text1"/>
              </w:rPr>
            </w:pPr>
            <w:r w:rsidRPr="00463D16">
              <w:rPr>
                <w:rFonts w:hint="eastAsia"/>
                <w:color w:val="000000" w:themeColor="text1"/>
              </w:rPr>
              <w:t>0x0A</w:t>
            </w:r>
          </w:p>
        </w:tc>
        <w:tc>
          <w:tcPr>
            <w:tcW w:w="709" w:type="dxa"/>
            <w:vMerge/>
            <w:tcBorders>
              <w:left w:val="single" w:sz="8" w:space="0" w:color="auto"/>
              <w:right w:val="single" w:sz="8" w:space="0" w:color="auto"/>
            </w:tcBorders>
            <w:shd w:val="clear" w:color="auto" w:fill="auto"/>
            <w:vAlign w:val="center"/>
          </w:tcPr>
          <w:p w14:paraId="4711212A" w14:textId="77777777" w:rsidR="009F6E52" w:rsidRPr="00463D16" w:rsidRDefault="009F6E52" w:rsidP="009F6E52">
            <w:pPr>
              <w:jc w:val="center"/>
              <w:rPr>
                <w:color w:val="000000" w:themeColor="text1"/>
              </w:rPr>
            </w:pPr>
          </w:p>
        </w:tc>
        <w:tc>
          <w:tcPr>
            <w:tcW w:w="595" w:type="dxa"/>
            <w:tcBorders>
              <w:left w:val="single" w:sz="8" w:space="0" w:color="auto"/>
              <w:right w:val="single" w:sz="8" w:space="0" w:color="auto"/>
            </w:tcBorders>
            <w:shd w:val="clear" w:color="auto" w:fill="auto"/>
            <w:vAlign w:val="center"/>
          </w:tcPr>
          <w:p w14:paraId="77321535" w14:textId="09BA40DD" w:rsidR="009F6E52" w:rsidRPr="00463D16" w:rsidRDefault="009F6E52" w:rsidP="009F6E52">
            <w:pPr>
              <w:jc w:val="center"/>
              <w:rPr>
                <w:color w:val="000000" w:themeColor="text1"/>
              </w:rPr>
            </w:pPr>
            <w:r w:rsidRPr="00463D16">
              <w:rPr>
                <w:color w:val="000000" w:themeColor="text1"/>
              </w:rPr>
              <w:t>B</w:t>
            </w:r>
            <w:r w:rsidRPr="00463D16">
              <w:rPr>
                <w:rFonts w:hint="eastAsia"/>
                <w:color w:val="000000" w:themeColor="text1"/>
              </w:rPr>
              <w:t>2</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76480FF" w14:textId="49570792" w:rsidR="009F6E52" w:rsidRPr="00463D16" w:rsidRDefault="009F6E52" w:rsidP="009F6E52">
            <w:pPr>
              <w:jc w:val="center"/>
              <w:rPr>
                <w:color w:val="000000" w:themeColor="text1"/>
              </w:rPr>
            </w:pPr>
            <w:r w:rsidRPr="00463D16">
              <w:rPr>
                <w:rFonts w:hint="eastAsia"/>
                <w:color w:val="000000" w:themeColor="text1"/>
              </w:rPr>
              <w:t>Input</w:t>
            </w:r>
          </w:p>
        </w:tc>
        <w:tc>
          <w:tcPr>
            <w:tcW w:w="3232" w:type="dxa"/>
            <w:tcBorders>
              <w:left w:val="single" w:sz="8" w:space="0" w:color="auto"/>
              <w:right w:val="single" w:sz="8" w:space="0" w:color="auto"/>
            </w:tcBorders>
            <w:shd w:val="clear" w:color="auto" w:fill="auto"/>
            <w:noWrap/>
            <w:vAlign w:val="center"/>
          </w:tcPr>
          <w:p w14:paraId="45B5A275" w14:textId="7E4F0382" w:rsidR="009F6E52" w:rsidRPr="00463D16" w:rsidRDefault="009F6E52" w:rsidP="009F6E52">
            <w:pPr>
              <w:rPr>
                <w:color w:val="000000" w:themeColor="text1"/>
              </w:rPr>
            </w:pPr>
            <w:r w:rsidRPr="00463D16">
              <w:rPr>
                <w:rFonts w:hint="eastAsia"/>
                <w:color w:val="000000" w:themeColor="text1"/>
              </w:rPr>
              <w:t>WPC2 Amber Blinking Status</w:t>
            </w:r>
          </w:p>
        </w:tc>
        <w:tc>
          <w:tcPr>
            <w:tcW w:w="2410" w:type="dxa"/>
            <w:tcBorders>
              <w:left w:val="single" w:sz="8" w:space="0" w:color="auto"/>
              <w:right w:val="single" w:sz="8" w:space="0" w:color="auto"/>
            </w:tcBorders>
            <w:shd w:val="clear" w:color="auto" w:fill="auto"/>
            <w:noWrap/>
          </w:tcPr>
          <w:p w14:paraId="64264AF4" w14:textId="2D6334DA" w:rsidR="009F6E52" w:rsidRPr="00463D16" w:rsidRDefault="009F6E52" w:rsidP="009F6E52">
            <w:pPr>
              <w:rPr>
                <w:color w:val="000000" w:themeColor="text1"/>
              </w:rPr>
            </w:pPr>
            <w:r w:rsidRPr="00463D16">
              <w:rPr>
                <w:color w:val="000000" w:themeColor="text1"/>
              </w:rPr>
              <w:t>(0:OFF / 1:</w:t>
            </w:r>
            <w:r w:rsidRPr="00463D16">
              <w:rPr>
                <w:rFonts w:hint="eastAsia"/>
                <w:color w:val="000000" w:themeColor="text1"/>
              </w:rPr>
              <w:t>Blinking</w:t>
            </w:r>
            <w:r w:rsidRPr="00463D16">
              <w:rPr>
                <w:color w:val="000000" w:themeColor="text1"/>
              </w:rPr>
              <w:t>)</w:t>
            </w:r>
          </w:p>
        </w:tc>
      </w:tr>
      <w:tr w:rsidR="009F6E52" w:rsidRPr="009F6E52" w14:paraId="7AD3661D"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34B943DA" w14:textId="77777777" w:rsidR="009F6E52" w:rsidRPr="00AB4D8F" w:rsidRDefault="009F6E52" w:rsidP="009F6E52">
            <w:pPr>
              <w:jc w:val="center"/>
              <w:rPr>
                <w:color w:val="000000" w:themeColor="text1"/>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426CE447" w14:textId="37B1793C" w:rsidR="009F6E52" w:rsidRPr="00463D16" w:rsidRDefault="009F6E52" w:rsidP="009F6E52">
            <w:pPr>
              <w:jc w:val="center"/>
              <w:rPr>
                <w:color w:val="000000" w:themeColor="text1"/>
              </w:rPr>
            </w:pPr>
            <w:r w:rsidRPr="00463D16">
              <w:rPr>
                <w:rFonts w:hint="eastAsia"/>
                <w:color w:val="000000" w:themeColor="text1"/>
              </w:rPr>
              <w:t>0x0B</w:t>
            </w:r>
          </w:p>
        </w:tc>
        <w:tc>
          <w:tcPr>
            <w:tcW w:w="709" w:type="dxa"/>
            <w:vMerge/>
            <w:tcBorders>
              <w:left w:val="single" w:sz="8" w:space="0" w:color="auto"/>
              <w:right w:val="single" w:sz="8" w:space="0" w:color="auto"/>
            </w:tcBorders>
            <w:shd w:val="clear" w:color="auto" w:fill="auto"/>
            <w:vAlign w:val="center"/>
          </w:tcPr>
          <w:p w14:paraId="667E48B7" w14:textId="77777777" w:rsidR="009F6E52" w:rsidRPr="00463D16" w:rsidRDefault="009F6E52" w:rsidP="009F6E52">
            <w:pPr>
              <w:jc w:val="center"/>
              <w:rPr>
                <w:color w:val="000000" w:themeColor="text1"/>
              </w:rPr>
            </w:pPr>
          </w:p>
        </w:tc>
        <w:tc>
          <w:tcPr>
            <w:tcW w:w="595" w:type="dxa"/>
            <w:tcBorders>
              <w:left w:val="single" w:sz="8" w:space="0" w:color="auto"/>
              <w:right w:val="single" w:sz="8" w:space="0" w:color="auto"/>
            </w:tcBorders>
            <w:shd w:val="clear" w:color="auto" w:fill="auto"/>
            <w:vAlign w:val="center"/>
          </w:tcPr>
          <w:p w14:paraId="15B874EB" w14:textId="1C347BFF" w:rsidR="009F6E52" w:rsidRPr="00463D16" w:rsidRDefault="009F6E52" w:rsidP="009F6E52">
            <w:pPr>
              <w:jc w:val="center"/>
              <w:rPr>
                <w:color w:val="000000" w:themeColor="text1"/>
              </w:rPr>
            </w:pPr>
            <w:r w:rsidRPr="00463D16">
              <w:rPr>
                <w:color w:val="000000" w:themeColor="text1"/>
              </w:rPr>
              <w:t>B3</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06A0614" w14:textId="2485B91C" w:rsidR="009F6E52" w:rsidRPr="00463D16" w:rsidRDefault="009F6E52" w:rsidP="009F6E52">
            <w:pPr>
              <w:jc w:val="center"/>
              <w:rPr>
                <w:color w:val="000000" w:themeColor="text1"/>
              </w:rPr>
            </w:pPr>
            <w:r w:rsidRPr="00463D16">
              <w:rPr>
                <w:rFonts w:hint="eastAsia"/>
                <w:color w:val="000000" w:themeColor="text1"/>
              </w:rPr>
              <w:t>Input</w:t>
            </w:r>
          </w:p>
        </w:tc>
        <w:tc>
          <w:tcPr>
            <w:tcW w:w="3232" w:type="dxa"/>
            <w:tcBorders>
              <w:left w:val="single" w:sz="8" w:space="0" w:color="auto"/>
              <w:right w:val="single" w:sz="8" w:space="0" w:color="auto"/>
            </w:tcBorders>
            <w:shd w:val="clear" w:color="auto" w:fill="auto"/>
            <w:noWrap/>
            <w:vAlign w:val="center"/>
          </w:tcPr>
          <w:p w14:paraId="5E781BA2" w14:textId="5079C644" w:rsidR="009F6E52" w:rsidRPr="00463D16" w:rsidRDefault="009F6E52" w:rsidP="009F6E52">
            <w:pPr>
              <w:rPr>
                <w:color w:val="000000" w:themeColor="text1"/>
              </w:rPr>
            </w:pPr>
            <w:r w:rsidRPr="00463D16">
              <w:rPr>
                <w:rFonts w:hint="eastAsia"/>
                <w:color w:val="000000" w:themeColor="text1"/>
              </w:rPr>
              <w:t>WPC2 Green LED On/Off Status</w:t>
            </w:r>
          </w:p>
        </w:tc>
        <w:tc>
          <w:tcPr>
            <w:tcW w:w="2410" w:type="dxa"/>
            <w:tcBorders>
              <w:left w:val="single" w:sz="8" w:space="0" w:color="auto"/>
              <w:right w:val="single" w:sz="8" w:space="0" w:color="auto"/>
            </w:tcBorders>
            <w:shd w:val="clear" w:color="auto" w:fill="auto"/>
            <w:noWrap/>
          </w:tcPr>
          <w:p w14:paraId="40C9050C" w14:textId="61D9CCF4" w:rsidR="009F6E52" w:rsidRPr="00463D16" w:rsidRDefault="009F6E52" w:rsidP="009F6E52">
            <w:pPr>
              <w:rPr>
                <w:color w:val="000000" w:themeColor="text1"/>
              </w:rPr>
            </w:pPr>
            <w:r w:rsidRPr="00463D16">
              <w:rPr>
                <w:color w:val="000000" w:themeColor="text1"/>
              </w:rPr>
              <w:t>(0:OFF / 1:ON)</w:t>
            </w:r>
          </w:p>
        </w:tc>
      </w:tr>
      <w:tr w:rsidR="009F6E52" w:rsidRPr="009F6E52" w14:paraId="12544BC9"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46083A92" w14:textId="77777777" w:rsidR="009F6E52" w:rsidRPr="00AB4D8F" w:rsidRDefault="009F6E52" w:rsidP="009F6E52">
            <w:pPr>
              <w:jc w:val="center"/>
              <w:rPr>
                <w:color w:val="000000" w:themeColor="text1"/>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44BBDD10" w14:textId="064F560D" w:rsidR="009F6E52" w:rsidRPr="00463D16" w:rsidRDefault="009F6E52" w:rsidP="009F6E52">
            <w:pPr>
              <w:jc w:val="center"/>
              <w:rPr>
                <w:color w:val="000000" w:themeColor="text1"/>
              </w:rPr>
            </w:pPr>
            <w:r w:rsidRPr="00463D16">
              <w:rPr>
                <w:rFonts w:hint="eastAsia"/>
                <w:color w:val="000000" w:themeColor="text1"/>
              </w:rPr>
              <w:t>0x0C</w:t>
            </w:r>
          </w:p>
        </w:tc>
        <w:tc>
          <w:tcPr>
            <w:tcW w:w="709" w:type="dxa"/>
            <w:vMerge/>
            <w:tcBorders>
              <w:left w:val="single" w:sz="8" w:space="0" w:color="auto"/>
              <w:right w:val="single" w:sz="8" w:space="0" w:color="auto"/>
            </w:tcBorders>
            <w:shd w:val="clear" w:color="auto" w:fill="auto"/>
            <w:vAlign w:val="center"/>
          </w:tcPr>
          <w:p w14:paraId="761C8979" w14:textId="77777777" w:rsidR="009F6E52" w:rsidRPr="00463D16" w:rsidRDefault="009F6E52" w:rsidP="009F6E52">
            <w:pPr>
              <w:jc w:val="center"/>
              <w:rPr>
                <w:color w:val="000000" w:themeColor="text1"/>
              </w:rPr>
            </w:pPr>
          </w:p>
        </w:tc>
        <w:tc>
          <w:tcPr>
            <w:tcW w:w="595" w:type="dxa"/>
            <w:tcBorders>
              <w:left w:val="single" w:sz="8" w:space="0" w:color="auto"/>
              <w:right w:val="single" w:sz="8" w:space="0" w:color="auto"/>
            </w:tcBorders>
            <w:shd w:val="clear" w:color="auto" w:fill="auto"/>
            <w:vAlign w:val="center"/>
          </w:tcPr>
          <w:p w14:paraId="3FD2DEEB" w14:textId="6D059D2A" w:rsidR="009F6E52" w:rsidRPr="00463D16" w:rsidRDefault="009F6E52" w:rsidP="009F6E52">
            <w:pPr>
              <w:jc w:val="center"/>
              <w:rPr>
                <w:color w:val="000000" w:themeColor="text1"/>
              </w:rPr>
            </w:pPr>
            <w:r w:rsidRPr="00463D16">
              <w:rPr>
                <w:color w:val="000000" w:themeColor="text1"/>
              </w:rPr>
              <w:t>B</w:t>
            </w:r>
            <w:r w:rsidRPr="00463D16">
              <w:rPr>
                <w:rFonts w:hint="eastAsia"/>
                <w:color w:val="000000" w:themeColor="text1"/>
              </w:rPr>
              <w:t>4</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BEAFDF" w14:textId="0B6B3D63" w:rsidR="009F6E52" w:rsidRPr="00463D16" w:rsidRDefault="009F6E52" w:rsidP="009F6E52">
            <w:pPr>
              <w:jc w:val="center"/>
              <w:rPr>
                <w:color w:val="000000" w:themeColor="text1"/>
              </w:rPr>
            </w:pPr>
            <w:r w:rsidRPr="00463D16">
              <w:rPr>
                <w:rFonts w:hint="eastAsia"/>
                <w:color w:val="000000" w:themeColor="text1"/>
              </w:rPr>
              <w:t>Input</w:t>
            </w:r>
          </w:p>
        </w:tc>
        <w:tc>
          <w:tcPr>
            <w:tcW w:w="3232" w:type="dxa"/>
            <w:tcBorders>
              <w:left w:val="single" w:sz="8" w:space="0" w:color="auto"/>
              <w:right w:val="single" w:sz="8" w:space="0" w:color="auto"/>
            </w:tcBorders>
            <w:shd w:val="clear" w:color="auto" w:fill="auto"/>
            <w:noWrap/>
            <w:vAlign w:val="center"/>
          </w:tcPr>
          <w:p w14:paraId="096DB0F7" w14:textId="08DCB818" w:rsidR="009F6E52" w:rsidRPr="00463D16" w:rsidRDefault="009F6E52" w:rsidP="009F6E52">
            <w:pPr>
              <w:rPr>
                <w:color w:val="000000" w:themeColor="text1"/>
              </w:rPr>
            </w:pPr>
            <w:r w:rsidRPr="00463D16">
              <w:rPr>
                <w:rFonts w:hint="eastAsia"/>
                <w:color w:val="000000" w:themeColor="text1"/>
              </w:rPr>
              <w:t>Reserved</w:t>
            </w:r>
          </w:p>
        </w:tc>
        <w:tc>
          <w:tcPr>
            <w:tcW w:w="2410" w:type="dxa"/>
            <w:tcBorders>
              <w:left w:val="single" w:sz="8" w:space="0" w:color="auto"/>
              <w:right w:val="single" w:sz="8" w:space="0" w:color="auto"/>
            </w:tcBorders>
            <w:shd w:val="clear" w:color="auto" w:fill="auto"/>
            <w:noWrap/>
          </w:tcPr>
          <w:p w14:paraId="502ABAFD" w14:textId="0B610FDE" w:rsidR="009F6E52" w:rsidRPr="00463D16" w:rsidRDefault="009F6E52" w:rsidP="009F6E52">
            <w:pPr>
              <w:rPr>
                <w:color w:val="000000" w:themeColor="text1"/>
              </w:rPr>
            </w:pPr>
            <w:r w:rsidRPr="00463D16">
              <w:rPr>
                <w:rFonts w:hint="eastAsia"/>
                <w:color w:val="000000" w:themeColor="text1"/>
              </w:rPr>
              <w:t>0</w:t>
            </w:r>
          </w:p>
        </w:tc>
      </w:tr>
      <w:tr w:rsidR="009F6E52" w:rsidRPr="009F6E52" w14:paraId="3F5AD085"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66F9A7D1" w14:textId="77777777" w:rsidR="009F6E52" w:rsidRPr="00AB4D8F" w:rsidRDefault="009F6E52" w:rsidP="009F6E52">
            <w:pPr>
              <w:jc w:val="center"/>
              <w:rPr>
                <w:color w:val="000000" w:themeColor="text1"/>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12A7EDB2" w14:textId="4C51F005" w:rsidR="009F6E52" w:rsidRPr="00463D16" w:rsidRDefault="009F6E52" w:rsidP="009F6E52">
            <w:pPr>
              <w:jc w:val="center"/>
              <w:rPr>
                <w:color w:val="000000" w:themeColor="text1"/>
              </w:rPr>
            </w:pPr>
            <w:r w:rsidRPr="00463D16">
              <w:rPr>
                <w:rFonts w:hint="eastAsia"/>
                <w:color w:val="000000" w:themeColor="text1"/>
              </w:rPr>
              <w:t>0x0D</w:t>
            </w:r>
          </w:p>
        </w:tc>
        <w:tc>
          <w:tcPr>
            <w:tcW w:w="709" w:type="dxa"/>
            <w:vMerge/>
            <w:tcBorders>
              <w:left w:val="single" w:sz="8" w:space="0" w:color="auto"/>
              <w:right w:val="single" w:sz="8" w:space="0" w:color="auto"/>
            </w:tcBorders>
            <w:shd w:val="clear" w:color="auto" w:fill="auto"/>
            <w:vAlign w:val="center"/>
          </w:tcPr>
          <w:p w14:paraId="4F56874D" w14:textId="77777777" w:rsidR="009F6E52" w:rsidRPr="00463D16" w:rsidRDefault="009F6E52" w:rsidP="009F6E52">
            <w:pPr>
              <w:jc w:val="center"/>
              <w:rPr>
                <w:color w:val="000000" w:themeColor="text1"/>
              </w:rPr>
            </w:pPr>
          </w:p>
        </w:tc>
        <w:tc>
          <w:tcPr>
            <w:tcW w:w="595" w:type="dxa"/>
            <w:tcBorders>
              <w:left w:val="single" w:sz="8" w:space="0" w:color="auto"/>
              <w:right w:val="single" w:sz="8" w:space="0" w:color="auto"/>
            </w:tcBorders>
            <w:shd w:val="clear" w:color="auto" w:fill="auto"/>
            <w:vAlign w:val="center"/>
          </w:tcPr>
          <w:p w14:paraId="4591734F" w14:textId="4F493407" w:rsidR="009F6E52" w:rsidRPr="00463D16" w:rsidRDefault="009F6E52" w:rsidP="009F6E52">
            <w:pPr>
              <w:jc w:val="center"/>
              <w:rPr>
                <w:color w:val="000000" w:themeColor="text1"/>
              </w:rPr>
            </w:pPr>
            <w:r w:rsidRPr="00463D16">
              <w:rPr>
                <w:color w:val="000000" w:themeColor="text1"/>
              </w:rPr>
              <w:t>B</w:t>
            </w:r>
            <w:r w:rsidRPr="00463D16">
              <w:rPr>
                <w:rFonts w:hint="eastAsia"/>
                <w:color w:val="000000" w:themeColor="text1"/>
              </w:rPr>
              <w:t>5</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8016B79" w14:textId="465DD339" w:rsidR="009F6E52" w:rsidRPr="00463D16" w:rsidRDefault="009F6E52" w:rsidP="009F6E52">
            <w:pPr>
              <w:jc w:val="center"/>
              <w:rPr>
                <w:color w:val="000000" w:themeColor="text1"/>
              </w:rPr>
            </w:pPr>
            <w:r w:rsidRPr="00463D16">
              <w:rPr>
                <w:rFonts w:hint="eastAsia"/>
                <w:color w:val="000000" w:themeColor="text1"/>
              </w:rPr>
              <w:t>Input</w:t>
            </w:r>
          </w:p>
        </w:tc>
        <w:tc>
          <w:tcPr>
            <w:tcW w:w="3232" w:type="dxa"/>
            <w:vMerge w:val="restart"/>
            <w:tcBorders>
              <w:left w:val="single" w:sz="8" w:space="0" w:color="auto"/>
              <w:right w:val="single" w:sz="8" w:space="0" w:color="auto"/>
            </w:tcBorders>
            <w:shd w:val="clear" w:color="auto" w:fill="auto"/>
            <w:noWrap/>
            <w:vAlign w:val="center"/>
          </w:tcPr>
          <w:p w14:paraId="6984EFA0" w14:textId="1CA662C4" w:rsidR="009F6E52" w:rsidRPr="00463D16" w:rsidRDefault="009F6E52" w:rsidP="009F6E52">
            <w:pPr>
              <w:rPr>
                <w:color w:val="000000" w:themeColor="text1"/>
              </w:rPr>
            </w:pPr>
            <w:r w:rsidRPr="00463D16">
              <w:rPr>
                <w:rFonts w:hint="eastAsia"/>
                <w:color w:val="000000" w:themeColor="text1"/>
              </w:rPr>
              <w:t>WPC2 Charging Status</w:t>
            </w:r>
          </w:p>
        </w:tc>
        <w:tc>
          <w:tcPr>
            <w:tcW w:w="2410" w:type="dxa"/>
            <w:vMerge w:val="restart"/>
            <w:tcBorders>
              <w:left w:val="single" w:sz="8" w:space="0" w:color="auto"/>
              <w:right w:val="single" w:sz="8" w:space="0" w:color="auto"/>
            </w:tcBorders>
            <w:shd w:val="clear" w:color="auto" w:fill="auto"/>
            <w:noWrap/>
          </w:tcPr>
          <w:p w14:paraId="11759CEC" w14:textId="77777777" w:rsidR="009F6E52" w:rsidRPr="00463D16" w:rsidRDefault="009F6E52" w:rsidP="009F6E52">
            <w:pPr>
              <w:rPr>
                <w:color w:val="000000" w:themeColor="text1"/>
              </w:rPr>
            </w:pPr>
            <w:r w:rsidRPr="00463D16">
              <w:rPr>
                <w:rFonts w:hint="eastAsia"/>
                <w:color w:val="000000" w:themeColor="text1"/>
              </w:rPr>
              <w:t xml:space="preserve">(0x00:Charging Off </w:t>
            </w:r>
          </w:p>
          <w:p w14:paraId="6811B770" w14:textId="77777777" w:rsidR="009F6E52" w:rsidRPr="00463D16" w:rsidRDefault="009F6E52" w:rsidP="009F6E52">
            <w:pPr>
              <w:rPr>
                <w:color w:val="000000" w:themeColor="text1"/>
              </w:rPr>
            </w:pPr>
            <w:r w:rsidRPr="00463D16">
              <w:rPr>
                <w:rFonts w:hint="eastAsia"/>
                <w:color w:val="000000" w:themeColor="text1"/>
              </w:rPr>
              <w:t xml:space="preserve"> 0x01:Charging</w:t>
            </w:r>
          </w:p>
          <w:p w14:paraId="0AB73C40" w14:textId="77777777" w:rsidR="009F6E52" w:rsidRPr="00463D16" w:rsidRDefault="009F6E52" w:rsidP="009F6E52">
            <w:pPr>
              <w:rPr>
                <w:color w:val="000000" w:themeColor="text1"/>
              </w:rPr>
            </w:pPr>
            <w:r w:rsidRPr="00463D16">
              <w:rPr>
                <w:rFonts w:hint="eastAsia"/>
                <w:color w:val="000000" w:themeColor="text1"/>
              </w:rPr>
              <w:t xml:space="preserve"> 0x02:Charging Complete</w:t>
            </w:r>
          </w:p>
          <w:p w14:paraId="2BE9B1E8" w14:textId="328F20B1" w:rsidR="009F6E52" w:rsidRPr="00463D16" w:rsidRDefault="009F6E52" w:rsidP="009F6E52">
            <w:pPr>
              <w:rPr>
                <w:color w:val="000000" w:themeColor="text1"/>
              </w:rPr>
            </w:pPr>
            <w:r w:rsidRPr="00463D16">
              <w:rPr>
                <w:rFonts w:hint="eastAsia"/>
                <w:color w:val="000000" w:themeColor="text1"/>
              </w:rPr>
              <w:t xml:space="preserve"> 0x03:Invalid)</w:t>
            </w:r>
          </w:p>
        </w:tc>
      </w:tr>
      <w:tr w:rsidR="009F6E52" w:rsidRPr="009F6E52" w14:paraId="2F020794"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2DB413BD" w14:textId="77777777" w:rsidR="009F6E52" w:rsidRPr="009F6E52" w:rsidRDefault="009F6E52" w:rsidP="009F6E52">
            <w:pPr>
              <w:jc w:val="center"/>
              <w:rPr>
                <w:rFonts w:ascii="현대하모니 M" w:eastAsia="현대하모니 M" w:hAnsi="현대하모니 M"/>
                <w:noProof/>
                <w:color w:val="FF0000"/>
                <w:sz w:val="18"/>
                <w:szCs w:val="18"/>
              </w:rPr>
            </w:pP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706613B9" w14:textId="6D4C6F78" w:rsidR="009F6E52" w:rsidRPr="00AB4D8F" w:rsidRDefault="009F6E52" w:rsidP="009F6E52">
            <w:pPr>
              <w:jc w:val="center"/>
              <w:rPr>
                <w:rFonts w:ascii="현대하모니 M" w:eastAsia="현대하모니 M" w:hAnsi="현대하모니 M"/>
                <w:noProof/>
                <w:color w:val="000000" w:themeColor="text1"/>
                <w:sz w:val="18"/>
                <w:szCs w:val="18"/>
              </w:rPr>
            </w:pPr>
            <w:r w:rsidRPr="00AB4D8F">
              <w:rPr>
                <w:rFonts w:ascii="현대하모니 M" w:eastAsia="현대하모니 M" w:hAnsi="현대하모니 M" w:hint="eastAsia"/>
                <w:noProof/>
                <w:color w:val="000000" w:themeColor="text1"/>
                <w:sz w:val="18"/>
                <w:szCs w:val="18"/>
              </w:rPr>
              <w:t>0x0E</w:t>
            </w:r>
          </w:p>
        </w:tc>
        <w:tc>
          <w:tcPr>
            <w:tcW w:w="709" w:type="dxa"/>
            <w:vMerge/>
            <w:tcBorders>
              <w:left w:val="single" w:sz="8" w:space="0" w:color="auto"/>
              <w:right w:val="single" w:sz="8" w:space="0" w:color="auto"/>
            </w:tcBorders>
            <w:shd w:val="clear" w:color="auto" w:fill="auto"/>
            <w:vAlign w:val="center"/>
          </w:tcPr>
          <w:p w14:paraId="170F86C9" w14:textId="77777777" w:rsidR="009F6E52" w:rsidRPr="00AB4D8F" w:rsidRDefault="009F6E52" w:rsidP="009F6E52">
            <w:pPr>
              <w:jc w:val="center"/>
              <w:rPr>
                <w:rFonts w:ascii="현대하모니 M" w:eastAsia="현대하모니 M" w:hAnsi="현대하모니 M"/>
                <w:noProof/>
                <w:color w:val="000000" w:themeColor="text1"/>
                <w:sz w:val="18"/>
                <w:szCs w:val="18"/>
              </w:rPr>
            </w:pPr>
          </w:p>
        </w:tc>
        <w:tc>
          <w:tcPr>
            <w:tcW w:w="595" w:type="dxa"/>
            <w:tcBorders>
              <w:left w:val="single" w:sz="8" w:space="0" w:color="auto"/>
              <w:right w:val="single" w:sz="8" w:space="0" w:color="auto"/>
            </w:tcBorders>
            <w:shd w:val="clear" w:color="auto" w:fill="auto"/>
            <w:vAlign w:val="center"/>
          </w:tcPr>
          <w:p w14:paraId="49B29A1F" w14:textId="05286E47" w:rsidR="009F6E52" w:rsidRPr="00AB4D8F" w:rsidRDefault="009F6E52" w:rsidP="009F6E52">
            <w:pPr>
              <w:jc w:val="center"/>
              <w:rPr>
                <w:rFonts w:ascii="현대하모니 M" w:eastAsia="현대하모니 M" w:hAnsi="현대하모니 M"/>
                <w:noProof/>
                <w:color w:val="000000" w:themeColor="text1"/>
                <w:sz w:val="18"/>
                <w:szCs w:val="18"/>
              </w:rPr>
            </w:pPr>
            <w:r w:rsidRPr="00AB4D8F">
              <w:rPr>
                <w:rFonts w:ascii="현대하모니 M" w:eastAsia="현대하모니 M" w:hAnsi="현대하모니 M" w:hint="eastAsia"/>
                <w:noProof/>
                <w:color w:val="000000" w:themeColor="text1"/>
                <w:sz w:val="18"/>
                <w:szCs w:val="18"/>
              </w:rPr>
              <w:t>B6</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3CF6D94" w14:textId="208EC29D" w:rsidR="009F6E52" w:rsidRPr="00AB4D8F" w:rsidRDefault="009F6E52" w:rsidP="009F6E52">
            <w:pPr>
              <w:jc w:val="center"/>
              <w:rPr>
                <w:rFonts w:ascii="현대하모니 M" w:eastAsia="현대하모니 M" w:hAnsi="현대하모니 M"/>
                <w:noProof/>
                <w:color w:val="000000" w:themeColor="text1"/>
                <w:sz w:val="18"/>
                <w:szCs w:val="18"/>
              </w:rPr>
            </w:pPr>
            <w:r w:rsidRPr="00AB4D8F">
              <w:rPr>
                <w:rFonts w:ascii="현대하모니 M" w:eastAsia="현대하모니 M" w:hAnsi="현대하모니 M" w:hint="eastAsia"/>
                <w:noProof/>
                <w:color w:val="000000" w:themeColor="text1"/>
                <w:sz w:val="18"/>
                <w:szCs w:val="18"/>
              </w:rPr>
              <w:t>Input</w:t>
            </w:r>
          </w:p>
        </w:tc>
        <w:tc>
          <w:tcPr>
            <w:tcW w:w="3232" w:type="dxa"/>
            <w:vMerge/>
            <w:tcBorders>
              <w:left w:val="single" w:sz="8" w:space="0" w:color="auto"/>
              <w:right w:val="single" w:sz="8" w:space="0" w:color="auto"/>
            </w:tcBorders>
            <w:shd w:val="clear" w:color="auto" w:fill="auto"/>
            <w:noWrap/>
            <w:vAlign w:val="center"/>
          </w:tcPr>
          <w:p w14:paraId="27ABAA33" w14:textId="77777777" w:rsidR="009F6E52" w:rsidRPr="009F6E52" w:rsidRDefault="009F6E52" w:rsidP="009F6E52">
            <w:pPr>
              <w:rPr>
                <w:rFonts w:ascii="현대하모니 M" w:eastAsia="현대하모니 M" w:hAnsi="현대하모니 M"/>
                <w:noProof/>
                <w:color w:val="FF0000"/>
                <w:sz w:val="18"/>
                <w:szCs w:val="18"/>
                <w:highlight w:val="yellow"/>
              </w:rPr>
            </w:pPr>
          </w:p>
        </w:tc>
        <w:tc>
          <w:tcPr>
            <w:tcW w:w="2410" w:type="dxa"/>
            <w:vMerge/>
            <w:tcBorders>
              <w:left w:val="single" w:sz="8" w:space="0" w:color="auto"/>
              <w:right w:val="single" w:sz="8" w:space="0" w:color="auto"/>
            </w:tcBorders>
            <w:shd w:val="clear" w:color="auto" w:fill="auto"/>
            <w:noWrap/>
          </w:tcPr>
          <w:p w14:paraId="7FAD1B6C" w14:textId="77777777" w:rsidR="009F6E52" w:rsidRPr="009F6E52" w:rsidRDefault="009F6E52" w:rsidP="009F6E52">
            <w:pPr>
              <w:rPr>
                <w:rFonts w:ascii="현대하모니 M" w:eastAsia="현대하모니 M" w:hAnsi="현대하모니 M"/>
                <w:noProof/>
                <w:color w:val="FF0000"/>
                <w:sz w:val="18"/>
                <w:szCs w:val="18"/>
                <w:highlight w:val="yellow"/>
              </w:rPr>
            </w:pPr>
          </w:p>
        </w:tc>
      </w:tr>
      <w:tr w:rsidR="00BA5E23" w:rsidRPr="009F6E52" w14:paraId="0DA84F67" w14:textId="77777777" w:rsidTr="007628BB">
        <w:trPr>
          <w:trHeight w:val="290"/>
        </w:trPr>
        <w:tc>
          <w:tcPr>
            <w:tcW w:w="1026" w:type="dxa"/>
            <w:tcBorders>
              <w:left w:val="single" w:sz="12" w:space="0" w:color="auto"/>
              <w:right w:val="single" w:sz="8" w:space="0" w:color="auto"/>
            </w:tcBorders>
            <w:shd w:val="clear" w:color="auto" w:fill="auto"/>
            <w:vAlign w:val="center"/>
          </w:tcPr>
          <w:p w14:paraId="0A299E07" w14:textId="59BC7F8E" w:rsidR="00BA5E23" w:rsidRPr="009F6E52" w:rsidRDefault="00BA5E23" w:rsidP="00BA5E23">
            <w:pPr>
              <w:jc w:val="center"/>
              <w:rPr>
                <w:rFonts w:ascii="현대하모니 M" w:eastAsia="현대하모니 M" w:hAnsi="현대하모니 M"/>
                <w:noProof/>
                <w:color w:val="FF0000"/>
                <w:sz w:val="18"/>
                <w:szCs w:val="18"/>
              </w:rPr>
            </w:pPr>
            <w:r>
              <w:rPr>
                <w:rFonts w:cs="Calibri"/>
              </w:rPr>
              <w:t>#6</w:t>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79A034B4" w14:textId="2F7654D6" w:rsidR="00BA5E23" w:rsidRPr="009F6E52" w:rsidRDefault="00BA5E23" w:rsidP="00BA5E23">
            <w:pPr>
              <w:jc w:val="center"/>
              <w:rPr>
                <w:rFonts w:ascii="현대하모니 M" w:eastAsia="현대하모니 M" w:hAnsi="현대하모니 M"/>
                <w:noProof/>
                <w:color w:val="FF0000"/>
                <w:sz w:val="18"/>
                <w:szCs w:val="18"/>
              </w:rPr>
            </w:pPr>
            <w:r>
              <w:rPr>
                <w:rFonts w:ascii="현대하모니 M" w:eastAsia="현대하모니 M" w:hAnsi="현대하모니 M" w:hint="eastAsia"/>
                <w:sz w:val="18"/>
                <w:szCs w:val="18"/>
              </w:rPr>
              <w:t>0x0F</w:t>
            </w:r>
          </w:p>
        </w:tc>
        <w:tc>
          <w:tcPr>
            <w:tcW w:w="709" w:type="dxa"/>
            <w:tcBorders>
              <w:left w:val="single" w:sz="8" w:space="0" w:color="auto"/>
              <w:right w:val="single" w:sz="8" w:space="0" w:color="auto"/>
            </w:tcBorders>
            <w:shd w:val="clear" w:color="auto" w:fill="auto"/>
            <w:vAlign w:val="center"/>
          </w:tcPr>
          <w:p w14:paraId="1212C625" w14:textId="69A15EF2" w:rsidR="00BA5E23" w:rsidRPr="009F6E52" w:rsidRDefault="00BA5E23" w:rsidP="00BA5E23">
            <w:pPr>
              <w:jc w:val="center"/>
              <w:rPr>
                <w:rFonts w:ascii="현대하모니 M" w:eastAsia="현대하모니 M" w:hAnsi="현대하모니 M"/>
                <w:noProof/>
                <w:color w:val="FF0000"/>
                <w:sz w:val="18"/>
                <w:szCs w:val="18"/>
              </w:rPr>
            </w:pPr>
            <w:r>
              <w:rPr>
                <w:rFonts w:cs="Calibri"/>
              </w:rPr>
              <w:t> </w:t>
            </w:r>
          </w:p>
        </w:tc>
        <w:tc>
          <w:tcPr>
            <w:tcW w:w="595" w:type="dxa"/>
            <w:tcBorders>
              <w:left w:val="single" w:sz="8" w:space="0" w:color="auto"/>
              <w:right w:val="single" w:sz="8" w:space="0" w:color="auto"/>
            </w:tcBorders>
            <w:shd w:val="clear" w:color="auto" w:fill="auto"/>
            <w:vAlign w:val="center"/>
          </w:tcPr>
          <w:p w14:paraId="6EC45582" w14:textId="77777777" w:rsidR="00BA5E23" w:rsidRDefault="00BA5E23" w:rsidP="00BA5E23">
            <w:pPr>
              <w:spacing w:line="230" w:lineRule="atLeast"/>
              <w:jc w:val="center"/>
            </w:pPr>
            <w:r>
              <w:rPr>
                <w:rFonts w:ascii="현대하모니 M" w:eastAsia="현대하모니 M" w:hAnsi="현대하모니 M" w:hint="eastAsia"/>
                <w:sz w:val="18"/>
                <w:szCs w:val="18"/>
              </w:rPr>
              <w:t>B0</w:t>
            </w:r>
          </w:p>
          <w:p w14:paraId="7D115622" w14:textId="77777777" w:rsidR="00BA5E23" w:rsidRDefault="00BA5E23" w:rsidP="00BA5E23">
            <w:pPr>
              <w:spacing w:line="230" w:lineRule="atLeast"/>
              <w:jc w:val="center"/>
            </w:pPr>
            <w:r>
              <w:rPr>
                <w:rFonts w:ascii="현대하모니 M" w:eastAsia="현대하모니 M" w:hAnsi="현대하모니 M" w:hint="eastAsia"/>
                <w:sz w:val="18"/>
                <w:szCs w:val="18"/>
              </w:rPr>
              <w:t>B1</w:t>
            </w:r>
          </w:p>
          <w:p w14:paraId="75482A84" w14:textId="1D224493" w:rsidR="00BA5E23" w:rsidRPr="009F6E52" w:rsidRDefault="00BA5E23" w:rsidP="00BA5E23">
            <w:pPr>
              <w:jc w:val="center"/>
              <w:rPr>
                <w:rFonts w:ascii="현대하모니 M" w:eastAsia="현대하모니 M" w:hAnsi="현대하모니 M"/>
                <w:noProof/>
                <w:color w:val="FF0000"/>
                <w:sz w:val="18"/>
                <w:szCs w:val="18"/>
              </w:rPr>
            </w:pPr>
            <w:r>
              <w:rPr>
                <w:rFonts w:ascii="현대하모니 M" w:eastAsia="현대하모니 M" w:hAnsi="현대하모니 M" w:hint="eastAsia"/>
                <w:sz w:val="18"/>
                <w:szCs w:val="18"/>
              </w:rPr>
              <w:t>B2</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C94092E" w14:textId="46AD765F" w:rsidR="00BA5E23" w:rsidRPr="009F6E52" w:rsidRDefault="00BA5E23" w:rsidP="00BA5E23">
            <w:pPr>
              <w:jc w:val="center"/>
              <w:rPr>
                <w:rFonts w:ascii="현대하모니 M" w:eastAsia="현대하모니 M" w:hAnsi="현대하모니 M"/>
                <w:noProof/>
                <w:color w:val="FF0000"/>
                <w:sz w:val="18"/>
                <w:szCs w:val="18"/>
              </w:rPr>
            </w:pPr>
            <w:r>
              <w:rPr>
                <w:rFonts w:ascii="현대하모니 M" w:eastAsia="현대하모니 M" w:hAnsi="현대하모니 M" w:hint="eastAsia"/>
                <w:sz w:val="18"/>
                <w:szCs w:val="18"/>
              </w:rPr>
              <w:t>Input</w:t>
            </w:r>
          </w:p>
        </w:tc>
        <w:tc>
          <w:tcPr>
            <w:tcW w:w="3232" w:type="dxa"/>
            <w:tcBorders>
              <w:left w:val="single" w:sz="8" w:space="0" w:color="auto"/>
              <w:right w:val="single" w:sz="8" w:space="0" w:color="auto"/>
            </w:tcBorders>
            <w:shd w:val="clear" w:color="auto" w:fill="auto"/>
            <w:noWrap/>
            <w:vAlign w:val="center"/>
          </w:tcPr>
          <w:p w14:paraId="0631140A" w14:textId="1D58DFC0" w:rsidR="00BA5E23" w:rsidRPr="00AB4D8F" w:rsidRDefault="00A63023" w:rsidP="00BA5E23">
            <w:pPr>
              <w:rPr>
                <w:rFonts w:ascii="현대하모니 M" w:eastAsia="현대하모니 M" w:hAnsi="현대하모니 M"/>
                <w:noProof/>
                <w:color w:val="000000" w:themeColor="text1"/>
                <w:sz w:val="18"/>
                <w:szCs w:val="18"/>
                <w:highlight w:val="yellow"/>
              </w:rPr>
            </w:pPr>
            <w:r w:rsidRPr="00AB4D8F">
              <w:rPr>
                <w:rFonts w:cs="Calibri" w:hint="eastAsia"/>
                <w:color w:val="000000" w:themeColor="text1"/>
              </w:rPr>
              <w:t xml:space="preserve">WPC </w:t>
            </w:r>
            <w:r w:rsidR="00BA5E23" w:rsidRPr="00AB4D8F">
              <w:rPr>
                <w:rFonts w:cs="Calibri"/>
                <w:color w:val="000000" w:themeColor="text1"/>
              </w:rPr>
              <w:t>Charging mode</w:t>
            </w:r>
          </w:p>
        </w:tc>
        <w:tc>
          <w:tcPr>
            <w:tcW w:w="2410" w:type="dxa"/>
            <w:tcBorders>
              <w:left w:val="single" w:sz="8" w:space="0" w:color="auto"/>
              <w:right w:val="single" w:sz="8" w:space="0" w:color="auto"/>
            </w:tcBorders>
            <w:shd w:val="clear" w:color="auto" w:fill="auto"/>
            <w:noWrap/>
            <w:vAlign w:val="center"/>
          </w:tcPr>
          <w:p w14:paraId="113D159A" w14:textId="77777777" w:rsidR="00BA5E23" w:rsidRPr="00AB4D8F" w:rsidRDefault="00BA5E23" w:rsidP="00BA5E23">
            <w:pPr>
              <w:spacing w:line="230" w:lineRule="atLeast"/>
              <w:rPr>
                <w:color w:val="000000" w:themeColor="text1"/>
              </w:rPr>
            </w:pPr>
            <w:r w:rsidRPr="00AB4D8F">
              <w:rPr>
                <w:rFonts w:cs="Calibri"/>
                <w:color w:val="000000" w:themeColor="text1"/>
              </w:rPr>
              <w:t>0x00 : Default</w:t>
            </w:r>
          </w:p>
          <w:p w14:paraId="6F728245" w14:textId="77777777" w:rsidR="00BA5E23" w:rsidRPr="00AB4D8F" w:rsidRDefault="00BA5E23" w:rsidP="00BA5E23">
            <w:pPr>
              <w:spacing w:line="230" w:lineRule="atLeast"/>
              <w:rPr>
                <w:color w:val="000000" w:themeColor="text1"/>
              </w:rPr>
            </w:pPr>
            <w:r w:rsidRPr="00AB4D8F">
              <w:rPr>
                <w:rFonts w:cs="Calibri"/>
                <w:color w:val="000000" w:themeColor="text1"/>
              </w:rPr>
              <w:t>0x01 : BPP</w:t>
            </w:r>
          </w:p>
          <w:p w14:paraId="16FC7C4B" w14:textId="77777777" w:rsidR="00BA5E23" w:rsidRPr="00AB4D8F" w:rsidRDefault="00BA5E23" w:rsidP="00BA5E23">
            <w:pPr>
              <w:spacing w:line="230" w:lineRule="atLeast"/>
              <w:rPr>
                <w:color w:val="000000" w:themeColor="text1"/>
              </w:rPr>
            </w:pPr>
            <w:r w:rsidRPr="00AB4D8F">
              <w:rPr>
                <w:rFonts w:cs="Calibri"/>
                <w:color w:val="000000" w:themeColor="text1"/>
              </w:rPr>
              <w:t>0x02 : SFC (Samsung fast Charging)</w:t>
            </w:r>
          </w:p>
          <w:p w14:paraId="6F38FA06" w14:textId="77777777" w:rsidR="00BA5E23" w:rsidRPr="00AB4D8F" w:rsidRDefault="00BA5E23" w:rsidP="00BA5E23">
            <w:pPr>
              <w:spacing w:line="230" w:lineRule="atLeast"/>
              <w:rPr>
                <w:color w:val="000000" w:themeColor="text1"/>
              </w:rPr>
            </w:pPr>
            <w:r w:rsidRPr="00AB4D8F">
              <w:rPr>
                <w:rFonts w:cs="Calibri"/>
                <w:color w:val="000000" w:themeColor="text1"/>
              </w:rPr>
              <w:t>0x03 : EPP</w:t>
            </w:r>
          </w:p>
          <w:p w14:paraId="7AD90F1A" w14:textId="77777777" w:rsidR="00740206" w:rsidRPr="00AB4D8F" w:rsidRDefault="00BA5E23" w:rsidP="00BA5E23">
            <w:pPr>
              <w:rPr>
                <w:rFonts w:cs="Calibri"/>
                <w:color w:val="000000" w:themeColor="text1"/>
              </w:rPr>
            </w:pPr>
            <w:r w:rsidRPr="00AB4D8F">
              <w:rPr>
                <w:rFonts w:cs="Calibri"/>
                <w:color w:val="000000" w:themeColor="text1"/>
              </w:rPr>
              <w:t xml:space="preserve">0x04 </w:t>
            </w:r>
            <w:r w:rsidR="00740206" w:rsidRPr="00AB4D8F">
              <w:rPr>
                <w:rFonts w:cs="Calibri" w:hint="eastAsia"/>
                <w:color w:val="000000" w:themeColor="text1"/>
              </w:rPr>
              <w:t>: MPP</w:t>
            </w:r>
          </w:p>
          <w:p w14:paraId="23DA6D85" w14:textId="67B12E2B" w:rsidR="00BA5E23" w:rsidRPr="00AB4D8F" w:rsidRDefault="00740206" w:rsidP="00BA5E23">
            <w:pPr>
              <w:rPr>
                <w:rFonts w:ascii="현대하모니 M" w:eastAsia="현대하모니 M" w:hAnsi="현대하모니 M"/>
                <w:noProof/>
                <w:color w:val="000000" w:themeColor="text1"/>
                <w:sz w:val="18"/>
                <w:szCs w:val="18"/>
                <w:highlight w:val="yellow"/>
              </w:rPr>
            </w:pPr>
            <w:r w:rsidRPr="00AB4D8F">
              <w:rPr>
                <w:rFonts w:cs="Calibri" w:hint="eastAsia"/>
                <w:color w:val="000000" w:themeColor="text1"/>
              </w:rPr>
              <w:t>0x05</w:t>
            </w:r>
            <w:r w:rsidR="00BA5E23" w:rsidRPr="00AB4D8F">
              <w:rPr>
                <w:rFonts w:cs="Calibri"/>
                <w:color w:val="000000" w:themeColor="text1"/>
              </w:rPr>
              <w:t>~ 0x07 : Reserved</w:t>
            </w:r>
          </w:p>
        </w:tc>
      </w:tr>
      <w:tr w:rsidR="00A63023" w:rsidRPr="009F6E52" w14:paraId="051B9CBF" w14:textId="77777777" w:rsidTr="007628BB">
        <w:trPr>
          <w:trHeight w:val="290"/>
        </w:trPr>
        <w:tc>
          <w:tcPr>
            <w:tcW w:w="1026" w:type="dxa"/>
            <w:tcBorders>
              <w:left w:val="single" w:sz="12" w:space="0" w:color="auto"/>
              <w:right w:val="single" w:sz="8" w:space="0" w:color="auto"/>
            </w:tcBorders>
            <w:shd w:val="clear" w:color="auto" w:fill="auto"/>
            <w:vAlign w:val="center"/>
          </w:tcPr>
          <w:p w14:paraId="70FDEBE4" w14:textId="66E7AA18" w:rsidR="00A63023" w:rsidRPr="00BA5E23" w:rsidRDefault="00A63023" w:rsidP="00A63023">
            <w:pPr>
              <w:jc w:val="center"/>
            </w:pPr>
            <w:r w:rsidRPr="00BA5E23">
              <w:t>#7</w:t>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584F8203" w14:textId="28D1DC3E" w:rsidR="00A63023" w:rsidRPr="00BA5E23" w:rsidRDefault="00A63023" w:rsidP="00A63023">
            <w:pPr>
              <w:jc w:val="center"/>
            </w:pPr>
            <w:r w:rsidRPr="00BA5E23">
              <w:rPr>
                <w:rFonts w:hint="eastAsia"/>
              </w:rPr>
              <w:t>0x1</w:t>
            </w:r>
            <w:r>
              <w:rPr>
                <w:rFonts w:hint="eastAsia"/>
              </w:rPr>
              <w:t>2</w:t>
            </w:r>
          </w:p>
        </w:tc>
        <w:tc>
          <w:tcPr>
            <w:tcW w:w="709" w:type="dxa"/>
            <w:tcBorders>
              <w:left w:val="single" w:sz="8" w:space="0" w:color="auto"/>
              <w:right w:val="single" w:sz="8" w:space="0" w:color="auto"/>
            </w:tcBorders>
            <w:shd w:val="clear" w:color="auto" w:fill="auto"/>
            <w:vAlign w:val="center"/>
          </w:tcPr>
          <w:p w14:paraId="7D3B946A" w14:textId="0D28CFB5" w:rsidR="00A63023" w:rsidRPr="00BA5E23" w:rsidRDefault="00A63023" w:rsidP="00A63023">
            <w:pPr>
              <w:jc w:val="center"/>
            </w:pPr>
            <w:r w:rsidRPr="00BA5E23">
              <w:t> </w:t>
            </w:r>
          </w:p>
        </w:tc>
        <w:tc>
          <w:tcPr>
            <w:tcW w:w="595" w:type="dxa"/>
            <w:tcBorders>
              <w:left w:val="single" w:sz="8" w:space="0" w:color="auto"/>
              <w:right w:val="single" w:sz="8" w:space="0" w:color="auto"/>
            </w:tcBorders>
            <w:shd w:val="clear" w:color="auto" w:fill="auto"/>
            <w:vAlign w:val="center"/>
          </w:tcPr>
          <w:p w14:paraId="3377CF19" w14:textId="77777777" w:rsidR="00A63023" w:rsidRDefault="00A63023" w:rsidP="00A63023">
            <w:pPr>
              <w:spacing w:line="230" w:lineRule="atLeast"/>
              <w:jc w:val="center"/>
            </w:pPr>
            <w:r w:rsidRPr="00BA5E23">
              <w:rPr>
                <w:rFonts w:hint="eastAsia"/>
              </w:rPr>
              <w:t>B0</w:t>
            </w:r>
          </w:p>
          <w:p w14:paraId="6338EDD3" w14:textId="77777777" w:rsidR="00A63023" w:rsidRDefault="00A63023" w:rsidP="00A63023">
            <w:pPr>
              <w:spacing w:line="230" w:lineRule="atLeast"/>
              <w:jc w:val="center"/>
            </w:pPr>
            <w:r>
              <w:rPr>
                <w:rFonts w:hint="eastAsia"/>
              </w:rPr>
              <w:t>B1</w:t>
            </w:r>
          </w:p>
          <w:p w14:paraId="71B992DA" w14:textId="652A9286" w:rsidR="00A63023" w:rsidRPr="00BA5E23" w:rsidRDefault="00A63023" w:rsidP="00A63023">
            <w:pPr>
              <w:spacing w:line="230" w:lineRule="atLeast"/>
              <w:jc w:val="center"/>
            </w:pPr>
            <w:r>
              <w:rPr>
                <w:rFonts w:hint="eastAsia"/>
              </w:rPr>
              <w:t>B2</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743A835" w14:textId="4B4C399E" w:rsidR="00A63023" w:rsidRPr="00BA5E23" w:rsidRDefault="00A63023" w:rsidP="00A63023">
            <w:pPr>
              <w:jc w:val="center"/>
            </w:pPr>
            <w:r w:rsidRPr="00BA5E23">
              <w:rPr>
                <w:rFonts w:hint="eastAsia"/>
              </w:rPr>
              <w:t>Input</w:t>
            </w:r>
          </w:p>
        </w:tc>
        <w:tc>
          <w:tcPr>
            <w:tcW w:w="3232" w:type="dxa"/>
            <w:tcBorders>
              <w:left w:val="single" w:sz="8" w:space="0" w:color="auto"/>
              <w:right w:val="single" w:sz="8" w:space="0" w:color="auto"/>
            </w:tcBorders>
            <w:shd w:val="clear" w:color="auto" w:fill="auto"/>
            <w:noWrap/>
            <w:vAlign w:val="center"/>
          </w:tcPr>
          <w:p w14:paraId="7998F28F" w14:textId="77102CE3" w:rsidR="00A63023" w:rsidRPr="00AB4D8F" w:rsidRDefault="00A63023" w:rsidP="00A63023">
            <w:pPr>
              <w:rPr>
                <w:color w:val="000000" w:themeColor="text1"/>
              </w:rPr>
            </w:pPr>
            <w:r w:rsidRPr="00AB4D8F">
              <w:rPr>
                <w:rFonts w:cs="Calibri" w:hint="eastAsia"/>
                <w:color w:val="000000" w:themeColor="text1"/>
              </w:rPr>
              <w:t xml:space="preserve">WPC2 </w:t>
            </w:r>
            <w:r w:rsidRPr="00AB4D8F">
              <w:rPr>
                <w:rFonts w:cs="Calibri"/>
                <w:color w:val="000000" w:themeColor="text1"/>
              </w:rPr>
              <w:t>Charging mode</w:t>
            </w:r>
          </w:p>
        </w:tc>
        <w:tc>
          <w:tcPr>
            <w:tcW w:w="2410" w:type="dxa"/>
            <w:tcBorders>
              <w:left w:val="single" w:sz="8" w:space="0" w:color="auto"/>
              <w:right w:val="single" w:sz="8" w:space="0" w:color="auto"/>
            </w:tcBorders>
            <w:shd w:val="clear" w:color="auto" w:fill="auto"/>
            <w:noWrap/>
            <w:vAlign w:val="center"/>
          </w:tcPr>
          <w:p w14:paraId="7102EB04" w14:textId="77777777" w:rsidR="00740206" w:rsidRPr="00AB4D8F" w:rsidRDefault="00740206" w:rsidP="00740206">
            <w:pPr>
              <w:spacing w:line="230" w:lineRule="atLeast"/>
              <w:rPr>
                <w:color w:val="000000" w:themeColor="text1"/>
              </w:rPr>
            </w:pPr>
            <w:r w:rsidRPr="00AB4D8F">
              <w:rPr>
                <w:rFonts w:cs="Calibri"/>
                <w:color w:val="000000" w:themeColor="text1"/>
              </w:rPr>
              <w:t>0x00 : Default</w:t>
            </w:r>
          </w:p>
          <w:p w14:paraId="17FEE1BB" w14:textId="77777777" w:rsidR="00740206" w:rsidRPr="00AB4D8F" w:rsidRDefault="00740206" w:rsidP="00740206">
            <w:pPr>
              <w:spacing w:line="230" w:lineRule="atLeast"/>
              <w:rPr>
                <w:color w:val="000000" w:themeColor="text1"/>
              </w:rPr>
            </w:pPr>
            <w:r w:rsidRPr="00AB4D8F">
              <w:rPr>
                <w:rFonts w:cs="Calibri"/>
                <w:color w:val="000000" w:themeColor="text1"/>
              </w:rPr>
              <w:t>0x01 : BPP</w:t>
            </w:r>
          </w:p>
          <w:p w14:paraId="28267E5A" w14:textId="77777777" w:rsidR="00740206" w:rsidRPr="00AB4D8F" w:rsidRDefault="00740206" w:rsidP="00740206">
            <w:pPr>
              <w:spacing w:line="230" w:lineRule="atLeast"/>
              <w:rPr>
                <w:color w:val="000000" w:themeColor="text1"/>
              </w:rPr>
            </w:pPr>
            <w:r w:rsidRPr="00AB4D8F">
              <w:rPr>
                <w:rFonts w:cs="Calibri"/>
                <w:color w:val="000000" w:themeColor="text1"/>
              </w:rPr>
              <w:t>0x02 : SFC (Samsung fast Charging)</w:t>
            </w:r>
          </w:p>
          <w:p w14:paraId="67CA1E1B" w14:textId="77777777" w:rsidR="00740206" w:rsidRPr="00AB4D8F" w:rsidRDefault="00740206" w:rsidP="00740206">
            <w:pPr>
              <w:spacing w:line="230" w:lineRule="atLeast"/>
              <w:rPr>
                <w:color w:val="000000" w:themeColor="text1"/>
              </w:rPr>
            </w:pPr>
            <w:r w:rsidRPr="00AB4D8F">
              <w:rPr>
                <w:rFonts w:cs="Calibri"/>
                <w:color w:val="000000" w:themeColor="text1"/>
              </w:rPr>
              <w:t>0x03 : EPP</w:t>
            </w:r>
          </w:p>
          <w:p w14:paraId="4FF1E2BA" w14:textId="77777777" w:rsidR="00740206" w:rsidRPr="00AB4D8F" w:rsidRDefault="00740206" w:rsidP="00740206">
            <w:pPr>
              <w:rPr>
                <w:rFonts w:cs="Calibri"/>
                <w:color w:val="000000" w:themeColor="text1"/>
              </w:rPr>
            </w:pPr>
            <w:r w:rsidRPr="00AB4D8F">
              <w:rPr>
                <w:rFonts w:cs="Calibri"/>
                <w:color w:val="000000" w:themeColor="text1"/>
              </w:rPr>
              <w:lastRenderedPageBreak/>
              <w:t xml:space="preserve">0x04 </w:t>
            </w:r>
            <w:r w:rsidRPr="00AB4D8F">
              <w:rPr>
                <w:rFonts w:cs="Calibri" w:hint="eastAsia"/>
                <w:color w:val="000000" w:themeColor="text1"/>
              </w:rPr>
              <w:t>: MPP</w:t>
            </w:r>
          </w:p>
          <w:p w14:paraId="7B9E5B25" w14:textId="0D93C926" w:rsidR="00A63023" w:rsidRPr="00AB4D8F" w:rsidRDefault="00740206" w:rsidP="00740206">
            <w:pPr>
              <w:spacing w:line="230" w:lineRule="atLeast"/>
              <w:rPr>
                <w:color w:val="000000" w:themeColor="text1"/>
              </w:rPr>
            </w:pPr>
            <w:r w:rsidRPr="00AB4D8F">
              <w:rPr>
                <w:rFonts w:cs="Calibri" w:hint="eastAsia"/>
                <w:color w:val="000000" w:themeColor="text1"/>
              </w:rPr>
              <w:t>0x05</w:t>
            </w:r>
            <w:r w:rsidRPr="00AB4D8F">
              <w:rPr>
                <w:rFonts w:cs="Calibri"/>
                <w:color w:val="000000" w:themeColor="text1"/>
              </w:rPr>
              <w:t>~ 0x07 : Reserved</w:t>
            </w:r>
          </w:p>
        </w:tc>
      </w:tr>
      <w:tr w:rsidR="00A63023" w:rsidRPr="009F6E52" w14:paraId="06507242" w14:textId="77777777" w:rsidTr="007628BB">
        <w:trPr>
          <w:trHeight w:val="290"/>
        </w:trPr>
        <w:tc>
          <w:tcPr>
            <w:tcW w:w="1026" w:type="dxa"/>
            <w:tcBorders>
              <w:left w:val="single" w:sz="12" w:space="0" w:color="auto"/>
              <w:right w:val="single" w:sz="8" w:space="0" w:color="auto"/>
            </w:tcBorders>
            <w:shd w:val="clear" w:color="auto" w:fill="auto"/>
            <w:vAlign w:val="center"/>
          </w:tcPr>
          <w:p w14:paraId="2A49EECF" w14:textId="5F607520" w:rsidR="00A63023" w:rsidRPr="00BA5E23" w:rsidRDefault="00A63023" w:rsidP="00A63023">
            <w:pPr>
              <w:jc w:val="center"/>
            </w:pPr>
            <w:r w:rsidRPr="00BA5E23">
              <w:lastRenderedPageBreak/>
              <w:t>#</w:t>
            </w:r>
            <w:r>
              <w:rPr>
                <w:rFonts w:hint="eastAsia"/>
              </w:rPr>
              <w:t>8</w:t>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715B47C6" w14:textId="5800BBE0" w:rsidR="00A63023" w:rsidRPr="00BA5E23" w:rsidRDefault="00A63023" w:rsidP="00A63023">
            <w:pPr>
              <w:jc w:val="center"/>
            </w:pPr>
            <w:r w:rsidRPr="00BA5E23">
              <w:rPr>
                <w:rFonts w:hint="eastAsia"/>
              </w:rPr>
              <w:t>0x1</w:t>
            </w:r>
            <w:r>
              <w:rPr>
                <w:rFonts w:hint="eastAsia"/>
              </w:rPr>
              <w:t>5</w:t>
            </w:r>
          </w:p>
        </w:tc>
        <w:tc>
          <w:tcPr>
            <w:tcW w:w="709" w:type="dxa"/>
            <w:tcBorders>
              <w:left w:val="single" w:sz="8" w:space="0" w:color="auto"/>
              <w:right w:val="single" w:sz="8" w:space="0" w:color="auto"/>
            </w:tcBorders>
            <w:shd w:val="clear" w:color="auto" w:fill="auto"/>
            <w:vAlign w:val="center"/>
          </w:tcPr>
          <w:p w14:paraId="55DD6932" w14:textId="684A345B" w:rsidR="00A63023" w:rsidRPr="00BA5E23" w:rsidRDefault="00A63023" w:rsidP="00A63023">
            <w:pPr>
              <w:jc w:val="center"/>
            </w:pPr>
            <w:r w:rsidRPr="00BA5E23">
              <w:t> </w:t>
            </w:r>
          </w:p>
        </w:tc>
        <w:tc>
          <w:tcPr>
            <w:tcW w:w="595" w:type="dxa"/>
            <w:tcBorders>
              <w:left w:val="single" w:sz="8" w:space="0" w:color="auto"/>
              <w:right w:val="single" w:sz="8" w:space="0" w:color="auto"/>
            </w:tcBorders>
            <w:shd w:val="clear" w:color="auto" w:fill="auto"/>
            <w:vAlign w:val="center"/>
          </w:tcPr>
          <w:p w14:paraId="2A197D28" w14:textId="5983E1B9" w:rsidR="00A63023" w:rsidRPr="00BA5E23" w:rsidRDefault="00A63023" w:rsidP="00A63023">
            <w:pPr>
              <w:spacing w:line="230" w:lineRule="atLeast"/>
              <w:jc w:val="center"/>
            </w:pPr>
            <w:r w:rsidRPr="00BA5E23">
              <w:rPr>
                <w:rFonts w:hint="eastAsia"/>
              </w:rPr>
              <w:t>B0</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EE320C7" w14:textId="07A212DC" w:rsidR="00A63023" w:rsidRPr="00BA5E23" w:rsidRDefault="00A63023" w:rsidP="00A63023">
            <w:pPr>
              <w:jc w:val="center"/>
            </w:pPr>
            <w:r w:rsidRPr="00BA5E23">
              <w:rPr>
                <w:rFonts w:hint="eastAsia"/>
              </w:rPr>
              <w:t>Input</w:t>
            </w:r>
          </w:p>
        </w:tc>
        <w:tc>
          <w:tcPr>
            <w:tcW w:w="3232" w:type="dxa"/>
            <w:tcBorders>
              <w:left w:val="single" w:sz="8" w:space="0" w:color="auto"/>
              <w:right w:val="single" w:sz="8" w:space="0" w:color="auto"/>
            </w:tcBorders>
            <w:shd w:val="clear" w:color="auto" w:fill="auto"/>
            <w:noWrap/>
            <w:vAlign w:val="center"/>
          </w:tcPr>
          <w:p w14:paraId="5A6D4370" w14:textId="5130092D" w:rsidR="00A63023" w:rsidRPr="0033387C" w:rsidRDefault="00A63023" w:rsidP="00A63023">
            <w:pPr>
              <w:rPr>
                <w:color w:val="000000" w:themeColor="text1"/>
              </w:rPr>
            </w:pPr>
            <w:commentRangeStart w:id="79"/>
            <w:r w:rsidRPr="0033387C">
              <w:rPr>
                <w:rFonts w:hint="eastAsia"/>
                <w:color w:val="000000" w:themeColor="text1"/>
              </w:rPr>
              <w:t>WPC</w:t>
            </w:r>
            <w:r w:rsidR="00133C4A" w:rsidRPr="0033387C">
              <w:rPr>
                <w:rFonts w:hint="eastAsia"/>
                <w:color w:val="000000" w:themeColor="text1"/>
              </w:rPr>
              <w:t xml:space="preserve"> EPP Mode Authentication state</w:t>
            </w:r>
            <w:r w:rsidRPr="0033387C">
              <w:rPr>
                <w:rFonts w:hint="eastAsia"/>
                <w:color w:val="000000" w:themeColor="text1"/>
              </w:rPr>
              <w:t xml:space="preserve"> </w:t>
            </w:r>
            <w:commentRangeEnd w:id="79"/>
            <w:r w:rsidR="00133C4A" w:rsidRPr="0033387C">
              <w:rPr>
                <w:rStyle w:val="affe"/>
                <w:color w:val="000000" w:themeColor="text1"/>
              </w:rPr>
              <w:commentReference w:id="79"/>
            </w:r>
          </w:p>
        </w:tc>
        <w:tc>
          <w:tcPr>
            <w:tcW w:w="2410" w:type="dxa"/>
            <w:tcBorders>
              <w:left w:val="single" w:sz="8" w:space="0" w:color="auto"/>
              <w:right w:val="single" w:sz="8" w:space="0" w:color="auto"/>
            </w:tcBorders>
            <w:shd w:val="clear" w:color="auto" w:fill="auto"/>
            <w:noWrap/>
            <w:vAlign w:val="center"/>
          </w:tcPr>
          <w:p w14:paraId="43A46DF7" w14:textId="77777777" w:rsidR="00A63023" w:rsidRPr="00BA5E23" w:rsidRDefault="00A63023" w:rsidP="00A63023">
            <w:pPr>
              <w:spacing w:line="230" w:lineRule="atLeast"/>
            </w:pPr>
            <w:r w:rsidRPr="00BA5E23">
              <w:t>0x0 : not auth</w:t>
            </w:r>
          </w:p>
          <w:p w14:paraId="2CC11507" w14:textId="161B7B85" w:rsidR="00A63023" w:rsidRPr="00BA5E23" w:rsidRDefault="00A63023" w:rsidP="00A63023">
            <w:pPr>
              <w:spacing w:line="230" w:lineRule="atLeast"/>
            </w:pPr>
            <w:r w:rsidRPr="00BA5E23">
              <w:t>0x1 : auth</w:t>
            </w:r>
          </w:p>
        </w:tc>
      </w:tr>
      <w:tr w:rsidR="00A63023" w:rsidRPr="009F6E52" w14:paraId="287BB47E" w14:textId="77777777" w:rsidTr="007628BB">
        <w:trPr>
          <w:trHeight w:val="290"/>
        </w:trPr>
        <w:tc>
          <w:tcPr>
            <w:tcW w:w="1026" w:type="dxa"/>
            <w:tcBorders>
              <w:left w:val="single" w:sz="12" w:space="0" w:color="auto"/>
              <w:right w:val="single" w:sz="8" w:space="0" w:color="auto"/>
            </w:tcBorders>
            <w:shd w:val="clear" w:color="auto" w:fill="auto"/>
            <w:vAlign w:val="center"/>
          </w:tcPr>
          <w:p w14:paraId="6E1DA8EA" w14:textId="72AC9A34" w:rsidR="00A63023" w:rsidRPr="00BA5E23" w:rsidRDefault="00A63023" w:rsidP="00A63023">
            <w:pPr>
              <w:jc w:val="center"/>
            </w:pPr>
            <w:r w:rsidRPr="00BA5E23">
              <w:t>#</w:t>
            </w:r>
            <w:r>
              <w:rPr>
                <w:rFonts w:hint="eastAsia"/>
              </w:rPr>
              <w:t>9</w:t>
            </w:r>
          </w:p>
        </w:tc>
        <w:tc>
          <w:tcPr>
            <w:tcW w:w="823" w:type="dxa"/>
            <w:tcBorders>
              <w:top w:val="single" w:sz="8" w:space="0" w:color="auto"/>
              <w:left w:val="single" w:sz="8" w:space="0" w:color="auto"/>
              <w:bottom w:val="single" w:sz="8" w:space="0" w:color="auto"/>
              <w:right w:val="single" w:sz="8" w:space="0" w:color="auto"/>
            </w:tcBorders>
            <w:shd w:val="clear" w:color="auto" w:fill="auto"/>
            <w:vAlign w:val="center"/>
          </w:tcPr>
          <w:p w14:paraId="02E60C07" w14:textId="07BD72EA" w:rsidR="00A63023" w:rsidRPr="00BA5E23" w:rsidRDefault="00A63023" w:rsidP="00A63023">
            <w:pPr>
              <w:jc w:val="center"/>
            </w:pPr>
            <w:r w:rsidRPr="00BA5E23">
              <w:rPr>
                <w:rFonts w:hint="eastAsia"/>
              </w:rPr>
              <w:t>0x1</w:t>
            </w:r>
            <w:r>
              <w:rPr>
                <w:rFonts w:hint="eastAsia"/>
              </w:rPr>
              <w:t>6</w:t>
            </w:r>
          </w:p>
        </w:tc>
        <w:tc>
          <w:tcPr>
            <w:tcW w:w="709" w:type="dxa"/>
            <w:tcBorders>
              <w:left w:val="single" w:sz="8" w:space="0" w:color="auto"/>
              <w:right w:val="single" w:sz="8" w:space="0" w:color="auto"/>
            </w:tcBorders>
            <w:shd w:val="clear" w:color="auto" w:fill="auto"/>
            <w:vAlign w:val="center"/>
          </w:tcPr>
          <w:p w14:paraId="4E681520" w14:textId="255B49D6" w:rsidR="00A63023" w:rsidRPr="00BA5E23" w:rsidRDefault="00A63023" w:rsidP="00A63023">
            <w:pPr>
              <w:jc w:val="center"/>
            </w:pPr>
            <w:r w:rsidRPr="00BA5E23">
              <w:t> </w:t>
            </w:r>
          </w:p>
        </w:tc>
        <w:tc>
          <w:tcPr>
            <w:tcW w:w="595" w:type="dxa"/>
            <w:tcBorders>
              <w:left w:val="single" w:sz="8" w:space="0" w:color="auto"/>
              <w:right w:val="single" w:sz="8" w:space="0" w:color="auto"/>
            </w:tcBorders>
            <w:shd w:val="clear" w:color="auto" w:fill="auto"/>
            <w:vAlign w:val="center"/>
          </w:tcPr>
          <w:p w14:paraId="09FF4964" w14:textId="3A2C603F" w:rsidR="00A63023" w:rsidRPr="00BA5E23" w:rsidRDefault="00A63023" w:rsidP="00A63023">
            <w:pPr>
              <w:spacing w:line="230" w:lineRule="atLeast"/>
              <w:jc w:val="center"/>
            </w:pPr>
            <w:r w:rsidRPr="00BA5E23">
              <w:rPr>
                <w:rFonts w:hint="eastAsia"/>
              </w:rPr>
              <w:t>B0</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1AF46DD" w14:textId="537531FE" w:rsidR="00A63023" w:rsidRPr="00BA5E23" w:rsidRDefault="00A63023" w:rsidP="00A63023">
            <w:pPr>
              <w:jc w:val="center"/>
            </w:pPr>
            <w:r w:rsidRPr="00BA5E23">
              <w:rPr>
                <w:rFonts w:hint="eastAsia"/>
              </w:rPr>
              <w:t>Input</w:t>
            </w:r>
          </w:p>
        </w:tc>
        <w:tc>
          <w:tcPr>
            <w:tcW w:w="3232" w:type="dxa"/>
            <w:tcBorders>
              <w:left w:val="single" w:sz="8" w:space="0" w:color="auto"/>
              <w:right w:val="single" w:sz="8" w:space="0" w:color="auto"/>
            </w:tcBorders>
            <w:shd w:val="clear" w:color="auto" w:fill="auto"/>
            <w:noWrap/>
            <w:vAlign w:val="center"/>
          </w:tcPr>
          <w:p w14:paraId="5C3E5557" w14:textId="3363198A" w:rsidR="00A63023" w:rsidRPr="0033387C" w:rsidRDefault="00A63023" w:rsidP="00A63023">
            <w:pPr>
              <w:rPr>
                <w:color w:val="000000" w:themeColor="text1"/>
              </w:rPr>
            </w:pPr>
            <w:r w:rsidRPr="0033387C">
              <w:rPr>
                <w:rFonts w:hint="eastAsia"/>
                <w:color w:val="000000" w:themeColor="text1"/>
              </w:rPr>
              <w:t>WPC2</w:t>
            </w:r>
            <w:r w:rsidR="00AB4D8F" w:rsidRPr="0033387C">
              <w:rPr>
                <w:rFonts w:hint="eastAsia"/>
                <w:color w:val="000000" w:themeColor="text1"/>
              </w:rPr>
              <w:t xml:space="preserve"> EPP Mode</w:t>
            </w:r>
            <w:r w:rsidRPr="0033387C">
              <w:rPr>
                <w:rFonts w:hint="eastAsia"/>
                <w:color w:val="000000" w:themeColor="text1"/>
              </w:rPr>
              <w:t xml:space="preserve"> </w:t>
            </w:r>
            <w:r w:rsidRPr="0033387C">
              <w:rPr>
                <w:color w:val="000000" w:themeColor="text1"/>
              </w:rPr>
              <w:t>Auth</w:t>
            </w:r>
            <w:r w:rsidR="00AB4D8F" w:rsidRPr="0033387C">
              <w:rPr>
                <w:rFonts w:hint="eastAsia"/>
                <w:color w:val="000000" w:themeColor="text1"/>
              </w:rPr>
              <w:t>entication</w:t>
            </w:r>
            <w:r w:rsidRPr="0033387C">
              <w:rPr>
                <w:color w:val="000000" w:themeColor="text1"/>
              </w:rPr>
              <w:t xml:space="preserve"> state</w:t>
            </w:r>
          </w:p>
        </w:tc>
        <w:tc>
          <w:tcPr>
            <w:tcW w:w="2410" w:type="dxa"/>
            <w:tcBorders>
              <w:left w:val="single" w:sz="8" w:space="0" w:color="auto"/>
              <w:right w:val="single" w:sz="8" w:space="0" w:color="auto"/>
            </w:tcBorders>
            <w:shd w:val="clear" w:color="auto" w:fill="auto"/>
            <w:noWrap/>
            <w:vAlign w:val="center"/>
          </w:tcPr>
          <w:p w14:paraId="28D28A4F" w14:textId="77777777" w:rsidR="00A63023" w:rsidRPr="00BA5E23" w:rsidRDefault="00A63023" w:rsidP="00A63023">
            <w:pPr>
              <w:spacing w:line="230" w:lineRule="atLeast"/>
            </w:pPr>
            <w:r w:rsidRPr="00BA5E23">
              <w:t>0x0 : not auth</w:t>
            </w:r>
          </w:p>
          <w:p w14:paraId="5E5CC844" w14:textId="3010C4E7" w:rsidR="00A63023" w:rsidRPr="00BA5E23" w:rsidRDefault="00A63023" w:rsidP="00A63023">
            <w:pPr>
              <w:spacing w:line="230" w:lineRule="atLeast"/>
            </w:pPr>
            <w:r w:rsidRPr="00BA5E23">
              <w:t>0x1 : auth</w:t>
            </w:r>
          </w:p>
        </w:tc>
      </w:tr>
    </w:tbl>
    <w:p w14:paraId="6F6B040B" w14:textId="6AF5DB5A" w:rsidR="000769D6" w:rsidRPr="009F6E52" w:rsidRDefault="000769D6" w:rsidP="000769D6">
      <w:pPr>
        <w:rPr>
          <w:color w:val="FF0000"/>
        </w:rPr>
      </w:pPr>
    </w:p>
    <w:p w14:paraId="778719F8" w14:textId="77777777" w:rsidR="000769D6" w:rsidRDefault="000769D6" w:rsidP="000769D6">
      <w:pPr>
        <w:pStyle w:val="41"/>
      </w:pPr>
      <w:bookmarkStart w:id="80" w:name="_Toc110871867"/>
      <w:r>
        <w:rPr>
          <w:rFonts w:hint="eastAsia"/>
        </w:rPr>
        <w:t>ES95486-00 UDS on CAN (2세대 CAN 적용 차종)</w:t>
      </w:r>
      <w:bookmarkEnd w:id="80"/>
    </w:p>
    <w:p w14:paraId="14FC4897" w14:textId="77777777" w:rsidR="000769D6" w:rsidRPr="00714919" w:rsidRDefault="000769D6" w:rsidP="000769D6"/>
    <w:tbl>
      <w:tblPr>
        <w:tblW w:w="9787"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026"/>
        <w:gridCol w:w="709"/>
        <w:gridCol w:w="709"/>
        <w:gridCol w:w="539"/>
        <w:gridCol w:w="1020"/>
        <w:gridCol w:w="3374"/>
        <w:gridCol w:w="2410"/>
      </w:tblGrid>
      <w:tr w:rsidR="000769D6" w:rsidRPr="00856BCE" w14:paraId="12D6556A" w14:textId="77777777" w:rsidTr="009F6E52">
        <w:trPr>
          <w:trHeight w:val="473"/>
        </w:trPr>
        <w:tc>
          <w:tcPr>
            <w:tcW w:w="1026"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2D798852"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Data Byte</w:t>
            </w:r>
          </w:p>
        </w:tc>
        <w:tc>
          <w:tcPr>
            <w:tcW w:w="709"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2A6F85DC"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PID</w:t>
            </w:r>
          </w:p>
        </w:tc>
        <w:tc>
          <w:tcPr>
            <w:tcW w:w="709"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136F1B1F"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Hex Value</w:t>
            </w:r>
          </w:p>
        </w:tc>
        <w:tc>
          <w:tcPr>
            <w:tcW w:w="539" w:type="dxa"/>
            <w:tcBorders>
              <w:top w:val="single" w:sz="12" w:space="0" w:color="auto"/>
              <w:left w:val="single" w:sz="8" w:space="0" w:color="auto"/>
              <w:bottom w:val="single" w:sz="12" w:space="0" w:color="auto"/>
              <w:right w:val="single" w:sz="8" w:space="0" w:color="auto"/>
            </w:tcBorders>
            <w:shd w:val="clear" w:color="auto" w:fill="BFBFBF"/>
            <w:vAlign w:val="center"/>
          </w:tcPr>
          <w:p w14:paraId="287031B4"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Bit</w:t>
            </w:r>
          </w:p>
        </w:tc>
        <w:tc>
          <w:tcPr>
            <w:tcW w:w="4394" w:type="dxa"/>
            <w:gridSpan w:val="2"/>
            <w:tcBorders>
              <w:top w:val="single" w:sz="12" w:space="0" w:color="auto"/>
              <w:left w:val="single" w:sz="8" w:space="0" w:color="auto"/>
              <w:bottom w:val="single" w:sz="12" w:space="0" w:color="auto"/>
              <w:right w:val="single" w:sz="8" w:space="0" w:color="auto"/>
            </w:tcBorders>
            <w:shd w:val="clear" w:color="auto" w:fill="BFBFBF"/>
            <w:vAlign w:val="center"/>
            <w:hideMark/>
          </w:tcPr>
          <w:p w14:paraId="732F9E21"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Description</w:t>
            </w:r>
          </w:p>
        </w:tc>
        <w:tc>
          <w:tcPr>
            <w:tcW w:w="241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04D24CBB" w14:textId="77777777" w:rsidR="000769D6" w:rsidRPr="00856BCE" w:rsidRDefault="000769D6" w:rsidP="008674AD">
            <w:pPr>
              <w:jc w:val="center"/>
              <w:rPr>
                <w:rFonts w:ascii="현대하모니 M" w:eastAsia="현대하모니 M" w:hAnsi="현대하모니 M"/>
                <w:bCs/>
                <w:noProof/>
                <w:sz w:val="18"/>
                <w:szCs w:val="18"/>
              </w:rPr>
            </w:pPr>
            <w:r w:rsidRPr="00856BCE">
              <w:rPr>
                <w:rFonts w:ascii="현대하모니 M" w:eastAsia="현대하모니 M" w:hAnsi="현대하모니 M" w:hint="eastAsia"/>
                <w:bCs/>
                <w:noProof/>
                <w:sz w:val="18"/>
                <w:szCs w:val="18"/>
              </w:rPr>
              <w:t>Remark</w:t>
            </w:r>
          </w:p>
        </w:tc>
      </w:tr>
      <w:tr w:rsidR="000769D6" w:rsidRPr="00856BCE" w14:paraId="78FDAD6C" w14:textId="77777777" w:rsidTr="009F6E52">
        <w:trPr>
          <w:trHeight w:val="275"/>
        </w:trPr>
        <w:tc>
          <w:tcPr>
            <w:tcW w:w="1026" w:type="dxa"/>
            <w:vMerge w:val="restart"/>
            <w:tcBorders>
              <w:top w:val="single" w:sz="12" w:space="0" w:color="auto"/>
              <w:left w:val="single" w:sz="12" w:space="0" w:color="auto"/>
              <w:bottom w:val="single" w:sz="8" w:space="0" w:color="auto"/>
              <w:right w:val="single" w:sz="8" w:space="0" w:color="auto"/>
            </w:tcBorders>
            <w:shd w:val="clear" w:color="auto" w:fill="auto"/>
            <w:vAlign w:val="center"/>
            <w:hideMark/>
          </w:tcPr>
          <w:p w14:paraId="43976ED1" w14:textId="77777777" w:rsidR="000769D6" w:rsidRPr="00856BCE" w:rsidRDefault="000769D6" w:rsidP="008674AD">
            <w:pPr>
              <w:jc w:val="cente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#0 ~ #3</w:t>
            </w:r>
          </w:p>
        </w:tc>
        <w:tc>
          <w:tcPr>
            <w:tcW w:w="709"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23832151" w14:textId="77777777" w:rsidR="000769D6" w:rsidRPr="00856BCE" w:rsidRDefault="000769D6" w:rsidP="008674AD">
            <w:pPr>
              <w:jc w:val="cente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0x00</w:t>
            </w:r>
          </w:p>
        </w:tc>
        <w:tc>
          <w:tcPr>
            <w:tcW w:w="709"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78A1EEA6" w14:textId="77777777" w:rsidR="000769D6" w:rsidRPr="00856BCE" w:rsidRDefault="000769D6" w:rsidP="008674AD">
            <w:pPr>
              <w:jc w:val="cente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XX</w:t>
            </w:r>
          </w:p>
        </w:tc>
        <w:tc>
          <w:tcPr>
            <w:tcW w:w="539" w:type="dxa"/>
            <w:vMerge w:val="restart"/>
            <w:tcBorders>
              <w:top w:val="single" w:sz="12" w:space="0" w:color="auto"/>
              <w:left w:val="single" w:sz="8" w:space="0" w:color="auto"/>
              <w:right w:val="single" w:sz="8" w:space="0" w:color="auto"/>
            </w:tcBorders>
            <w:shd w:val="clear" w:color="auto" w:fill="auto"/>
            <w:vAlign w:val="center"/>
          </w:tcPr>
          <w:p w14:paraId="774D486B" w14:textId="77777777" w:rsidR="000769D6" w:rsidRPr="00856BCE" w:rsidRDefault="000769D6" w:rsidP="008674AD">
            <w:pPr>
              <w:jc w:val="cente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w:t>
            </w:r>
          </w:p>
        </w:tc>
        <w:tc>
          <w:tcPr>
            <w:tcW w:w="1020" w:type="dxa"/>
            <w:vMerge w:val="restart"/>
            <w:tcBorders>
              <w:top w:val="single" w:sz="12" w:space="0" w:color="auto"/>
              <w:left w:val="single" w:sz="8" w:space="0" w:color="auto"/>
              <w:bottom w:val="single" w:sz="8" w:space="0" w:color="auto"/>
              <w:right w:val="single" w:sz="8" w:space="0" w:color="auto"/>
            </w:tcBorders>
            <w:shd w:val="clear" w:color="auto" w:fill="auto"/>
            <w:vAlign w:val="center"/>
            <w:hideMark/>
          </w:tcPr>
          <w:p w14:paraId="6AE02349" w14:textId="77777777" w:rsidR="000769D6" w:rsidRPr="00856BCE" w:rsidRDefault="000769D6" w:rsidP="008674AD">
            <w:pPr>
              <w:jc w:val="cente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Supported PID</w:t>
            </w:r>
          </w:p>
        </w:tc>
        <w:tc>
          <w:tcPr>
            <w:tcW w:w="3374"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33B68F72"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Supported PID</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0x01 ~ 0x20</w:t>
            </w:r>
          </w:p>
        </w:tc>
        <w:tc>
          <w:tcPr>
            <w:tcW w:w="241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7DA9DFDA"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0 = not supported,</w:t>
            </w:r>
          </w:p>
        </w:tc>
      </w:tr>
      <w:tr w:rsidR="000769D6" w:rsidRPr="00856BCE" w14:paraId="60B0D112"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36F2F28F"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1502833"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1B22F49C" w14:textId="77777777" w:rsidR="000769D6" w:rsidRPr="00856BCE" w:rsidRDefault="000769D6" w:rsidP="008674AD">
            <w:pPr>
              <w:rPr>
                <w:rFonts w:ascii="현대하모니 M" w:eastAsia="현대하모니 M" w:hAnsi="현대하모니 M"/>
                <w:noProof/>
                <w:sz w:val="18"/>
                <w:szCs w:val="18"/>
              </w:rPr>
            </w:pPr>
          </w:p>
        </w:tc>
        <w:tc>
          <w:tcPr>
            <w:tcW w:w="539" w:type="dxa"/>
            <w:vMerge/>
            <w:tcBorders>
              <w:left w:val="single" w:sz="8" w:space="0" w:color="auto"/>
              <w:right w:val="single" w:sz="8" w:space="0" w:color="auto"/>
            </w:tcBorders>
            <w:shd w:val="clear" w:color="auto" w:fill="auto"/>
          </w:tcPr>
          <w:p w14:paraId="270ED479" w14:textId="77777777" w:rsidR="000769D6" w:rsidRPr="00856BCE" w:rsidRDefault="000769D6" w:rsidP="008674AD">
            <w:pPr>
              <w:jc w:val="center"/>
              <w:rPr>
                <w:rFonts w:ascii="현대하모니 M" w:eastAsia="현대하모니 M" w:hAnsi="현대하모니 M"/>
                <w:noProof/>
                <w:sz w:val="18"/>
                <w:szCs w:val="18"/>
              </w:rPr>
            </w:pPr>
          </w:p>
        </w:tc>
        <w:tc>
          <w:tcPr>
            <w:tcW w:w="102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7EF9EA96" w14:textId="77777777" w:rsidR="000769D6" w:rsidRPr="00856BCE" w:rsidRDefault="000769D6" w:rsidP="008674AD">
            <w:pPr>
              <w:rPr>
                <w:rFonts w:ascii="현대하모니 M" w:eastAsia="현대하모니 M" w:hAnsi="현대하모니 M"/>
                <w:noProof/>
                <w:sz w:val="18"/>
                <w:szCs w:val="18"/>
              </w:rPr>
            </w:pP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A98B61"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Response</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4 Byte (A, B, C, D)</w:t>
            </w:r>
          </w:p>
        </w:tc>
        <w:tc>
          <w:tcPr>
            <w:tcW w:w="241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54F111"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1 = supported</w:t>
            </w:r>
          </w:p>
        </w:tc>
      </w:tr>
      <w:tr w:rsidR="000769D6" w:rsidRPr="00856BCE" w14:paraId="190A8A45"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7A518CB5"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258FEE8C"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1DBF2ED4" w14:textId="77777777" w:rsidR="000769D6" w:rsidRPr="00856BCE" w:rsidRDefault="000769D6" w:rsidP="008674AD">
            <w:pPr>
              <w:rPr>
                <w:rFonts w:ascii="현대하모니 M" w:eastAsia="현대하모니 M" w:hAnsi="현대하모니 M"/>
                <w:noProof/>
                <w:sz w:val="18"/>
                <w:szCs w:val="18"/>
              </w:rPr>
            </w:pPr>
          </w:p>
        </w:tc>
        <w:tc>
          <w:tcPr>
            <w:tcW w:w="539" w:type="dxa"/>
            <w:vMerge/>
            <w:tcBorders>
              <w:left w:val="single" w:sz="8" w:space="0" w:color="auto"/>
              <w:right w:val="single" w:sz="8" w:space="0" w:color="auto"/>
            </w:tcBorders>
            <w:shd w:val="clear" w:color="auto" w:fill="auto"/>
          </w:tcPr>
          <w:p w14:paraId="4A7436CF" w14:textId="77777777" w:rsidR="000769D6" w:rsidRPr="00856BCE" w:rsidRDefault="000769D6" w:rsidP="008674AD">
            <w:pPr>
              <w:jc w:val="center"/>
              <w:rPr>
                <w:rFonts w:ascii="현대하모니 M" w:eastAsia="현대하모니 M" w:hAnsi="현대하모니 M"/>
                <w:noProof/>
                <w:sz w:val="18"/>
                <w:szCs w:val="18"/>
              </w:rPr>
            </w:pPr>
          </w:p>
        </w:tc>
        <w:tc>
          <w:tcPr>
            <w:tcW w:w="102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67677B17" w14:textId="77777777" w:rsidR="000769D6" w:rsidRPr="00856BCE" w:rsidRDefault="000769D6" w:rsidP="008674AD">
            <w:pPr>
              <w:rPr>
                <w:rFonts w:ascii="현대하모니 M" w:eastAsia="현대하모니 M" w:hAnsi="현대하모니 M"/>
                <w:noProof/>
                <w:sz w:val="18"/>
                <w:szCs w:val="18"/>
              </w:rPr>
            </w:pP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7E9FDAC"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Byte #0</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xml:space="preserve">: PID 0x01~0x08, </w:t>
            </w:r>
          </w:p>
          <w:p w14:paraId="36B55A92"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Byte #1</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PID 0x09~0x10</w:t>
            </w:r>
          </w:p>
        </w:tc>
        <w:tc>
          <w:tcPr>
            <w:tcW w:w="241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6605786"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 xml:space="preserve">　</w:t>
            </w:r>
          </w:p>
        </w:tc>
      </w:tr>
      <w:tr w:rsidR="000769D6" w:rsidRPr="00856BCE" w14:paraId="39F76F5F" w14:textId="77777777" w:rsidTr="009F6E52">
        <w:trPr>
          <w:trHeight w:val="275"/>
        </w:trPr>
        <w:tc>
          <w:tcPr>
            <w:tcW w:w="1026" w:type="dxa"/>
            <w:vMerge/>
            <w:tcBorders>
              <w:top w:val="single" w:sz="12" w:space="0" w:color="auto"/>
              <w:left w:val="single" w:sz="12" w:space="0" w:color="auto"/>
              <w:bottom w:val="single" w:sz="8" w:space="0" w:color="auto"/>
              <w:right w:val="single" w:sz="8" w:space="0" w:color="auto"/>
            </w:tcBorders>
            <w:shd w:val="clear" w:color="auto" w:fill="auto"/>
            <w:vAlign w:val="center"/>
            <w:hideMark/>
          </w:tcPr>
          <w:p w14:paraId="446743B2"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89CDA35" w14:textId="77777777" w:rsidR="000769D6" w:rsidRPr="00856BCE" w:rsidRDefault="000769D6" w:rsidP="008674AD">
            <w:pPr>
              <w:rPr>
                <w:rFonts w:ascii="현대하모니 M" w:eastAsia="현대하모니 M" w:hAnsi="현대하모니 M"/>
                <w:noProof/>
                <w:sz w:val="18"/>
                <w:szCs w:val="18"/>
              </w:rPr>
            </w:pPr>
          </w:p>
        </w:tc>
        <w:tc>
          <w:tcPr>
            <w:tcW w:w="709"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446BF53A" w14:textId="77777777" w:rsidR="000769D6" w:rsidRPr="00856BCE" w:rsidRDefault="000769D6" w:rsidP="008674AD">
            <w:pPr>
              <w:rPr>
                <w:rFonts w:ascii="현대하모니 M" w:eastAsia="현대하모니 M" w:hAnsi="현대하모니 M"/>
                <w:noProof/>
                <w:sz w:val="18"/>
                <w:szCs w:val="18"/>
              </w:rPr>
            </w:pPr>
          </w:p>
        </w:tc>
        <w:tc>
          <w:tcPr>
            <w:tcW w:w="539" w:type="dxa"/>
            <w:vMerge/>
            <w:tcBorders>
              <w:left w:val="single" w:sz="8" w:space="0" w:color="auto"/>
              <w:bottom w:val="single" w:sz="8" w:space="0" w:color="auto"/>
              <w:right w:val="single" w:sz="8" w:space="0" w:color="auto"/>
            </w:tcBorders>
            <w:shd w:val="clear" w:color="auto" w:fill="auto"/>
          </w:tcPr>
          <w:p w14:paraId="7CAB80F7" w14:textId="77777777" w:rsidR="000769D6" w:rsidRPr="00856BCE" w:rsidRDefault="000769D6" w:rsidP="008674AD">
            <w:pPr>
              <w:jc w:val="center"/>
              <w:rPr>
                <w:rFonts w:ascii="현대하모니 M" w:eastAsia="현대하모니 M" w:hAnsi="현대하모니 M"/>
                <w:noProof/>
                <w:sz w:val="18"/>
                <w:szCs w:val="18"/>
              </w:rPr>
            </w:pPr>
          </w:p>
        </w:tc>
        <w:tc>
          <w:tcPr>
            <w:tcW w:w="1020" w:type="dxa"/>
            <w:vMerge/>
            <w:tcBorders>
              <w:top w:val="single" w:sz="12" w:space="0" w:color="auto"/>
              <w:left w:val="single" w:sz="8" w:space="0" w:color="auto"/>
              <w:bottom w:val="single" w:sz="8" w:space="0" w:color="auto"/>
              <w:right w:val="single" w:sz="8" w:space="0" w:color="auto"/>
            </w:tcBorders>
            <w:shd w:val="clear" w:color="auto" w:fill="auto"/>
            <w:vAlign w:val="center"/>
            <w:hideMark/>
          </w:tcPr>
          <w:p w14:paraId="5A7F8E32" w14:textId="77777777" w:rsidR="000769D6" w:rsidRPr="00856BCE" w:rsidRDefault="000769D6" w:rsidP="008674AD">
            <w:pPr>
              <w:rPr>
                <w:rFonts w:ascii="현대하모니 M" w:eastAsia="현대하모니 M" w:hAnsi="현대하모니 M"/>
                <w:noProof/>
                <w:sz w:val="18"/>
                <w:szCs w:val="18"/>
              </w:rPr>
            </w:pP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A7F07C7"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Byte #2</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xml:space="preserve">: PID 0x11~0x18, </w:t>
            </w:r>
          </w:p>
          <w:p w14:paraId="265A418D"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Byte #3</w:t>
            </w:r>
            <w:r w:rsidRPr="00856BCE">
              <w:rPr>
                <w:rFonts w:ascii="바탕" w:eastAsia="바탕" w:hAnsi="바탕" w:cs="바탕" w:hint="eastAsia"/>
                <w:noProof/>
                <w:sz w:val="18"/>
                <w:szCs w:val="18"/>
              </w:rPr>
              <w:t> </w:t>
            </w:r>
            <w:r w:rsidRPr="00856BCE">
              <w:rPr>
                <w:rFonts w:ascii="현대하모니 M" w:eastAsia="현대하모니 M" w:hAnsi="현대하모니 M" w:hint="eastAsia"/>
                <w:noProof/>
                <w:sz w:val="18"/>
                <w:szCs w:val="18"/>
              </w:rPr>
              <w:t>: PID 0x19~0x20</w:t>
            </w:r>
          </w:p>
        </w:tc>
        <w:tc>
          <w:tcPr>
            <w:tcW w:w="241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F91730B" w14:textId="77777777" w:rsidR="000769D6" w:rsidRPr="00856BCE" w:rsidRDefault="000769D6" w:rsidP="008674AD">
            <w:pPr>
              <w:rPr>
                <w:rFonts w:ascii="현대하모니 M" w:eastAsia="현대하모니 M" w:hAnsi="현대하모니 M"/>
                <w:noProof/>
                <w:sz w:val="18"/>
                <w:szCs w:val="18"/>
              </w:rPr>
            </w:pPr>
            <w:r w:rsidRPr="00856BCE">
              <w:rPr>
                <w:rFonts w:ascii="현대하모니 M" w:eastAsia="현대하모니 M" w:hAnsi="현대하모니 M" w:hint="eastAsia"/>
                <w:noProof/>
                <w:sz w:val="18"/>
                <w:szCs w:val="18"/>
              </w:rPr>
              <w:t xml:space="preserve">　</w:t>
            </w:r>
          </w:p>
        </w:tc>
      </w:tr>
      <w:tr w:rsidR="000769D6" w:rsidRPr="00070650" w14:paraId="13AB5902" w14:textId="77777777" w:rsidTr="009F6E52">
        <w:trPr>
          <w:trHeight w:val="290"/>
        </w:trPr>
        <w:tc>
          <w:tcPr>
            <w:tcW w:w="1026" w:type="dxa"/>
            <w:vMerge w:val="restart"/>
            <w:tcBorders>
              <w:top w:val="single" w:sz="8" w:space="0" w:color="auto"/>
              <w:left w:val="single" w:sz="12" w:space="0" w:color="auto"/>
              <w:right w:val="single" w:sz="8" w:space="0" w:color="auto"/>
            </w:tcBorders>
            <w:shd w:val="clear" w:color="auto" w:fill="auto"/>
            <w:vAlign w:val="center"/>
            <w:hideMark/>
          </w:tcPr>
          <w:p w14:paraId="64786B72"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#4</w:t>
            </w: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BEEFBE"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0x01</w:t>
            </w:r>
          </w:p>
        </w:tc>
        <w:tc>
          <w:tcPr>
            <w:tcW w:w="709" w:type="dxa"/>
            <w:vMerge w:val="restart"/>
            <w:tcBorders>
              <w:top w:val="single" w:sz="8" w:space="0" w:color="auto"/>
              <w:left w:val="single" w:sz="8" w:space="0" w:color="auto"/>
              <w:right w:val="single" w:sz="8" w:space="0" w:color="auto"/>
            </w:tcBorders>
            <w:shd w:val="clear" w:color="auto" w:fill="auto"/>
            <w:vAlign w:val="center"/>
            <w:hideMark/>
          </w:tcPr>
          <w:p w14:paraId="0A004B7B"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XX</w:t>
            </w:r>
          </w:p>
        </w:tc>
        <w:tc>
          <w:tcPr>
            <w:tcW w:w="539" w:type="dxa"/>
            <w:tcBorders>
              <w:top w:val="single" w:sz="8" w:space="0" w:color="auto"/>
              <w:left w:val="single" w:sz="8" w:space="0" w:color="auto"/>
              <w:right w:val="single" w:sz="8" w:space="0" w:color="auto"/>
            </w:tcBorders>
            <w:shd w:val="clear" w:color="auto" w:fill="auto"/>
            <w:vAlign w:val="center"/>
          </w:tcPr>
          <w:p w14:paraId="485C601C"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0</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ADFF561"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CD55099"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ACC</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3E81C690"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(0:OFF / 1:ON)</w:t>
            </w:r>
          </w:p>
        </w:tc>
      </w:tr>
      <w:tr w:rsidR="000769D6" w:rsidRPr="00856BCE" w14:paraId="25E1ED72"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2F825B46"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F45317"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0x02</w:t>
            </w:r>
          </w:p>
        </w:tc>
        <w:tc>
          <w:tcPr>
            <w:tcW w:w="709" w:type="dxa"/>
            <w:vMerge/>
            <w:tcBorders>
              <w:left w:val="single" w:sz="8" w:space="0" w:color="auto"/>
              <w:right w:val="single" w:sz="8" w:space="0" w:color="auto"/>
            </w:tcBorders>
            <w:shd w:val="clear" w:color="auto" w:fill="auto"/>
            <w:vAlign w:val="center"/>
          </w:tcPr>
          <w:p w14:paraId="562457D8"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4B4AE60A"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1</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367EF0B"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54A3192"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Amber LED On/Off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5A5C66D5"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(0:OFF / 1:ON)</w:t>
            </w:r>
          </w:p>
        </w:tc>
      </w:tr>
      <w:tr w:rsidR="000769D6" w:rsidRPr="00856BCE" w14:paraId="50C20808"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675EEFC0"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208193"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0x03</w:t>
            </w:r>
          </w:p>
        </w:tc>
        <w:tc>
          <w:tcPr>
            <w:tcW w:w="709" w:type="dxa"/>
            <w:vMerge/>
            <w:tcBorders>
              <w:left w:val="single" w:sz="8" w:space="0" w:color="auto"/>
              <w:right w:val="single" w:sz="8" w:space="0" w:color="auto"/>
            </w:tcBorders>
            <w:shd w:val="clear" w:color="auto" w:fill="auto"/>
            <w:vAlign w:val="center"/>
          </w:tcPr>
          <w:p w14:paraId="3A17C2AA"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3C93BA91"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2</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69191B"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CF4DEC5"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Amber Blinking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59133416"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(0:OFF / 1:</w:t>
            </w:r>
            <w:r w:rsidRPr="00463D16">
              <w:rPr>
                <w:rFonts w:ascii="현대하모니 M" w:eastAsia="현대하모니 M" w:hAnsi="현대하모니 M" w:hint="eastAsia"/>
                <w:noProof/>
                <w:color w:val="000000" w:themeColor="text1"/>
                <w:sz w:val="18"/>
                <w:szCs w:val="18"/>
              </w:rPr>
              <w:t>Blinking</w:t>
            </w:r>
            <w:r w:rsidRPr="00463D16">
              <w:rPr>
                <w:rFonts w:ascii="현대하모니 M" w:eastAsia="현대하모니 M" w:hAnsi="현대하모니 M"/>
                <w:noProof/>
                <w:color w:val="000000" w:themeColor="text1"/>
                <w:sz w:val="18"/>
                <w:szCs w:val="18"/>
              </w:rPr>
              <w:t>)</w:t>
            </w:r>
          </w:p>
        </w:tc>
      </w:tr>
      <w:tr w:rsidR="000769D6" w:rsidRPr="00856BCE" w14:paraId="5DB6203B"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3EBB0528"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C198BD"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0x04</w:t>
            </w:r>
          </w:p>
        </w:tc>
        <w:tc>
          <w:tcPr>
            <w:tcW w:w="709" w:type="dxa"/>
            <w:vMerge/>
            <w:tcBorders>
              <w:left w:val="single" w:sz="8" w:space="0" w:color="auto"/>
              <w:right w:val="single" w:sz="8" w:space="0" w:color="auto"/>
            </w:tcBorders>
            <w:shd w:val="clear" w:color="auto" w:fill="auto"/>
            <w:vAlign w:val="center"/>
          </w:tcPr>
          <w:p w14:paraId="490D4FE5"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1EBED7BD"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B3</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A673572"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47A0A58"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Green LED On/Off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417D89FD"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(0:OFF / 1:ON)</w:t>
            </w:r>
          </w:p>
          <w:p w14:paraId="58EB80B9" w14:textId="7C91E0C2" w:rsidR="00B718BA" w:rsidRPr="00463D16" w:rsidRDefault="00B718BA" w:rsidP="00B718BA">
            <w:pPr>
              <w:rPr>
                <w:rFonts w:ascii="현대하모니 M" w:eastAsia="현대하모니 M" w:hAnsi="현대하모니 M"/>
                <w:noProof/>
                <w:color w:val="000000" w:themeColor="text1"/>
                <w:sz w:val="18"/>
                <w:szCs w:val="18"/>
              </w:rPr>
            </w:pPr>
            <w:r w:rsidRPr="00463D16">
              <w:rPr>
                <w:rFonts w:ascii="현대하모니 L" w:eastAsia="현대하모니 L" w:hAnsi="현대하모니 L" w:hint="eastAsia"/>
                <w:noProof/>
                <w:color w:val="000000" w:themeColor="text1"/>
                <w:sz w:val="18"/>
                <w:szCs w:val="18"/>
              </w:rPr>
              <w:t>Animation</w:t>
            </w:r>
            <w:r w:rsidRPr="00463D16">
              <w:rPr>
                <w:rFonts w:ascii="현대하모니 L" w:eastAsia="현대하모니 L" w:hAnsi="현대하모니 L"/>
                <w:noProof/>
                <w:color w:val="000000" w:themeColor="text1"/>
                <w:sz w:val="18"/>
                <w:szCs w:val="18"/>
              </w:rPr>
              <w:t xml:space="preserve"> </w:t>
            </w:r>
            <w:r w:rsidRPr="00463D16">
              <w:rPr>
                <w:rFonts w:ascii="현대하모니 L" w:eastAsia="현대하모니 L" w:hAnsi="현대하모니 L" w:hint="eastAsia"/>
                <w:noProof/>
                <w:color w:val="000000" w:themeColor="text1"/>
                <w:sz w:val="18"/>
                <w:szCs w:val="18"/>
              </w:rPr>
              <w:t>동</w:t>
            </w:r>
            <w:r w:rsidRPr="00463D16">
              <w:rPr>
                <w:rFonts w:ascii="현대하모니 L" w:eastAsia="현대하모니 L" w:hAnsi="현대하모니 L" w:cs="바탕" w:hint="eastAsia"/>
                <w:noProof/>
                <w:color w:val="000000" w:themeColor="text1"/>
                <w:sz w:val="18"/>
                <w:szCs w:val="18"/>
              </w:rPr>
              <w:t xml:space="preserve">작시 </w:t>
            </w:r>
            <w:r w:rsidRPr="00463D16">
              <w:rPr>
                <w:rFonts w:ascii="현대하모니 L" w:eastAsia="현대하모니 L" w:hAnsi="현대하모니 L" w:cs="바탕"/>
                <w:noProof/>
                <w:color w:val="000000" w:themeColor="text1"/>
                <w:sz w:val="18"/>
                <w:szCs w:val="18"/>
              </w:rPr>
              <w:t>‘1:</w:t>
            </w:r>
            <w:r w:rsidRPr="00463D16">
              <w:rPr>
                <w:rFonts w:ascii="현대하모니 L" w:eastAsia="현대하모니 L" w:hAnsi="현대하모니 L" w:cs="바탕" w:hint="eastAsia"/>
                <w:noProof/>
                <w:color w:val="000000" w:themeColor="text1"/>
                <w:sz w:val="18"/>
                <w:szCs w:val="18"/>
              </w:rPr>
              <w:t>ON</w:t>
            </w:r>
            <w:r w:rsidRPr="00463D16">
              <w:rPr>
                <w:rFonts w:ascii="현대하모니 L" w:eastAsia="현대하모니 L" w:hAnsi="현대하모니 L" w:cs="바탕"/>
                <w:noProof/>
                <w:color w:val="000000" w:themeColor="text1"/>
                <w:sz w:val="18"/>
                <w:szCs w:val="18"/>
              </w:rPr>
              <w:t xml:space="preserve">’ </w:t>
            </w:r>
            <w:r w:rsidRPr="00463D16">
              <w:rPr>
                <w:rFonts w:ascii="현대하모니 L" w:eastAsia="현대하모니 L" w:hAnsi="현대하모니 L" w:cs="바탕" w:hint="eastAsia"/>
                <w:noProof/>
                <w:color w:val="000000" w:themeColor="text1"/>
                <w:sz w:val="18"/>
                <w:szCs w:val="18"/>
              </w:rPr>
              <w:t>으로 출력</w:t>
            </w:r>
          </w:p>
        </w:tc>
      </w:tr>
      <w:tr w:rsidR="000769D6" w:rsidRPr="00856BCE" w14:paraId="423B957C"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2EFF6E45"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362A0E"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0x05</w:t>
            </w:r>
          </w:p>
        </w:tc>
        <w:tc>
          <w:tcPr>
            <w:tcW w:w="709" w:type="dxa"/>
            <w:vMerge/>
            <w:tcBorders>
              <w:left w:val="single" w:sz="8" w:space="0" w:color="auto"/>
              <w:right w:val="single" w:sz="8" w:space="0" w:color="auto"/>
            </w:tcBorders>
            <w:shd w:val="clear" w:color="auto" w:fill="auto"/>
            <w:vAlign w:val="center"/>
          </w:tcPr>
          <w:p w14:paraId="70F81E85"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79B7C06F"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4</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95E66BA"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5979F8C"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SMK LF Searching Signal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34D09D9E"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(0:OFF / 1:ON)</w:t>
            </w:r>
          </w:p>
        </w:tc>
      </w:tr>
      <w:tr w:rsidR="000769D6" w:rsidRPr="00856BCE" w14:paraId="48DFCF0C"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02E27CC9"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D9CA1D"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0x06</w:t>
            </w:r>
          </w:p>
        </w:tc>
        <w:tc>
          <w:tcPr>
            <w:tcW w:w="709" w:type="dxa"/>
            <w:vMerge/>
            <w:tcBorders>
              <w:left w:val="single" w:sz="8" w:space="0" w:color="auto"/>
              <w:right w:val="single" w:sz="8" w:space="0" w:color="auto"/>
            </w:tcBorders>
            <w:shd w:val="clear" w:color="auto" w:fill="auto"/>
            <w:vAlign w:val="center"/>
          </w:tcPr>
          <w:p w14:paraId="4F2BA2FD"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58189655"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5</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24C0D3A"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vMerge w:val="restart"/>
            <w:tcBorders>
              <w:top w:val="single" w:sz="8" w:space="0" w:color="auto"/>
              <w:left w:val="single" w:sz="8" w:space="0" w:color="auto"/>
              <w:right w:val="single" w:sz="8" w:space="0" w:color="auto"/>
            </w:tcBorders>
            <w:shd w:val="clear" w:color="auto" w:fill="auto"/>
            <w:noWrap/>
            <w:vAlign w:val="center"/>
          </w:tcPr>
          <w:p w14:paraId="7AA43572"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Charging Status</w:t>
            </w:r>
          </w:p>
        </w:tc>
        <w:tc>
          <w:tcPr>
            <w:tcW w:w="2410" w:type="dxa"/>
            <w:vMerge w:val="restart"/>
            <w:tcBorders>
              <w:top w:val="single" w:sz="8" w:space="0" w:color="auto"/>
              <w:left w:val="single" w:sz="8" w:space="0" w:color="auto"/>
              <w:right w:val="single" w:sz="8" w:space="0" w:color="auto"/>
            </w:tcBorders>
            <w:shd w:val="clear" w:color="auto" w:fill="auto"/>
            <w:noWrap/>
          </w:tcPr>
          <w:p w14:paraId="08A34C48"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(0x00:Charging Off </w:t>
            </w:r>
          </w:p>
          <w:p w14:paraId="7BB20EFD"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0x01:Charging</w:t>
            </w:r>
          </w:p>
          <w:p w14:paraId="78F5FFE2"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0x02:Charging Complete</w:t>
            </w:r>
          </w:p>
          <w:p w14:paraId="10668A99" w14:textId="77777777" w:rsidR="000769D6" w:rsidRPr="00463D16" w:rsidRDefault="000769D6" w:rsidP="008674AD">
            <w:pP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 xml:space="preserve"> 0x03:Invalid)</w:t>
            </w:r>
          </w:p>
        </w:tc>
      </w:tr>
      <w:tr w:rsidR="000769D6" w:rsidRPr="00856BCE" w14:paraId="6A9FB882"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4D16D36E"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B9F527"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0x07</w:t>
            </w:r>
          </w:p>
        </w:tc>
        <w:tc>
          <w:tcPr>
            <w:tcW w:w="709" w:type="dxa"/>
            <w:vMerge/>
            <w:tcBorders>
              <w:left w:val="single" w:sz="8" w:space="0" w:color="auto"/>
              <w:right w:val="single" w:sz="8" w:space="0" w:color="auto"/>
            </w:tcBorders>
            <w:shd w:val="clear" w:color="auto" w:fill="auto"/>
            <w:vAlign w:val="center"/>
          </w:tcPr>
          <w:p w14:paraId="1BFEE357"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1C6431FC"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6</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ADE5EEC" w14:textId="77777777" w:rsidR="000769D6" w:rsidRPr="00463D16" w:rsidRDefault="000769D6" w:rsidP="008674AD">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vMerge/>
            <w:tcBorders>
              <w:left w:val="single" w:sz="8" w:space="0" w:color="auto"/>
              <w:bottom w:val="single" w:sz="8" w:space="0" w:color="auto"/>
              <w:right w:val="single" w:sz="8" w:space="0" w:color="auto"/>
            </w:tcBorders>
            <w:shd w:val="clear" w:color="auto" w:fill="auto"/>
            <w:noWrap/>
            <w:vAlign w:val="center"/>
          </w:tcPr>
          <w:p w14:paraId="4FEC5D6C" w14:textId="77777777" w:rsidR="000769D6" w:rsidRPr="00463D16" w:rsidRDefault="000769D6" w:rsidP="008674AD">
            <w:pPr>
              <w:rPr>
                <w:rFonts w:ascii="현대하모니 M" w:eastAsia="현대하모니 M" w:hAnsi="현대하모니 M"/>
                <w:noProof/>
                <w:color w:val="000000" w:themeColor="text1"/>
                <w:sz w:val="18"/>
                <w:szCs w:val="18"/>
              </w:rPr>
            </w:pPr>
          </w:p>
        </w:tc>
        <w:tc>
          <w:tcPr>
            <w:tcW w:w="2410" w:type="dxa"/>
            <w:vMerge/>
            <w:tcBorders>
              <w:left w:val="single" w:sz="8" w:space="0" w:color="auto"/>
              <w:bottom w:val="single" w:sz="8" w:space="0" w:color="auto"/>
              <w:right w:val="single" w:sz="8" w:space="0" w:color="auto"/>
            </w:tcBorders>
            <w:shd w:val="clear" w:color="auto" w:fill="auto"/>
            <w:noWrap/>
          </w:tcPr>
          <w:p w14:paraId="39C8E255" w14:textId="77777777" w:rsidR="000769D6" w:rsidRPr="00463D16" w:rsidRDefault="000769D6" w:rsidP="008674AD">
            <w:pPr>
              <w:rPr>
                <w:rFonts w:ascii="현대하모니 M" w:eastAsia="현대하모니 M" w:hAnsi="현대하모니 M"/>
                <w:noProof/>
                <w:color w:val="000000" w:themeColor="text1"/>
                <w:sz w:val="18"/>
                <w:szCs w:val="18"/>
              </w:rPr>
            </w:pPr>
          </w:p>
        </w:tc>
      </w:tr>
      <w:tr w:rsidR="000769D6" w:rsidRPr="00244DA9" w14:paraId="5749831E" w14:textId="77777777" w:rsidTr="009F6E52">
        <w:trPr>
          <w:trHeight w:val="290"/>
        </w:trPr>
        <w:tc>
          <w:tcPr>
            <w:tcW w:w="1026" w:type="dxa"/>
            <w:vMerge/>
            <w:tcBorders>
              <w:left w:val="single" w:sz="12" w:space="0" w:color="auto"/>
              <w:bottom w:val="single" w:sz="8" w:space="0" w:color="auto"/>
              <w:right w:val="single" w:sz="8" w:space="0" w:color="auto"/>
            </w:tcBorders>
            <w:shd w:val="clear" w:color="auto" w:fill="auto"/>
            <w:vAlign w:val="center"/>
          </w:tcPr>
          <w:p w14:paraId="0C764712" w14:textId="77777777" w:rsidR="000769D6" w:rsidRPr="00463D16" w:rsidRDefault="000769D6" w:rsidP="008674AD">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309129F9" w14:textId="77777777" w:rsidR="000769D6" w:rsidRPr="00463D16" w:rsidRDefault="000769D6" w:rsidP="008674AD">
            <w:pPr>
              <w:jc w:val="center"/>
              <w:rPr>
                <w:rFonts w:ascii="현대하모니 M" w:eastAsia="현대하모니 M" w:hAnsi="현대하모니 M"/>
                <w:strike/>
                <w:noProof/>
                <w:color w:val="000000" w:themeColor="text1"/>
                <w:sz w:val="18"/>
                <w:szCs w:val="18"/>
              </w:rPr>
            </w:pPr>
            <w:r w:rsidRPr="00463D16">
              <w:rPr>
                <w:rFonts w:ascii="현대하모니 M" w:eastAsia="현대하모니 M" w:hAnsi="현대하모니 M" w:hint="eastAsia"/>
                <w:noProof/>
                <w:color w:val="000000" w:themeColor="text1"/>
                <w:sz w:val="18"/>
                <w:szCs w:val="18"/>
              </w:rPr>
              <w:t>0x08</w:t>
            </w:r>
          </w:p>
        </w:tc>
        <w:tc>
          <w:tcPr>
            <w:tcW w:w="709" w:type="dxa"/>
            <w:vMerge/>
            <w:tcBorders>
              <w:left w:val="single" w:sz="8" w:space="0" w:color="auto"/>
              <w:bottom w:val="single" w:sz="8" w:space="0" w:color="auto"/>
              <w:right w:val="single" w:sz="8" w:space="0" w:color="auto"/>
            </w:tcBorders>
            <w:shd w:val="clear" w:color="auto" w:fill="auto"/>
            <w:vAlign w:val="center"/>
          </w:tcPr>
          <w:p w14:paraId="4C040448" w14:textId="77777777" w:rsidR="000769D6" w:rsidRPr="00463D16" w:rsidRDefault="000769D6" w:rsidP="008674AD">
            <w:pPr>
              <w:jc w:val="center"/>
              <w:rPr>
                <w:rFonts w:ascii="현대하모니 M" w:eastAsia="현대하모니 M" w:hAnsi="현대하모니 M"/>
                <w:strike/>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51251B4B" w14:textId="77777777" w:rsidR="000769D6" w:rsidRPr="00463D16" w:rsidRDefault="000769D6" w:rsidP="008674AD">
            <w:pPr>
              <w:jc w:val="center"/>
              <w:rPr>
                <w:rFonts w:ascii="현대하모니 M" w:eastAsia="현대하모니 M" w:hAnsi="현대하모니 M"/>
                <w:strike/>
                <w:noProof/>
                <w:color w:val="000000" w:themeColor="text1"/>
                <w:sz w:val="18"/>
                <w:szCs w:val="18"/>
              </w:rPr>
            </w:pPr>
            <w:r w:rsidRPr="00463D16">
              <w:rPr>
                <w:rFonts w:ascii="현대하모니 M" w:eastAsia="현대하모니 M" w:hAnsi="현대하모니 M" w:hint="eastAsia"/>
                <w:noProof/>
                <w:color w:val="000000" w:themeColor="text1"/>
                <w:sz w:val="18"/>
                <w:szCs w:val="18"/>
              </w:rPr>
              <w:t>B7</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94DD9F" w14:textId="77777777" w:rsidR="000769D6" w:rsidRPr="00463D16" w:rsidRDefault="000769D6" w:rsidP="008674AD">
            <w:pPr>
              <w:jc w:val="center"/>
              <w:rPr>
                <w:rFonts w:ascii="현대하모니 M" w:eastAsia="현대하모니 M" w:hAnsi="현대하모니 M"/>
                <w:strike/>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506DA47" w14:textId="77777777" w:rsidR="000769D6" w:rsidRPr="00463D16" w:rsidRDefault="000769D6" w:rsidP="008674AD">
            <w:pPr>
              <w:rPr>
                <w:rFonts w:ascii="현대하모니 M" w:eastAsia="현대하모니 M" w:hAnsi="현대하모니 M"/>
                <w:strike/>
                <w:noProof/>
                <w:color w:val="000000" w:themeColor="text1"/>
                <w:sz w:val="18"/>
                <w:szCs w:val="18"/>
              </w:rPr>
            </w:pPr>
            <w:r w:rsidRPr="00463D16">
              <w:rPr>
                <w:rFonts w:ascii="현대하모니 M" w:eastAsia="현대하모니 M" w:hAnsi="현대하모니 M" w:hint="eastAsia"/>
                <w:noProof/>
                <w:color w:val="000000" w:themeColor="text1"/>
                <w:sz w:val="18"/>
                <w:szCs w:val="18"/>
              </w:rPr>
              <w:t>IGN1</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32F0B481" w14:textId="77777777" w:rsidR="000769D6" w:rsidRPr="00463D16" w:rsidRDefault="000769D6" w:rsidP="008674AD">
            <w:pPr>
              <w:rPr>
                <w:rFonts w:ascii="현대하모니 M" w:eastAsia="현대하모니 M" w:hAnsi="현대하모니 M"/>
                <w:strike/>
                <w:noProof/>
                <w:color w:val="000000" w:themeColor="text1"/>
                <w:sz w:val="18"/>
                <w:szCs w:val="18"/>
              </w:rPr>
            </w:pPr>
            <w:r w:rsidRPr="00463D16">
              <w:rPr>
                <w:rFonts w:ascii="현대하모니 M" w:eastAsia="현대하모니 M" w:hAnsi="현대하모니 M"/>
                <w:noProof/>
                <w:color w:val="000000" w:themeColor="text1"/>
                <w:sz w:val="18"/>
                <w:szCs w:val="18"/>
              </w:rPr>
              <w:t>(0:OFF / 1:ON)</w:t>
            </w:r>
          </w:p>
        </w:tc>
      </w:tr>
      <w:tr w:rsidR="00423207" w:rsidRPr="00244DA9" w14:paraId="4B43797E" w14:textId="77777777" w:rsidTr="00423207">
        <w:trPr>
          <w:trHeight w:val="351"/>
        </w:trPr>
        <w:tc>
          <w:tcPr>
            <w:tcW w:w="1026" w:type="dxa"/>
            <w:vMerge w:val="restart"/>
            <w:tcBorders>
              <w:left w:val="single" w:sz="12" w:space="0" w:color="auto"/>
              <w:right w:val="single" w:sz="8" w:space="0" w:color="auto"/>
            </w:tcBorders>
            <w:shd w:val="clear" w:color="auto" w:fill="auto"/>
            <w:vAlign w:val="center"/>
          </w:tcPr>
          <w:p w14:paraId="601FC4ED" w14:textId="2A91CA7C" w:rsidR="00423207" w:rsidRPr="00463D16" w:rsidRDefault="00423207" w:rsidP="009F6E52">
            <w:pPr>
              <w:jc w:val="center"/>
              <w:rPr>
                <w:rFonts w:ascii="현대하모니 M" w:eastAsia="현대하모니 M" w:hAnsi="현대하모니 M"/>
                <w:noProof/>
                <w:color w:val="000000" w:themeColor="text1"/>
                <w:sz w:val="18"/>
                <w:szCs w:val="18"/>
              </w:rPr>
            </w:pPr>
            <w:commentRangeStart w:id="81"/>
            <w:r w:rsidRPr="00463D16">
              <w:rPr>
                <w:rFonts w:ascii="현대하모니 M" w:eastAsia="현대하모니 M" w:hAnsi="현대하모니 M" w:hint="eastAsia"/>
                <w:noProof/>
                <w:color w:val="000000" w:themeColor="text1"/>
                <w:sz w:val="18"/>
                <w:szCs w:val="18"/>
              </w:rPr>
              <w:t>#5</w:t>
            </w:r>
            <w:commentRangeEnd w:id="81"/>
            <w:r w:rsidRPr="00463D16">
              <w:rPr>
                <w:rStyle w:val="affe"/>
                <w:color w:val="000000" w:themeColor="text1"/>
              </w:rPr>
              <w:commentReference w:id="81"/>
            </w:r>
          </w:p>
        </w:tc>
        <w:tc>
          <w:tcPr>
            <w:tcW w:w="709" w:type="dxa"/>
            <w:tcBorders>
              <w:top w:val="single" w:sz="8" w:space="0" w:color="auto"/>
              <w:left w:val="single" w:sz="8" w:space="0" w:color="auto"/>
              <w:right w:val="single" w:sz="8" w:space="0" w:color="auto"/>
            </w:tcBorders>
            <w:shd w:val="clear" w:color="auto" w:fill="auto"/>
            <w:vAlign w:val="center"/>
          </w:tcPr>
          <w:p w14:paraId="3DD2A99D" w14:textId="6528C65A" w:rsidR="00423207" w:rsidRPr="00463D16" w:rsidRDefault="00423207"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0x09</w:t>
            </w:r>
          </w:p>
        </w:tc>
        <w:tc>
          <w:tcPr>
            <w:tcW w:w="709" w:type="dxa"/>
            <w:vMerge w:val="restart"/>
            <w:tcBorders>
              <w:left w:val="single" w:sz="8" w:space="0" w:color="auto"/>
              <w:right w:val="single" w:sz="8" w:space="0" w:color="auto"/>
            </w:tcBorders>
            <w:shd w:val="clear" w:color="auto" w:fill="auto"/>
            <w:vAlign w:val="center"/>
          </w:tcPr>
          <w:p w14:paraId="55C1CCFE" w14:textId="41CD5CFE" w:rsidR="00423207" w:rsidRPr="00463D16" w:rsidRDefault="00423207" w:rsidP="009F6E52">
            <w:pPr>
              <w:jc w:val="center"/>
              <w:rPr>
                <w:rFonts w:ascii="현대하모니 M" w:eastAsia="현대하모니 M" w:hAnsi="현대하모니 M"/>
                <w:strike/>
                <w:noProof/>
                <w:color w:val="000000" w:themeColor="text1"/>
                <w:sz w:val="18"/>
                <w:szCs w:val="18"/>
              </w:rPr>
            </w:pPr>
            <w:r w:rsidRPr="00463D16">
              <w:rPr>
                <w:rFonts w:hint="eastAsia"/>
                <w:color w:val="000000" w:themeColor="text1"/>
              </w:rPr>
              <w:t>XX</w:t>
            </w:r>
          </w:p>
        </w:tc>
        <w:tc>
          <w:tcPr>
            <w:tcW w:w="539" w:type="dxa"/>
            <w:tcBorders>
              <w:left w:val="single" w:sz="8" w:space="0" w:color="auto"/>
              <w:right w:val="single" w:sz="8" w:space="0" w:color="auto"/>
            </w:tcBorders>
            <w:shd w:val="clear" w:color="auto" w:fill="auto"/>
            <w:vAlign w:val="center"/>
          </w:tcPr>
          <w:p w14:paraId="06E207C4" w14:textId="42A7D18C" w:rsidR="00423207" w:rsidRPr="00463D16" w:rsidRDefault="00423207" w:rsidP="009F6E52">
            <w:pPr>
              <w:jc w:val="center"/>
              <w:rPr>
                <w:rFonts w:ascii="현대하모니 M" w:eastAsia="현대하모니 M" w:hAnsi="현대하모니 M"/>
                <w:noProof/>
                <w:color w:val="000000" w:themeColor="text1"/>
                <w:sz w:val="18"/>
                <w:szCs w:val="18"/>
              </w:rPr>
            </w:pPr>
            <w:r w:rsidRPr="00463D16">
              <w:rPr>
                <w:color w:val="000000" w:themeColor="text1"/>
              </w:rPr>
              <w:t>B</w:t>
            </w:r>
            <w:r w:rsidRPr="00463D16">
              <w:rPr>
                <w:rFonts w:hint="eastAsia"/>
                <w:color w:val="000000" w:themeColor="text1"/>
              </w:rPr>
              <w:t>1</w:t>
            </w:r>
          </w:p>
        </w:tc>
        <w:tc>
          <w:tcPr>
            <w:tcW w:w="1020" w:type="dxa"/>
            <w:tcBorders>
              <w:top w:val="single" w:sz="8" w:space="0" w:color="auto"/>
              <w:left w:val="single" w:sz="8" w:space="0" w:color="auto"/>
              <w:right w:val="single" w:sz="8" w:space="0" w:color="auto"/>
            </w:tcBorders>
            <w:shd w:val="clear" w:color="auto" w:fill="auto"/>
            <w:noWrap/>
            <w:vAlign w:val="center"/>
          </w:tcPr>
          <w:p w14:paraId="2850955D" w14:textId="15BC4AE3" w:rsidR="00423207" w:rsidRPr="00463D16" w:rsidRDefault="00423207"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Input</w:t>
            </w:r>
          </w:p>
        </w:tc>
        <w:tc>
          <w:tcPr>
            <w:tcW w:w="3374" w:type="dxa"/>
            <w:tcBorders>
              <w:top w:val="single" w:sz="8" w:space="0" w:color="auto"/>
              <w:left w:val="single" w:sz="8" w:space="0" w:color="auto"/>
              <w:right w:val="single" w:sz="8" w:space="0" w:color="auto"/>
            </w:tcBorders>
            <w:shd w:val="clear" w:color="auto" w:fill="auto"/>
            <w:noWrap/>
            <w:vAlign w:val="center"/>
          </w:tcPr>
          <w:p w14:paraId="367EDC3D" w14:textId="196122D7" w:rsidR="00423207" w:rsidRPr="00463D16" w:rsidRDefault="00423207" w:rsidP="009F6E52">
            <w:pPr>
              <w:rPr>
                <w:rFonts w:ascii="현대하모니 M" w:eastAsia="현대하모니 M" w:hAnsi="현대하모니 M"/>
                <w:noProof/>
                <w:color w:val="000000" w:themeColor="text1"/>
                <w:sz w:val="18"/>
                <w:szCs w:val="18"/>
              </w:rPr>
            </w:pPr>
            <w:r w:rsidRPr="00463D16">
              <w:rPr>
                <w:rFonts w:hint="eastAsia"/>
                <w:color w:val="000000" w:themeColor="text1"/>
              </w:rPr>
              <w:t>WPC2 Amber LED On/Off Status</w:t>
            </w:r>
          </w:p>
        </w:tc>
        <w:tc>
          <w:tcPr>
            <w:tcW w:w="2410" w:type="dxa"/>
            <w:tcBorders>
              <w:top w:val="single" w:sz="8" w:space="0" w:color="auto"/>
              <w:left w:val="single" w:sz="8" w:space="0" w:color="auto"/>
              <w:right w:val="single" w:sz="8" w:space="0" w:color="auto"/>
            </w:tcBorders>
            <w:shd w:val="clear" w:color="auto" w:fill="auto"/>
            <w:noWrap/>
          </w:tcPr>
          <w:p w14:paraId="3BD3E6A1" w14:textId="4FA3A2B9" w:rsidR="00423207" w:rsidRPr="00463D16" w:rsidRDefault="00423207" w:rsidP="009F6E52">
            <w:pPr>
              <w:rPr>
                <w:rFonts w:ascii="현대하모니 M" w:eastAsia="현대하모니 M" w:hAnsi="현대하모니 M"/>
                <w:noProof/>
                <w:color w:val="000000" w:themeColor="text1"/>
                <w:sz w:val="18"/>
                <w:szCs w:val="18"/>
              </w:rPr>
            </w:pPr>
            <w:r w:rsidRPr="00463D16">
              <w:rPr>
                <w:color w:val="000000" w:themeColor="text1"/>
              </w:rPr>
              <w:t>(0:OFF / 1:ON)</w:t>
            </w:r>
          </w:p>
        </w:tc>
      </w:tr>
      <w:tr w:rsidR="009F6E52" w:rsidRPr="00244DA9" w14:paraId="6CA50512" w14:textId="77777777" w:rsidTr="00FB2FD9">
        <w:trPr>
          <w:trHeight w:val="290"/>
        </w:trPr>
        <w:tc>
          <w:tcPr>
            <w:tcW w:w="1026" w:type="dxa"/>
            <w:vMerge/>
            <w:tcBorders>
              <w:left w:val="single" w:sz="12" w:space="0" w:color="auto"/>
              <w:right w:val="single" w:sz="8" w:space="0" w:color="auto"/>
            </w:tcBorders>
            <w:shd w:val="clear" w:color="auto" w:fill="auto"/>
            <w:vAlign w:val="center"/>
          </w:tcPr>
          <w:p w14:paraId="71D6F8F5"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5F19B6A1" w14:textId="2E69E3C8"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0x0A</w:t>
            </w:r>
          </w:p>
        </w:tc>
        <w:tc>
          <w:tcPr>
            <w:tcW w:w="709" w:type="dxa"/>
            <w:vMerge/>
            <w:tcBorders>
              <w:left w:val="single" w:sz="8" w:space="0" w:color="auto"/>
              <w:right w:val="single" w:sz="8" w:space="0" w:color="auto"/>
            </w:tcBorders>
            <w:shd w:val="clear" w:color="auto" w:fill="auto"/>
            <w:vAlign w:val="center"/>
          </w:tcPr>
          <w:p w14:paraId="7880206B"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539" w:type="dxa"/>
            <w:tcBorders>
              <w:left w:val="single" w:sz="8" w:space="0" w:color="auto"/>
              <w:bottom w:val="single" w:sz="8" w:space="0" w:color="auto"/>
              <w:right w:val="single" w:sz="8" w:space="0" w:color="auto"/>
            </w:tcBorders>
            <w:shd w:val="clear" w:color="auto" w:fill="auto"/>
            <w:vAlign w:val="center"/>
          </w:tcPr>
          <w:p w14:paraId="66689238" w14:textId="4AE8949C"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color w:val="000000" w:themeColor="text1"/>
              </w:rPr>
              <w:t>B</w:t>
            </w:r>
            <w:r w:rsidRPr="00463D16">
              <w:rPr>
                <w:rFonts w:hint="eastAsia"/>
                <w:color w:val="000000" w:themeColor="text1"/>
              </w:rPr>
              <w:t>2</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4BE572B" w14:textId="47E88EBB"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522EAE2" w14:textId="21828A80"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WPC2 Amber Blinking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4799A6E9" w14:textId="5B8F65D0" w:rsidR="009F6E52" w:rsidRPr="00463D16" w:rsidRDefault="009F6E52" w:rsidP="009F6E52">
            <w:pPr>
              <w:rPr>
                <w:rFonts w:ascii="현대하모니 M" w:eastAsia="현대하모니 M" w:hAnsi="현대하모니 M"/>
                <w:noProof/>
                <w:color w:val="000000" w:themeColor="text1"/>
                <w:sz w:val="18"/>
                <w:szCs w:val="18"/>
              </w:rPr>
            </w:pPr>
            <w:r w:rsidRPr="00463D16">
              <w:rPr>
                <w:color w:val="000000" w:themeColor="text1"/>
              </w:rPr>
              <w:t>(0:OFF / 1:</w:t>
            </w:r>
            <w:r w:rsidRPr="00463D16">
              <w:rPr>
                <w:rFonts w:hint="eastAsia"/>
                <w:color w:val="000000" w:themeColor="text1"/>
              </w:rPr>
              <w:t>Blinking</w:t>
            </w:r>
            <w:r w:rsidRPr="00463D16">
              <w:rPr>
                <w:color w:val="000000" w:themeColor="text1"/>
              </w:rPr>
              <w:t>)</w:t>
            </w:r>
          </w:p>
        </w:tc>
      </w:tr>
      <w:tr w:rsidR="009F6E52" w:rsidRPr="00244DA9" w14:paraId="63AAA219" w14:textId="77777777" w:rsidTr="00FB2FD9">
        <w:trPr>
          <w:trHeight w:val="290"/>
        </w:trPr>
        <w:tc>
          <w:tcPr>
            <w:tcW w:w="1026" w:type="dxa"/>
            <w:vMerge/>
            <w:tcBorders>
              <w:left w:val="single" w:sz="12" w:space="0" w:color="auto"/>
              <w:right w:val="single" w:sz="8" w:space="0" w:color="auto"/>
            </w:tcBorders>
            <w:shd w:val="clear" w:color="auto" w:fill="auto"/>
            <w:vAlign w:val="center"/>
          </w:tcPr>
          <w:p w14:paraId="5E75BCF3"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65DEA2FF" w14:textId="1F7259EB"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0x0B</w:t>
            </w:r>
          </w:p>
        </w:tc>
        <w:tc>
          <w:tcPr>
            <w:tcW w:w="709" w:type="dxa"/>
            <w:vMerge/>
            <w:tcBorders>
              <w:left w:val="single" w:sz="8" w:space="0" w:color="auto"/>
              <w:right w:val="single" w:sz="8" w:space="0" w:color="auto"/>
            </w:tcBorders>
            <w:shd w:val="clear" w:color="auto" w:fill="auto"/>
            <w:vAlign w:val="center"/>
          </w:tcPr>
          <w:p w14:paraId="291FFFFB"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539" w:type="dxa"/>
            <w:tcBorders>
              <w:left w:val="single" w:sz="8" w:space="0" w:color="auto"/>
              <w:bottom w:val="single" w:sz="8" w:space="0" w:color="auto"/>
              <w:right w:val="single" w:sz="8" w:space="0" w:color="auto"/>
            </w:tcBorders>
            <w:shd w:val="clear" w:color="auto" w:fill="auto"/>
            <w:vAlign w:val="center"/>
          </w:tcPr>
          <w:p w14:paraId="4BAC16E0" w14:textId="1FC7CBBA"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color w:val="000000" w:themeColor="text1"/>
              </w:rPr>
              <w:t>B3</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3F66F49" w14:textId="6821F61E"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0180A2D" w14:textId="65C8000F"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WPC2 Green LED On/Off Status</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754B4533" w14:textId="42545AE5" w:rsidR="009F6E52" w:rsidRPr="00463D16" w:rsidRDefault="009F6E52" w:rsidP="009F6E52">
            <w:pPr>
              <w:rPr>
                <w:rFonts w:ascii="현대하모니 M" w:eastAsia="현대하모니 M" w:hAnsi="현대하모니 M"/>
                <w:noProof/>
                <w:color w:val="000000" w:themeColor="text1"/>
                <w:sz w:val="18"/>
                <w:szCs w:val="18"/>
              </w:rPr>
            </w:pPr>
            <w:r w:rsidRPr="00463D16">
              <w:rPr>
                <w:color w:val="000000" w:themeColor="text1"/>
              </w:rPr>
              <w:t>(0:OFF / 1:ON)</w:t>
            </w:r>
          </w:p>
        </w:tc>
      </w:tr>
      <w:tr w:rsidR="009F6E52" w:rsidRPr="00244DA9" w14:paraId="1BF26739" w14:textId="77777777" w:rsidTr="00FB2FD9">
        <w:trPr>
          <w:trHeight w:val="290"/>
        </w:trPr>
        <w:tc>
          <w:tcPr>
            <w:tcW w:w="1026" w:type="dxa"/>
            <w:vMerge/>
            <w:tcBorders>
              <w:left w:val="single" w:sz="12" w:space="0" w:color="auto"/>
              <w:right w:val="single" w:sz="8" w:space="0" w:color="auto"/>
            </w:tcBorders>
            <w:shd w:val="clear" w:color="auto" w:fill="auto"/>
            <w:vAlign w:val="center"/>
          </w:tcPr>
          <w:p w14:paraId="2842894B"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1B99BD71" w14:textId="7D648062"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0x0C</w:t>
            </w:r>
          </w:p>
        </w:tc>
        <w:tc>
          <w:tcPr>
            <w:tcW w:w="709" w:type="dxa"/>
            <w:vMerge/>
            <w:tcBorders>
              <w:left w:val="single" w:sz="8" w:space="0" w:color="auto"/>
              <w:right w:val="single" w:sz="8" w:space="0" w:color="auto"/>
            </w:tcBorders>
            <w:shd w:val="clear" w:color="auto" w:fill="auto"/>
            <w:vAlign w:val="center"/>
          </w:tcPr>
          <w:p w14:paraId="74055E8E"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539" w:type="dxa"/>
            <w:tcBorders>
              <w:left w:val="single" w:sz="8" w:space="0" w:color="auto"/>
              <w:bottom w:val="single" w:sz="8" w:space="0" w:color="auto"/>
              <w:right w:val="single" w:sz="8" w:space="0" w:color="auto"/>
            </w:tcBorders>
            <w:shd w:val="clear" w:color="auto" w:fill="auto"/>
            <w:vAlign w:val="center"/>
          </w:tcPr>
          <w:p w14:paraId="0D096ADF" w14:textId="36CAC184"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color w:val="000000" w:themeColor="text1"/>
              </w:rPr>
              <w:t>B</w:t>
            </w:r>
            <w:r w:rsidRPr="00463D16">
              <w:rPr>
                <w:rFonts w:hint="eastAsia"/>
                <w:color w:val="000000" w:themeColor="text1"/>
              </w:rPr>
              <w:t>4</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D559519" w14:textId="7F7287C1"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Input</w:t>
            </w:r>
          </w:p>
        </w:tc>
        <w:tc>
          <w:tcPr>
            <w:tcW w:w="3374"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45C0BE" w14:textId="0AF28497"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Reserved</w:t>
            </w:r>
          </w:p>
        </w:tc>
        <w:tc>
          <w:tcPr>
            <w:tcW w:w="2410" w:type="dxa"/>
            <w:tcBorders>
              <w:top w:val="single" w:sz="8" w:space="0" w:color="auto"/>
              <w:left w:val="single" w:sz="8" w:space="0" w:color="auto"/>
              <w:bottom w:val="single" w:sz="8" w:space="0" w:color="auto"/>
              <w:right w:val="single" w:sz="8" w:space="0" w:color="auto"/>
            </w:tcBorders>
            <w:shd w:val="clear" w:color="auto" w:fill="auto"/>
            <w:noWrap/>
          </w:tcPr>
          <w:p w14:paraId="69FFF8A3" w14:textId="57BA3A3A"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0</w:t>
            </w:r>
          </w:p>
        </w:tc>
      </w:tr>
      <w:tr w:rsidR="009F6E52" w:rsidRPr="00244DA9" w14:paraId="0EF194A2" w14:textId="77777777" w:rsidTr="009F6E52">
        <w:trPr>
          <w:trHeight w:val="290"/>
        </w:trPr>
        <w:tc>
          <w:tcPr>
            <w:tcW w:w="1026" w:type="dxa"/>
            <w:vMerge/>
            <w:tcBorders>
              <w:left w:val="single" w:sz="12" w:space="0" w:color="auto"/>
              <w:right w:val="single" w:sz="8" w:space="0" w:color="auto"/>
            </w:tcBorders>
            <w:shd w:val="clear" w:color="auto" w:fill="auto"/>
            <w:vAlign w:val="center"/>
          </w:tcPr>
          <w:p w14:paraId="3A3023C4"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63D8EBFF" w14:textId="4B31A9AA"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0x0D</w:t>
            </w:r>
          </w:p>
        </w:tc>
        <w:tc>
          <w:tcPr>
            <w:tcW w:w="709" w:type="dxa"/>
            <w:vMerge/>
            <w:tcBorders>
              <w:left w:val="single" w:sz="8" w:space="0" w:color="auto"/>
              <w:right w:val="single" w:sz="8" w:space="0" w:color="auto"/>
            </w:tcBorders>
            <w:shd w:val="clear" w:color="auto" w:fill="auto"/>
            <w:vAlign w:val="center"/>
          </w:tcPr>
          <w:p w14:paraId="13E26EA8"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70BBCE69" w14:textId="762F9434"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color w:val="000000" w:themeColor="text1"/>
              </w:rPr>
              <w:t>B</w:t>
            </w:r>
            <w:r w:rsidRPr="00463D16">
              <w:rPr>
                <w:rFonts w:hint="eastAsia"/>
                <w:color w:val="000000" w:themeColor="text1"/>
              </w:rPr>
              <w:t>5</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FEA98DD" w14:textId="5EAA4589"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hint="eastAsia"/>
                <w:color w:val="000000" w:themeColor="text1"/>
              </w:rPr>
              <w:t>Input</w:t>
            </w:r>
          </w:p>
        </w:tc>
        <w:tc>
          <w:tcPr>
            <w:tcW w:w="3374" w:type="dxa"/>
            <w:vMerge w:val="restart"/>
            <w:tcBorders>
              <w:top w:val="single" w:sz="8" w:space="0" w:color="auto"/>
              <w:left w:val="single" w:sz="8" w:space="0" w:color="auto"/>
              <w:right w:val="single" w:sz="8" w:space="0" w:color="auto"/>
            </w:tcBorders>
            <w:shd w:val="clear" w:color="auto" w:fill="auto"/>
            <w:noWrap/>
            <w:vAlign w:val="center"/>
          </w:tcPr>
          <w:p w14:paraId="15F746E8" w14:textId="72A40A4B"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WPC2 Charging Status</w:t>
            </w:r>
          </w:p>
        </w:tc>
        <w:tc>
          <w:tcPr>
            <w:tcW w:w="2410" w:type="dxa"/>
            <w:vMerge w:val="restart"/>
            <w:tcBorders>
              <w:top w:val="single" w:sz="8" w:space="0" w:color="auto"/>
              <w:left w:val="single" w:sz="8" w:space="0" w:color="auto"/>
              <w:right w:val="single" w:sz="8" w:space="0" w:color="auto"/>
            </w:tcBorders>
            <w:shd w:val="clear" w:color="auto" w:fill="auto"/>
            <w:noWrap/>
          </w:tcPr>
          <w:p w14:paraId="1CCC971F" w14:textId="77777777" w:rsidR="009F6E52" w:rsidRPr="00463D16" w:rsidRDefault="009F6E52" w:rsidP="009F6E52">
            <w:pPr>
              <w:rPr>
                <w:color w:val="000000" w:themeColor="text1"/>
              </w:rPr>
            </w:pPr>
            <w:r w:rsidRPr="00463D16">
              <w:rPr>
                <w:rFonts w:hint="eastAsia"/>
                <w:color w:val="000000" w:themeColor="text1"/>
              </w:rPr>
              <w:t xml:space="preserve">(0x00:Charging Off </w:t>
            </w:r>
          </w:p>
          <w:p w14:paraId="6FCE37DB" w14:textId="77777777" w:rsidR="009F6E52" w:rsidRPr="00463D16" w:rsidRDefault="009F6E52" w:rsidP="009F6E52">
            <w:pPr>
              <w:rPr>
                <w:color w:val="000000" w:themeColor="text1"/>
              </w:rPr>
            </w:pPr>
            <w:r w:rsidRPr="00463D16">
              <w:rPr>
                <w:rFonts w:hint="eastAsia"/>
                <w:color w:val="000000" w:themeColor="text1"/>
              </w:rPr>
              <w:t xml:space="preserve"> 0x01:Charging</w:t>
            </w:r>
          </w:p>
          <w:p w14:paraId="5541C438" w14:textId="77777777" w:rsidR="009F6E52" w:rsidRPr="00463D16" w:rsidRDefault="009F6E52" w:rsidP="009F6E52">
            <w:pPr>
              <w:rPr>
                <w:color w:val="000000" w:themeColor="text1"/>
              </w:rPr>
            </w:pPr>
            <w:r w:rsidRPr="00463D16">
              <w:rPr>
                <w:rFonts w:hint="eastAsia"/>
                <w:color w:val="000000" w:themeColor="text1"/>
              </w:rPr>
              <w:t xml:space="preserve"> 0x02:Charging Complete</w:t>
            </w:r>
          </w:p>
          <w:p w14:paraId="4A67E60E" w14:textId="57117554" w:rsidR="009F6E52" w:rsidRPr="00463D16" w:rsidRDefault="009F6E52" w:rsidP="009F6E52">
            <w:pPr>
              <w:rPr>
                <w:rFonts w:ascii="현대하모니 M" w:eastAsia="현대하모니 M" w:hAnsi="현대하모니 M"/>
                <w:noProof/>
                <w:color w:val="000000" w:themeColor="text1"/>
                <w:sz w:val="18"/>
                <w:szCs w:val="18"/>
              </w:rPr>
            </w:pPr>
            <w:r w:rsidRPr="00463D16">
              <w:rPr>
                <w:rFonts w:hint="eastAsia"/>
                <w:color w:val="000000" w:themeColor="text1"/>
              </w:rPr>
              <w:t xml:space="preserve"> 0x03:Invalid)</w:t>
            </w:r>
          </w:p>
        </w:tc>
      </w:tr>
      <w:tr w:rsidR="009F6E52" w:rsidRPr="00244DA9" w14:paraId="09D6E287" w14:textId="77777777" w:rsidTr="00BA5E23">
        <w:trPr>
          <w:trHeight w:val="290"/>
        </w:trPr>
        <w:tc>
          <w:tcPr>
            <w:tcW w:w="1026" w:type="dxa"/>
            <w:vMerge/>
            <w:tcBorders>
              <w:left w:val="single" w:sz="12" w:space="0" w:color="auto"/>
              <w:bottom w:val="single" w:sz="8" w:space="0" w:color="auto"/>
              <w:right w:val="single" w:sz="8" w:space="0" w:color="auto"/>
            </w:tcBorders>
            <w:shd w:val="clear" w:color="auto" w:fill="auto"/>
            <w:vAlign w:val="center"/>
          </w:tcPr>
          <w:p w14:paraId="48C52FAB"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4FC2805F" w14:textId="18C8A63F"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0x0E</w:t>
            </w:r>
          </w:p>
        </w:tc>
        <w:tc>
          <w:tcPr>
            <w:tcW w:w="709" w:type="dxa"/>
            <w:vMerge/>
            <w:tcBorders>
              <w:left w:val="single" w:sz="8" w:space="0" w:color="auto"/>
              <w:bottom w:val="single" w:sz="8" w:space="0" w:color="auto"/>
              <w:right w:val="single" w:sz="8" w:space="0" w:color="auto"/>
            </w:tcBorders>
            <w:shd w:val="clear" w:color="auto" w:fill="auto"/>
            <w:vAlign w:val="center"/>
          </w:tcPr>
          <w:p w14:paraId="73C3A0C3" w14:textId="77777777" w:rsidR="009F6E52" w:rsidRPr="00463D16" w:rsidRDefault="009F6E52" w:rsidP="009F6E52">
            <w:pPr>
              <w:jc w:val="center"/>
              <w:rPr>
                <w:rFonts w:ascii="현대하모니 M" w:eastAsia="현대하모니 M" w:hAnsi="현대하모니 M"/>
                <w:noProof/>
                <w:color w:val="000000" w:themeColor="text1"/>
                <w:sz w:val="18"/>
                <w:szCs w:val="18"/>
              </w:rPr>
            </w:pPr>
          </w:p>
        </w:tc>
        <w:tc>
          <w:tcPr>
            <w:tcW w:w="539" w:type="dxa"/>
            <w:tcBorders>
              <w:left w:val="single" w:sz="8" w:space="0" w:color="auto"/>
              <w:right w:val="single" w:sz="8" w:space="0" w:color="auto"/>
            </w:tcBorders>
            <w:shd w:val="clear" w:color="auto" w:fill="auto"/>
            <w:vAlign w:val="center"/>
          </w:tcPr>
          <w:p w14:paraId="32FB5A64" w14:textId="6E66C965"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noProof/>
                <w:color w:val="000000" w:themeColor="text1"/>
                <w:sz w:val="18"/>
                <w:szCs w:val="18"/>
              </w:rPr>
              <w:t>B</w:t>
            </w:r>
            <w:r w:rsidRPr="00463D16">
              <w:rPr>
                <w:rFonts w:ascii="현대하모니 M" w:eastAsia="현대하모니 M" w:hAnsi="현대하모니 M" w:hint="eastAsia"/>
                <w:noProof/>
                <w:color w:val="000000" w:themeColor="text1"/>
                <w:sz w:val="18"/>
                <w:szCs w:val="18"/>
              </w:rPr>
              <w:t>6</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FC78A6A" w14:textId="5B27E5D4" w:rsidR="009F6E52" w:rsidRPr="00463D16" w:rsidRDefault="009F6E52" w:rsidP="009F6E52">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noProof/>
                <w:color w:val="000000" w:themeColor="text1"/>
                <w:sz w:val="18"/>
                <w:szCs w:val="18"/>
              </w:rPr>
              <w:t>Input</w:t>
            </w:r>
          </w:p>
        </w:tc>
        <w:tc>
          <w:tcPr>
            <w:tcW w:w="3374" w:type="dxa"/>
            <w:vMerge/>
            <w:tcBorders>
              <w:left w:val="single" w:sz="8" w:space="0" w:color="auto"/>
              <w:bottom w:val="single" w:sz="8" w:space="0" w:color="auto"/>
              <w:right w:val="single" w:sz="8" w:space="0" w:color="auto"/>
            </w:tcBorders>
            <w:shd w:val="clear" w:color="auto" w:fill="auto"/>
            <w:noWrap/>
            <w:vAlign w:val="center"/>
          </w:tcPr>
          <w:p w14:paraId="5515E76A" w14:textId="77777777" w:rsidR="009F6E52" w:rsidRPr="00463D16" w:rsidRDefault="009F6E52" w:rsidP="009F6E52">
            <w:pPr>
              <w:rPr>
                <w:rFonts w:ascii="현대하모니 M" w:eastAsia="현대하모니 M" w:hAnsi="현대하모니 M"/>
                <w:noProof/>
                <w:color w:val="000000" w:themeColor="text1"/>
                <w:sz w:val="18"/>
                <w:szCs w:val="18"/>
                <w:highlight w:val="yellow"/>
              </w:rPr>
            </w:pPr>
          </w:p>
        </w:tc>
        <w:tc>
          <w:tcPr>
            <w:tcW w:w="2410" w:type="dxa"/>
            <w:vMerge/>
            <w:tcBorders>
              <w:left w:val="single" w:sz="8" w:space="0" w:color="auto"/>
              <w:bottom w:val="single" w:sz="8" w:space="0" w:color="auto"/>
              <w:right w:val="single" w:sz="8" w:space="0" w:color="auto"/>
            </w:tcBorders>
            <w:shd w:val="clear" w:color="auto" w:fill="auto"/>
            <w:noWrap/>
          </w:tcPr>
          <w:p w14:paraId="445B9E5B" w14:textId="77777777" w:rsidR="009F6E52" w:rsidRPr="00463D16" w:rsidRDefault="009F6E52" w:rsidP="009F6E52">
            <w:pPr>
              <w:rPr>
                <w:rFonts w:ascii="현대하모니 M" w:eastAsia="현대하모니 M" w:hAnsi="현대하모니 M"/>
                <w:noProof/>
                <w:color w:val="000000" w:themeColor="text1"/>
                <w:sz w:val="18"/>
                <w:szCs w:val="18"/>
                <w:highlight w:val="yellow"/>
              </w:rPr>
            </w:pPr>
          </w:p>
        </w:tc>
      </w:tr>
      <w:tr w:rsidR="00BA5E23" w:rsidRPr="00244DA9" w14:paraId="4FBF3B24" w14:textId="77777777" w:rsidTr="00BA5E23">
        <w:trPr>
          <w:trHeight w:val="290"/>
        </w:trPr>
        <w:tc>
          <w:tcPr>
            <w:tcW w:w="1026" w:type="dxa"/>
            <w:tcBorders>
              <w:left w:val="single" w:sz="12" w:space="0" w:color="auto"/>
              <w:right w:val="single" w:sz="8" w:space="0" w:color="auto"/>
            </w:tcBorders>
            <w:shd w:val="clear" w:color="auto" w:fill="auto"/>
            <w:vAlign w:val="center"/>
          </w:tcPr>
          <w:p w14:paraId="681F390A" w14:textId="39143C65" w:rsidR="00BA5E23" w:rsidRPr="00463D16" w:rsidRDefault="00BA5E23" w:rsidP="00BA5E23">
            <w:pPr>
              <w:jc w:val="center"/>
              <w:rPr>
                <w:rFonts w:ascii="현대하모니 M" w:eastAsia="현대하모니 M" w:hAnsi="현대하모니 M"/>
                <w:noProof/>
                <w:color w:val="000000" w:themeColor="text1"/>
                <w:sz w:val="18"/>
                <w:szCs w:val="18"/>
              </w:rPr>
            </w:pPr>
            <w:r w:rsidRPr="00463D16">
              <w:rPr>
                <w:rFonts w:cs="Calibri"/>
                <w:color w:val="000000" w:themeColor="text1"/>
              </w:rPr>
              <w:t>#6</w:t>
            </w: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10DC2BC6" w14:textId="585DD26B" w:rsidR="00BA5E23" w:rsidRPr="00463D16" w:rsidRDefault="00BA5E23" w:rsidP="00BA5E23">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color w:val="000000" w:themeColor="text1"/>
                <w:sz w:val="18"/>
                <w:szCs w:val="18"/>
              </w:rPr>
              <w:t>0x0F</w:t>
            </w:r>
          </w:p>
        </w:tc>
        <w:tc>
          <w:tcPr>
            <w:tcW w:w="709" w:type="dxa"/>
            <w:tcBorders>
              <w:left w:val="single" w:sz="8" w:space="0" w:color="auto"/>
              <w:right w:val="single" w:sz="8" w:space="0" w:color="auto"/>
            </w:tcBorders>
            <w:shd w:val="clear" w:color="auto" w:fill="auto"/>
            <w:vAlign w:val="center"/>
          </w:tcPr>
          <w:p w14:paraId="69880286" w14:textId="225E4A02" w:rsidR="00BA5E23" w:rsidRPr="00463D16" w:rsidRDefault="00BA5E23" w:rsidP="00BA5E23">
            <w:pPr>
              <w:jc w:val="center"/>
              <w:rPr>
                <w:rFonts w:ascii="현대하모니 M" w:eastAsia="현대하모니 M" w:hAnsi="현대하모니 M"/>
                <w:noProof/>
                <w:color w:val="000000" w:themeColor="text1"/>
                <w:sz w:val="18"/>
                <w:szCs w:val="18"/>
              </w:rPr>
            </w:pPr>
            <w:r w:rsidRPr="00463D16">
              <w:rPr>
                <w:rFonts w:cs="Calibri"/>
                <w:color w:val="000000" w:themeColor="text1"/>
              </w:rPr>
              <w:t> </w:t>
            </w:r>
          </w:p>
        </w:tc>
        <w:tc>
          <w:tcPr>
            <w:tcW w:w="539" w:type="dxa"/>
            <w:tcBorders>
              <w:left w:val="single" w:sz="8" w:space="0" w:color="auto"/>
              <w:right w:val="single" w:sz="8" w:space="0" w:color="auto"/>
            </w:tcBorders>
            <w:shd w:val="clear" w:color="auto" w:fill="auto"/>
            <w:vAlign w:val="center"/>
          </w:tcPr>
          <w:p w14:paraId="164A013A" w14:textId="77777777" w:rsidR="00BA5E23" w:rsidRPr="00463D16" w:rsidRDefault="00BA5E23" w:rsidP="00BA5E23">
            <w:pPr>
              <w:spacing w:line="230" w:lineRule="atLeast"/>
              <w:jc w:val="center"/>
              <w:rPr>
                <w:color w:val="000000" w:themeColor="text1"/>
              </w:rPr>
            </w:pPr>
            <w:r w:rsidRPr="00463D16">
              <w:rPr>
                <w:rFonts w:ascii="현대하모니 M" w:eastAsia="현대하모니 M" w:hAnsi="현대하모니 M" w:hint="eastAsia"/>
                <w:color w:val="000000" w:themeColor="text1"/>
                <w:sz w:val="18"/>
                <w:szCs w:val="18"/>
              </w:rPr>
              <w:t>B0</w:t>
            </w:r>
          </w:p>
          <w:p w14:paraId="301DC106" w14:textId="77777777" w:rsidR="00BA5E23" w:rsidRPr="00463D16" w:rsidRDefault="00BA5E23" w:rsidP="00BA5E23">
            <w:pPr>
              <w:spacing w:line="230" w:lineRule="atLeast"/>
              <w:jc w:val="center"/>
              <w:rPr>
                <w:color w:val="000000" w:themeColor="text1"/>
              </w:rPr>
            </w:pPr>
            <w:r w:rsidRPr="00463D16">
              <w:rPr>
                <w:rFonts w:ascii="현대하모니 M" w:eastAsia="현대하모니 M" w:hAnsi="현대하모니 M" w:hint="eastAsia"/>
                <w:color w:val="000000" w:themeColor="text1"/>
                <w:sz w:val="18"/>
                <w:szCs w:val="18"/>
              </w:rPr>
              <w:t>B1</w:t>
            </w:r>
          </w:p>
          <w:p w14:paraId="21D5C658" w14:textId="0082CA71" w:rsidR="00BA5E23" w:rsidRPr="00463D16" w:rsidRDefault="00BA5E23" w:rsidP="00BA5E23">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color w:val="000000" w:themeColor="text1"/>
                <w:sz w:val="18"/>
                <w:szCs w:val="18"/>
              </w:rPr>
              <w:t>B2</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126D485" w14:textId="349CFA90" w:rsidR="00BA5E23" w:rsidRPr="00463D16" w:rsidRDefault="00BA5E23" w:rsidP="00BA5E23">
            <w:pPr>
              <w:jc w:val="center"/>
              <w:rPr>
                <w:rFonts w:ascii="현대하모니 M" w:eastAsia="현대하모니 M" w:hAnsi="현대하모니 M"/>
                <w:noProof/>
                <w:color w:val="000000" w:themeColor="text1"/>
                <w:sz w:val="18"/>
                <w:szCs w:val="18"/>
              </w:rPr>
            </w:pPr>
            <w:r w:rsidRPr="00463D16">
              <w:rPr>
                <w:rFonts w:ascii="현대하모니 M" w:eastAsia="현대하모니 M" w:hAnsi="현대하모니 M" w:hint="eastAsia"/>
                <w:color w:val="000000" w:themeColor="text1"/>
                <w:sz w:val="18"/>
                <w:szCs w:val="18"/>
              </w:rPr>
              <w:t>Input</w:t>
            </w:r>
          </w:p>
        </w:tc>
        <w:tc>
          <w:tcPr>
            <w:tcW w:w="3374" w:type="dxa"/>
            <w:tcBorders>
              <w:left w:val="single" w:sz="8" w:space="0" w:color="auto"/>
              <w:right w:val="single" w:sz="8" w:space="0" w:color="auto"/>
            </w:tcBorders>
            <w:shd w:val="clear" w:color="auto" w:fill="auto"/>
            <w:noWrap/>
            <w:vAlign w:val="center"/>
          </w:tcPr>
          <w:p w14:paraId="69B3AEC8" w14:textId="2CFB236A" w:rsidR="00BA5E23" w:rsidRPr="00463D16" w:rsidRDefault="00533B37" w:rsidP="00BA5E23">
            <w:pPr>
              <w:rPr>
                <w:rFonts w:ascii="현대하모니 M" w:eastAsia="현대하모니 M" w:hAnsi="현대하모니 M"/>
                <w:noProof/>
                <w:color w:val="000000" w:themeColor="text1"/>
                <w:sz w:val="18"/>
                <w:szCs w:val="18"/>
                <w:highlight w:val="yellow"/>
              </w:rPr>
            </w:pPr>
            <w:r w:rsidRPr="00463D16">
              <w:rPr>
                <w:rFonts w:cs="Calibri" w:hint="eastAsia"/>
                <w:color w:val="000000" w:themeColor="text1"/>
              </w:rPr>
              <w:t xml:space="preserve">WPC </w:t>
            </w:r>
            <w:r w:rsidR="00BA5E23" w:rsidRPr="00463D16">
              <w:rPr>
                <w:rFonts w:cs="Calibri"/>
                <w:color w:val="000000" w:themeColor="text1"/>
              </w:rPr>
              <w:t>Charging mode</w:t>
            </w:r>
          </w:p>
        </w:tc>
        <w:tc>
          <w:tcPr>
            <w:tcW w:w="2410" w:type="dxa"/>
            <w:tcBorders>
              <w:left w:val="single" w:sz="8" w:space="0" w:color="auto"/>
              <w:right w:val="single" w:sz="8" w:space="0" w:color="auto"/>
            </w:tcBorders>
            <w:shd w:val="clear" w:color="auto" w:fill="auto"/>
            <w:noWrap/>
            <w:vAlign w:val="center"/>
          </w:tcPr>
          <w:p w14:paraId="66A2644B" w14:textId="77777777" w:rsidR="00740206" w:rsidRPr="00463D16" w:rsidRDefault="00740206" w:rsidP="00740206">
            <w:pPr>
              <w:spacing w:line="230" w:lineRule="atLeast"/>
              <w:rPr>
                <w:color w:val="000000" w:themeColor="text1"/>
              </w:rPr>
            </w:pPr>
            <w:r w:rsidRPr="00463D16">
              <w:rPr>
                <w:rFonts w:cs="Calibri"/>
                <w:color w:val="000000" w:themeColor="text1"/>
              </w:rPr>
              <w:t>0x00 : Default</w:t>
            </w:r>
          </w:p>
          <w:p w14:paraId="7EEE78DE" w14:textId="77777777" w:rsidR="00740206" w:rsidRPr="00463D16" w:rsidRDefault="00740206" w:rsidP="00740206">
            <w:pPr>
              <w:spacing w:line="230" w:lineRule="atLeast"/>
              <w:rPr>
                <w:color w:val="000000" w:themeColor="text1"/>
              </w:rPr>
            </w:pPr>
            <w:r w:rsidRPr="00463D16">
              <w:rPr>
                <w:rFonts w:cs="Calibri"/>
                <w:color w:val="000000" w:themeColor="text1"/>
              </w:rPr>
              <w:t>0x01 : BPP</w:t>
            </w:r>
          </w:p>
          <w:p w14:paraId="1D9FE4DF" w14:textId="77777777" w:rsidR="00740206" w:rsidRPr="00463D16" w:rsidRDefault="00740206" w:rsidP="00740206">
            <w:pPr>
              <w:spacing w:line="230" w:lineRule="atLeast"/>
              <w:rPr>
                <w:color w:val="000000" w:themeColor="text1"/>
              </w:rPr>
            </w:pPr>
            <w:r w:rsidRPr="00463D16">
              <w:rPr>
                <w:rFonts w:cs="Calibri"/>
                <w:color w:val="000000" w:themeColor="text1"/>
              </w:rPr>
              <w:t>0x02 : SFC (Samsung fast Charging)</w:t>
            </w:r>
          </w:p>
          <w:p w14:paraId="1A1BFB2F" w14:textId="77777777" w:rsidR="00740206" w:rsidRPr="00463D16" w:rsidRDefault="00740206" w:rsidP="00740206">
            <w:pPr>
              <w:spacing w:line="230" w:lineRule="atLeast"/>
              <w:rPr>
                <w:color w:val="000000" w:themeColor="text1"/>
              </w:rPr>
            </w:pPr>
            <w:r w:rsidRPr="00463D16">
              <w:rPr>
                <w:rFonts w:cs="Calibri"/>
                <w:color w:val="000000" w:themeColor="text1"/>
              </w:rPr>
              <w:t>0x03 : EPP</w:t>
            </w:r>
          </w:p>
          <w:p w14:paraId="3E7FE815" w14:textId="77777777" w:rsidR="00740206" w:rsidRPr="00463D16" w:rsidRDefault="00740206" w:rsidP="00740206">
            <w:pPr>
              <w:rPr>
                <w:rFonts w:cs="Calibri"/>
                <w:color w:val="000000" w:themeColor="text1"/>
              </w:rPr>
            </w:pPr>
            <w:r w:rsidRPr="00463D16">
              <w:rPr>
                <w:rFonts w:cs="Calibri"/>
                <w:color w:val="000000" w:themeColor="text1"/>
              </w:rPr>
              <w:t xml:space="preserve">0x04 </w:t>
            </w:r>
            <w:r w:rsidRPr="00463D16">
              <w:rPr>
                <w:rFonts w:cs="Calibri" w:hint="eastAsia"/>
                <w:color w:val="000000" w:themeColor="text1"/>
              </w:rPr>
              <w:t>: MPP</w:t>
            </w:r>
          </w:p>
          <w:p w14:paraId="2D451EE6" w14:textId="4BF73556" w:rsidR="00BA5E23" w:rsidRPr="00463D16" w:rsidRDefault="00740206" w:rsidP="00740206">
            <w:pPr>
              <w:rPr>
                <w:rFonts w:ascii="현대하모니 M" w:eastAsia="현대하모니 M" w:hAnsi="현대하모니 M"/>
                <w:noProof/>
                <w:color w:val="000000" w:themeColor="text1"/>
                <w:sz w:val="18"/>
                <w:szCs w:val="18"/>
                <w:highlight w:val="yellow"/>
              </w:rPr>
            </w:pPr>
            <w:r w:rsidRPr="00463D16">
              <w:rPr>
                <w:rFonts w:cs="Calibri" w:hint="eastAsia"/>
                <w:color w:val="000000" w:themeColor="text1"/>
              </w:rPr>
              <w:t>0x05</w:t>
            </w:r>
            <w:r w:rsidRPr="00463D16">
              <w:rPr>
                <w:rFonts w:cs="Calibri"/>
                <w:color w:val="000000" w:themeColor="text1"/>
              </w:rPr>
              <w:t>~ 0x07 : Reserved</w:t>
            </w:r>
          </w:p>
        </w:tc>
      </w:tr>
      <w:tr w:rsidR="00A63023" w:rsidRPr="00244DA9" w14:paraId="2FF361DC" w14:textId="77777777" w:rsidTr="00576B3F">
        <w:trPr>
          <w:trHeight w:val="290"/>
        </w:trPr>
        <w:tc>
          <w:tcPr>
            <w:tcW w:w="1026" w:type="dxa"/>
            <w:tcBorders>
              <w:left w:val="single" w:sz="12" w:space="0" w:color="auto"/>
              <w:right w:val="single" w:sz="8" w:space="0" w:color="auto"/>
            </w:tcBorders>
            <w:shd w:val="clear" w:color="auto" w:fill="auto"/>
            <w:vAlign w:val="center"/>
          </w:tcPr>
          <w:p w14:paraId="65B2743E" w14:textId="6825F6AF" w:rsidR="00A63023" w:rsidRPr="00463D16" w:rsidRDefault="00A63023" w:rsidP="00A63023">
            <w:pPr>
              <w:jc w:val="center"/>
              <w:rPr>
                <w:rFonts w:cs="Calibri"/>
                <w:color w:val="000000" w:themeColor="text1"/>
              </w:rPr>
            </w:pPr>
            <w:r w:rsidRPr="00463D16">
              <w:rPr>
                <w:color w:val="000000" w:themeColor="text1"/>
              </w:rPr>
              <w:t>#7</w:t>
            </w: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0A2263CA" w14:textId="1F02195A" w:rsidR="00A63023" w:rsidRPr="00463D16" w:rsidRDefault="00A63023" w:rsidP="00A63023">
            <w:pPr>
              <w:jc w:val="center"/>
              <w:rPr>
                <w:rFonts w:ascii="현대하모니 M" w:eastAsia="현대하모니 M" w:hAnsi="현대하모니 M"/>
                <w:color w:val="000000" w:themeColor="text1"/>
                <w:sz w:val="18"/>
                <w:szCs w:val="18"/>
              </w:rPr>
            </w:pPr>
            <w:r w:rsidRPr="00463D16">
              <w:rPr>
                <w:rFonts w:hint="eastAsia"/>
                <w:color w:val="000000" w:themeColor="text1"/>
              </w:rPr>
              <w:t>0x12</w:t>
            </w:r>
          </w:p>
        </w:tc>
        <w:tc>
          <w:tcPr>
            <w:tcW w:w="709" w:type="dxa"/>
            <w:tcBorders>
              <w:left w:val="single" w:sz="8" w:space="0" w:color="auto"/>
              <w:right w:val="single" w:sz="8" w:space="0" w:color="auto"/>
            </w:tcBorders>
            <w:shd w:val="clear" w:color="auto" w:fill="auto"/>
            <w:vAlign w:val="center"/>
          </w:tcPr>
          <w:p w14:paraId="645AFA1F" w14:textId="6241C11F" w:rsidR="00A63023" w:rsidRPr="00463D16" w:rsidRDefault="00A63023" w:rsidP="00A63023">
            <w:pPr>
              <w:jc w:val="center"/>
              <w:rPr>
                <w:rFonts w:cs="Calibri"/>
                <w:color w:val="000000" w:themeColor="text1"/>
              </w:rPr>
            </w:pPr>
            <w:r w:rsidRPr="00463D16">
              <w:rPr>
                <w:color w:val="000000" w:themeColor="text1"/>
              </w:rPr>
              <w:t> </w:t>
            </w:r>
          </w:p>
        </w:tc>
        <w:tc>
          <w:tcPr>
            <w:tcW w:w="539" w:type="dxa"/>
            <w:tcBorders>
              <w:left w:val="single" w:sz="8" w:space="0" w:color="auto"/>
              <w:right w:val="single" w:sz="8" w:space="0" w:color="auto"/>
            </w:tcBorders>
            <w:shd w:val="clear" w:color="auto" w:fill="auto"/>
            <w:vAlign w:val="center"/>
          </w:tcPr>
          <w:p w14:paraId="3B744B52" w14:textId="77777777" w:rsidR="00A63023" w:rsidRPr="00463D16" w:rsidRDefault="00A63023" w:rsidP="00A63023">
            <w:pPr>
              <w:spacing w:line="230" w:lineRule="atLeast"/>
              <w:jc w:val="center"/>
              <w:rPr>
                <w:color w:val="000000" w:themeColor="text1"/>
              </w:rPr>
            </w:pPr>
            <w:r w:rsidRPr="00463D16">
              <w:rPr>
                <w:rFonts w:hint="eastAsia"/>
                <w:color w:val="000000" w:themeColor="text1"/>
              </w:rPr>
              <w:t>B0</w:t>
            </w:r>
          </w:p>
          <w:p w14:paraId="777A6B2B" w14:textId="77777777" w:rsidR="00A63023" w:rsidRPr="00463D16" w:rsidRDefault="00A63023" w:rsidP="00A63023">
            <w:pPr>
              <w:spacing w:line="230" w:lineRule="atLeast"/>
              <w:jc w:val="center"/>
              <w:rPr>
                <w:color w:val="000000" w:themeColor="text1"/>
              </w:rPr>
            </w:pPr>
            <w:r w:rsidRPr="00463D16">
              <w:rPr>
                <w:rFonts w:hint="eastAsia"/>
                <w:color w:val="000000" w:themeColor="text1"/>
              </w:rPr>
              <w:t>B1</w:t>
            </w:r>
          </w:p>
          <w:p w14:paraId="113A6AE1" w14:textId="2E6E3D6B" w:rsidR="00A63023" w:rsidRPr="00463D16" w:rsidRDefault="00A63023" w:rsidP="00A63023">
            <w:pPr>
              <w:spacing w:line="230" w:lineRule="atLeast"/>
              <w:jc w:val="center"/>
              <w:rPr>
                <w:rFonts w:ascii="현대하모니 M" w:eastAsia="현대하모니 M" w:hAnsi="현대하모니 M"/>
                <w:color w:val="000000" w:themeColor="text1"/>
                <w:sz w:val="18"/>
                <w:szCs w:val="18"/>
              </w:rPr>
            </w:pPr>
            <w:r w:rsidRPr="00463D16">
              <w:rPr>
                <w:rFonts w:hint="eastAsia"/>
                <w:color w:val="000000" w:themeColor="text1"/>
              </w:rPr>
              <w:t>B2</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922F7A2" w14:textId="174DA7DD" w:rsidR="00A63023" w:rsidRPr="00463D16" w:rsidRDefault="00A63023" w:rsidP="00A63023">
            <w:pPr>
              <w:jc w:val="center"/>
              <w:rPr>
                <w:rFonts w:ascii="현대하모니 M" w:eastAsia="현대하모니 M" w:hAnsi="현대하모니 M"/>
                <w:color w:val="000000" w:themeColor="text1"/>
                <w:sz w:val="18"/>
                <w:szCs w:val="18"/>
              </w:rPr>
            </w:pPr>
            <w:r w:rsidRPr="00463D16">
              <w:rPr>
                <w:rFonts w:hint="eastAsia"/>
                <w:color w:val="000000" w:themeColor="text1"/>
              </w:rPr>
              <w:t>Input</w:t>
            </w:r>
          </w:p>
        </w:tc>
        <w:tc>
          <w:tcPr>
            <w:tcW w:w="3374" w:type="dxa"/>
            <w:tcBorders>
              <w:left w:val="single" w:sz="8" w:space="0" w:color="auto"/>
              <w:right w:val="single" w:sz="8" w:space="0" w:color="auto"/>
            </w:tcBorders>
            <w:shd w:val="clear" w:color="auto" w:fill="auto"/>
            <w:noWrap/>
            <w:vAlign w:val="center"/>
          </w:tcPr>
          <w:p w14:paraId="1D82B6AE" w14:textId="020F4B65" w:rsidR="00A63023" w:rsidRPr="00463D16" w:rsidRDefault="00A63023" w:rsidP="00A63023">
            <w:pPr>
              <w:rPr>
                <w:rFonts w:cs="Calibri"/>
                <w:color w:val="000000" w:themeColor="text1"/>
              </w:rPr>
            </w:pPr>
            <w:r w:rsidRPr="00463D16">
              <w:rPr>
                <w:rFonts w:cs="Calibri" w:hint="eastAsia"/>
                <w:color w:val="000000" w:themeColor="text1"/>
              </w:rPr>
              <w:t xml:space="preserve">WPC2 </w:t>
            </w:r>
            <w:r w:rsidRPr="00463D16">
              <w:rPr>
                <w:rFonts w:cs="Calibri"/>
                <w:color w:val="000000" w:themeColor="text1"/>
              </w:rPr>
              <w:t>Charging mode</w:t>
            </w:r>
          </w:p>
        </w:tc>
        <w:tc>
          <w:tcPr>
            <w:tcW w:w="2410" w:type="dxa"/>
            <w:tcBorders>
              <w:left w:val="single" w:sz="8" w:space="0" w:color="auto"/>
              <w:right w:val="single" w:sz="8" w:space="0" w:color="auto"/>
            </w:tcBorders>
            <w:shd w:val="clear" w:color="auto" w:fill="auto"/>
            <w:noWrap/>
            <w:vAlign w:val="center"/>
          </w:tcPr>
          <w:p w14:paraId="76B7288D" w14:textId="77777777" w:rsidR="00740206" w:rsidRPr="00463D16" w:rsidRDefault="00740206" w:rsidP="00740206">
            <w:pPr>
              <w:spacing w:line="230" w:lineRule="atLeast"/>
              <w:rPr>
                <w:color w:val="000000" w:themeColor="text1"/>
              </w:rPr>
            </w:pPr>
            <w:r w:rsidRPr="00463D16">
              <w:rPr>
                <w:rFonts w:cs="Calibri"/>
                <w:color w:val="000000" w:themeColor="text1"/>
              </w:rPr>
              <w:t>0x00 : Default</w:t>
            </w:r>
          </w:p>
          <w:p w14:paraId="6B9B8FDF" w14:textId="77777777" w:rsidR="00740206" w:rsidRPr="00463D16" w:rsidRDefault="00740206" w:rsidP="00740206">
            <w:pPr>
              <w:spacing w:line="230" w:lineRule="atLeast"/>
              <w:rPr>
                <w:color w:val="000000" w:themeColor="text1"/>
              </w:rPr>
            </w:pPr>
            <w:r w:rsidRPr="00463D16">
              <w:rPr>
                <w:rFonts w:cs="Calibri"/>
                <w:color w:val="000000" w:themeColor="text1"/>
              </w:rPr>
              <w:t>0x01 : BPP</w:t>
            </w:r>
          </w:p>
          <w:p w14:paraId="49EB5885" w14:textId="77777777" w:rsidR="00740206" w:rsidRPr="00463D16" w:rsidRDefault="00740206" w:rsidP="00740206">
            <w:pPr>
              <w:spacing w:line="230" w:lineRule="atLeast"/>
              <w:rPr>
                <w:color w:val="000000" w:themeColor="text1"/>
              </w:rPr>
            </w:pPr>
            <w:r w:rsidRPr="00463D16">
              <w:rPr>
                <w:rFonts w:cs="Calibri"/>
                <w:color w:val="000000" w:themeColor="text1"/>
              </w:rPr>
              <w:lastRenderedPageBreak/>
              <w:t>0x02 : SFC (Samsung fast Charging)</w:t>
            </w:r>
          </w:p>
          <w:p w14:paraId="64AFBF8E" w14:textId="77777777" w:rsidR="00740206" w:rsidRPr="00463D16" w:rsidRDefault="00740206" w:rsidP="00740206">
            <w:pPr>
              <w:spacing w:line="230" w:lineRule="atLeast"/>
              <w:rPr>
                <w:color w:val="000000" w:themeColor="text1"/>
              </w:rPr>
            </w:pPr>
            <w:r w:rsidRPr="00463D16">
              <w:rPr>
                <w:rFonts w:cs="Calibri"/>
                <w:color w:val="000000" w:themeColor="text1"/>
              </w:rPr>
              <w:t>0x03 : EPP</w:t>
            </w:r>
          </w:p>
          <w:p w14:paraId="4554913D" w14:textId="77777777" w:rsidR="00740206" w:rsidRPr="00463D16" w:rsidRDefault="00740206" w:rsidP="00740206">
            <w:pPr>
              <w:rPr>
                <w:rFonts w:cs="Calibri"/>
                <w:color w:val="000000" w:themeColor="text1"/>
              </w:rPr>
            </w:pPr>
            <w:r w:rsidRPr="00463D16">
              <w:rPr>
                <w:rFonts w:cs="Calibri"/>
                <w:color w:val="000000" w:themeColor="text1"/>
              </w:rPr>
              <w:t xml:space="preserve">0x04 </w:t>
            </w:r>
            <w:r w:rsidRPr="00463D16">
              <w:rPr>
                <w:rFonts w:cs="Calibri" w:hint="eastAsia"/>
                <w:color w:val="000000" w:themeColor="text1"/>
              </w:rPr>
              <w:t>: MPP</w:t>
            </w:r>
          </w:p>
          <w:p w14:paraId="3AA6E6DC" w14:textId="5854A527" w:rsidR="00A63023" w:rsidRPr="00463D16" w:rsidRDefault="00740206" w:rsidP="00740206">
            <w:pPr>
              <w:spacing w:line="230" w:lineRule="atLeast"/>
              <w:rPr>
                <w:rFonts w:cs="Calibri"/>
                <w:color w:val="000000" w:themeColor="text1"/>
              </w:rPr>
            </w:pPr>
            <w:r w:rsidRPr="00463D16">
              <w:rPr>
                <w:rFonts w:cs="Calibri" w:hint="eastAsia"/>
                <w:color w:val="000000" w:themeColor="text1"/>
              </w:rPr>
              <w:t>0x05</w:t>
            </w:r>
            <w:r w:rsidRPr="00463D16">
              <w:rPr>
                <w:rFonts w:cs="Calibri"/>
                <w:color w:val="000000" w:themeColor="text1"/>
              </w:rPr>
              <w:t>~ 0x07 : Reserved</w:t>
            </w:r>
          </w:p>
        </w:tc>
      </w:tr>
      <w:tr w:rsidR="00A63023" w:rsidRPr="00244DA9" w14:paraId="5893795D" w14:textId="77777777" w:rsidTr="00A63023">
        <w:trPr>
          <w:trHeight w:val="290"/>
        </w:trPr>
        <w:tc>
          <w:tcPr>
            <w:tcW w:w="1026" w:type="dxa"/>
            <w:tcBorders>
              <w:left w:val="single" w:sz="12" w:space="0" w:color="auto"/>
              <w:right w:val="single" w:sz="8" w:space="0" w:color="auto"/>
            </w:tcBorders>
            <w:shd w:val="clear" w:color="auto" w:fill="auto"/>
            <w:vAlign w:val="center"/>
          </w:tcPr>
          <w:p w14:paraId="3AC02E98" w14:textId="36CE4542" w:rsidR="00A63023" w:rsidRPr="00463D16" w:rsidRDefault="00A63023" w:rsidP="00A63023">
            <w:pPr>
              <w:jc w:val="center"/>
              <w:rPr>
                <w:color w:val="000000" w:themeColor="text1"/>
              </w:rPr>
            </w:pPr>
            <w:r w:rsidRPr="00463D16">
              <w:rPr>
                <w:color w:val="000000" w:themeColor="text1"/>
              </w:rPr>
              <w:lastRenderedPageBreak/>
              <w:t>#</w:t>
            </w:r>
            <w:r w:rsidRPr="00463D16">
              <w:rPr>
                <w:rFonts w:hint="eastAsia"/>
                <w:color w:val="000000" w:themeColor="text1"/>
              </w:rPr>
              <w:t>8</w:t>
            </w: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79C85FBF" w14:textId="1BBB981F" w:rsidR="00A63023" w:rsidRPr="00463D16" w:rsidRDefault="00A63023" w:rsidP="00A63023">
            <w:pPr>
              <w:jc w:val="center"/>
              <w:rPr>
                <w:color w:val="000000" w:themeColor="text1"/>
              </w:rPr>
            </w:pPr>
            <w:r w:rsidRPr="00463D16">
              <w:rPr>
                <w:rFonts w:hint="eastAsia"/>
                <w:color w:val="000000" w:themeColor="text1"/>
              </w:rPr>
              <w:t>0x15</w:t>
            </w:r>
          </w:p>
        </w:tc>
        <w:tc>
          <w:tcPr>
            <w:tcW w:w="709" w:type="dxa"/>
            <w:tcBorders>
              <w:left w:val="single" w:sz="8" w:space="0" w:color="auto"/>
              <w:right w:val="single" w:sz="8" w:space="0" w:color="auto"/>
            </w:tcBorders>
            <w:shd w:val="clear" w:color="auto" w:fill="auto"/>
            <w:vAlign w:val="center"/>
          </w:tcPr>
          <w:p w14:paraId="170E1D1F" w14:textId="32FC9DD5" w:rsidR="00A63023" w:rsidRPr="00463D16" w:rsidRDefault="00A63023" w:rsidP="00A63023">
            <w:pPr>
              <w:jc w:val="center"/>
              <w:rPr>
                <w:color w:val="000000" w:themeColor="text1"/>
              </w:rPr>
            </w:pPr>
            <w:r w:rsidRPr="00463D16">
              <w:rPr>
                <w:color w:val="000000" w:themeColor="text1"/>
              </w:rPr>
              <w:t> </w:t>
            </w:r>
          </w:p>
        </w:tc>
        <w:tc>
          <w:tcPr>
            <w:tcW w:w="539" w:type="dxa"/>
            <w:tcBorders>
              <w:left w:val="single" w:sz="8" w:space="0" w:color="auto"/>
              <w:right w:val="single" w:sz="8" w:space="0" w:color="auto"/>
            </w:tcBorders>
            <w:shd w:val="clear" w:color="auto" w:fill="auto"/>
            <w:vAlign w:val="center"/>
          </w:tcPr>
          <w:p w14:paraId="137FF61F" w14:textId="46CC3A93" w:rsidR="00A63023" w:rsidRPr="00463D16" w:rsidRDefault="00A63023" w:rsidP="00A63023">
            <w:pPr>
              <w:spacing w:line="230" w:lineRule="atLeast"/>
              <w:jc w:val="center"/>
              <w:rPr>
                <w:color w:val="000000" w:themeColor="text1"/>
              </w:rPr>
            </w:pPr>
            <w:r w:rsidRPr="00463D16">
              <w:rPr>
                <w:rFonts w:hint="eastAsia"/>
                <w:color w:val="000000" w:themeColor="text1"/>
              </w:rPr>
              <w:t>B0</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F11BE28" w14:textId="455F39B3" w:rsidR="00A63023" w:rsidRPr="00463D16" w:rsidRDefault="00A63023" w:rsidP="00A63023">
            <w:pPr>
              <w:jc w:val="center"/>
              <w:rPr>
                <w:color w:val="000000" w:themeColor="text1"/>
              </w:rPr>
            </w:pPr>
            <w:r w:rsidRPr="00463D16">
              <w:rPr>
                <w:rFonts w:hint="eastAsia"/>
                <w:color w:val="000000" w:themeColor="text1"/>
              </w:rPr>
              <w:t>Input</w:t>
            </w:r>
          </w:p>
        </w:tc>
        <w:tc>
          <w:tcPr>
            <w:tcW w:w="3374" w:type="dxa"/>
            <w:tcBorders>
              <w:left w:val="single" w:sz="8" w:space="0" w:color="auto"/>
              <w:right w:val="single" w:sz="8" w:space="0" w:color="auto"/>
            </w:tcBorders>
            <w:shd w:val="clear" w:color="auto" w:fill="auto"/>
            <w:noWrap/>
            <w:vAlign w:val="center"/>
          </w:tcPr>
          <w:p w14:paraId="56B8D587" w14:textId="51B07503" w:rsidR="00A63023" w:rsidRPr="00463D16" w:rsidRDefault="00DA4AEE" w:rsidP="00A63023">
            <w:pPr>
              <w:rPr>
                <w:color w:val="000000" w:themeColor="text1"/>
              </w:rPr>
            </w:pPr>
            <w:commentRangeStart w:id="82"/>
            <w:r w:rsidRPr="00463D16">
              <w:rPr>
                <w:rFonts w:hint="eastAsia"/>
                <w:color w:val="000000" w:themeColor="text1"/>
              </w:rPr>
              <w:t xml:space="preserve">WPC EPP Mode Authentication state </w:t>
            </w:r>
            <w:commentRangeEnd w:id="82"/>
            <w:r w:rsidRPr="00463D16">
              <w:rPr>
                <w:rStyle w:val="affe"/>
                <w:color w:val="000000" w:themeColor="text1"/>
              </w:rPr>
              <w:commentReference w:id="82"/>
            </w:r>
          </w:p>
        </w:tc>
        <w:tc>
          <w:tcPr>
            <w:tcW w:w="2410" w:type="dxa"/>
            <w:tcBorders>
              <w:left w:val="single" w:sz="8" w:space="0" w:color="auto"/>
              <w:right w:val="single" w:sz="8" w:space="0" w:color="auto"/>
            </w:tcBorders>
            <w:shd w:val="clear" w:color="auto" w:fill="auto"/>
            <w:noWrap/>
            <w:vAlign w:val="center"/>
          </w:tcPr>
          <w:p w14:paraId="35C9F36D" w14:textId="77777777" w:rsidR="00A63023" w:rsidRPr="00463D16" w:rsidRDefault="00A63023" w:rsidP="00A63023">
            <w:pPr>
              <w:spacing w:line="230" w:lineRule="atLeast"/>
              <w:rPr>
                <w:color w:val="000000" w:themeColor="text1"/>
              </w:rPr>
            </w:pPr>
            <w:r w:rsidRPr="00463D16">
              <w:rPr>
                <w:color w:val="000000" w:themeColor="text1"/>
              </w:rPr>
              <w:t>0x0 : not auth</w:t>
            </w:r>
          </w:p>
          <w:p w14:paraId="0BE48373" w14:textId="1F8C6235" w:rsidR="00A63023" w:rsidRPr="00463D16" w:rsidRDefault="00A63023" w:rsidP="00A63023">
            <w:pPr>
              <w:spacing w:line="230" w:lineRule="atLeast"/>
              <w:rPr>
                <w:color w:val="000000" w:themeColor="text1"/>
              </w:rPr>
            </w:pPr>
            <w:r w:rsidRPr="00463D16">
              <w:rPr>
                <w:color w:val="000000" w:themeColor="text1"/>
              </w:rPr>
              <w:t>0x1 : auth</w:t>
            </w:r>
          </w:p>
        </w:tc>
      </w:tr>
      <w:tr w:rsidR="00A63023" w:rsidRPr="00244DA9" w14:paraId="61CAC50D" w14:textId="77777777" w:rsidTr="0005606E">
        <w:trPr>
          <w:trHeight w:val="290"/>
        </w:trPr>
        <w:tc>
          <w:tcPr>
            <w:tcW w:w="1026" w:type="dxa"/>
            <w:tcBorders>
              <w:left w:val="single" w:sz="12" w:space="0" w:color="auto"/>
              <w:bottom w:val="single" w:sz="8" w:space="0" w:color="auto"/>
              <w:right w:val="single" w:sz="8" w:space="0" w:color="auto"/>
            </w:tcBorders>
            <w:shd w:val="clear" w:color="auto" w:fill="auto"/>
            <w:vAlign w:val="center"/>
          </w:tcPr>
          <w:p w14:paraId="10BD17BB" w14:textId="67A05B46" w:rsidR="00A63023" w:rsidRPr="00463D16" w:rsidRDefault="00A63023" w:rsidP="00A63023">
            <w:pPr>
              <w:jc w:val="center"/>
              <w:rPr>
                <w:color w:val="000000" w:themeColor="text1"/>
              </w:rPr>
            </w:pPr>
            <w:r w:rsidRPr="00463D16">
              <w:rPr>
                <w:color w:val="000000" w:themeColor="text1"/>
              </w:rPr>
              <w:t>#</w:t>
            </w:r>
            <w:r w:rsidRPr="00463D16">
              <w:rPr>
                <w:rFonts w:hint="eastAsia"/>
                <w:color w:val="000000" w:themeColor="text1"/>
              </w:rPr>
              <w:t>9</w:t>
            </w:r>
          </w:p>
        </w:tc>
        <w:tc>
          <w:tcPr>
            <w:tcW w:w="709" w:type="dxa"/>
            <w:tcBorders>
              <w:top w:val="single" w:sz="8" w:space="0" w:color="auto"/>
              <w:left w:val="single" w:sz="8" w:space="0" w:color="auto"/>
              <w:bottom w:val="single" w:sz="8" w:space="0" w:color="auto"/>
              <w:right w:val="single" w:sz="8" w:space="0" w:color="auto"/>
            </w:tcBorders>
            <w:shd w:val="clear" w:color="auto" w:fill="auto"/>
            <w:vAlign w:val="center"/>
          </w:tcPr>
          <w:p w14:paraId="41442318" w14:textId="0DDA8C56" w:rsidR="00A63023" w:rsidRPr="00463D16" w:rsidRDefault="00A63023" w:rsidP="00A63023">
            <w:pPr>
              <w:jc w:val="center"/>
              <w:rPr>
                <w:color w:val="000000" w:themeColor="text1"/>
              </w:rPr>
            </w:pPr>
            <w:r w:rsidRPr="00463D16">
              <w:rPr>
                <w:rFonts w:hint="eastAsia"/>
                <w:color w:val="000000" w:themeColor="text1"/>
              </w:rPr>
              <w:t>0x16</w:t>
            </w:r>
          </w:p>
        </w:tc>
        <w:tc>
          <w:tcPr>
            <w:tcW w:w="709" w:type="dxa"/>
            <w:tcBorders>
              <w:left w:val="single" w:sz="8" w:space="0" w:color="auto"/>
              <w:bottom w:val="single" w:sz="8" w:space="0" w:color="auto"/>
              <w:right w:val="single" w:sz="8" w:space="0" w:color="auto"/>
            </w:tcBorders>
            <w:shd w:val="clear" w:color="auto" w:fill="auto"/>
            <w:vAlign w:val="center"/>
          </w:tcPr>
          <w:p w14:paraId="6E033877" w14:textId="1446750B" w:rsidR="00A63023" w:rsidRPr="00463D16" w:rsidRDefault="00A63023" w:rsidP="00A63023">
            <w:pPr>
              <w:jc w:val="center"/>
              <w:rPr>
                <w:color w:val="000000" w:themeColor="text1"/>
              </w:rPr>
            </w:pPr>
            <w:r w:rsidRPr="00463D16">
              <w:rPr>
                <w:color w:val="000000" w:themeColor="text1"/>
              </w:rPr>
              <w:t> </w:t>
            </w:r>
          </w:p>
        </w:tc>
        <w:tc>
          <w:tcPr>
            <w:tcW w:w="539" w:type="dxa"/>
            <w:tcBorders>
              <w:left w:val="single" w:sz="8" w:space="0" w:color="auto"/>
              <w:bottom w:val="single" w:sz="8" w:space="0" w:color="auto"/>
              <w:right w:val="single" w:sz="8" w:space="0" w:color="auto"/>
            </w:tcBorders>
            <w:shd w:val="clear" w:color="auto" w:fill="auto"/>
            <w:vAlign w:val="center"/>
          </w:tcPr>
          <w:p w14:paraId="0C9A2AE4" w14:textId="6E04EA81" w:rsidR="00A63023" w:rsidRPr="00463D16" w:rsidRDefault="00A63023" w:rsidP="00A63023">
            <w:pPr>
              <w:spacing w:line="230" w:lineRule="atLeast"/>
              <w:jc w:val="center"/>
              <w:rPr>
                <w:color w:val="000000" w:themeColor="text1"/>
              </w:rPr>
            </w:pPr>
            <w:r w:rsidRPr="00463D16">
              <w:rPr>
                <w:rFonts w:hint="eastAsia"/>
                <w:color w:val="000000" w:themeColor="text1"/>
              </w:rPr>
              <w:t>B0</w:t>
            </w:r>
          </w:p>
        </w:tc>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16C1179" w14:textId="4DA549F4" w:rsidR="00A63023" w:rsidRPr="00463D16" w:rsidRDefault="00A63023" w:rsidP="00A63023">
            <w:pPr>
              <w:jc w:val="center"/>
              <w:rPr>
                <w:color w:val="000000" w:themeColor="text1"/>
              </w:rPr>
            </w:pPr>
            <w:r w:rsidRPr="00463D16">
              <w:rPr>
                <w:rFonts w:hint="eastAsia"/>
                <w:color w:val="000000" w:themeColor="text1"/>
              </w:rPr>
              <w:t>Input</w:t>
            </w:r>
          </w:p>
        </w:tc>
        <w:tc>
          <w:tcPr>
            <w:tcW w:w="3374" w:type="dxa"/>
            <w:tcBorders>
              <w:left w:val="single" w:sz="8" w:space="0" w:color="auto"/>
              <w:bottom w:val="single" w:sz="8" w:space="0" w:color="auto"/>
              <w:right w:val="single" w:sz="8" w:space="0" w:color="auto"/>
            </w:tcBorders>
            <w:shd w:val="clear" w:color="auto" w:fill="auto"/>
            <w:noWrap/>
            <w:vAlign w:val="center"/>
          </w:tcPr>
          <w:p w14:paraId="79E6FB9C" w14:textId="4E064BDC" w:rsidR="00A63023" w:rsidRPr="00463D16" w:rsidRDefault="00DA4AEE" w:rsidP="00A63023">
            <w:pPr>
              <w:rPr>
                <w:color w:val="000000" w:themeColor="text1"/>
              </w:rPr>
            </w:pPr>
            <w:r w:rsidRPr="00463D16">
              <w:rPr>
                <w:rFonts w:hint="eastAsia"/>
                <w:color w:val="000000" w:themeColor="text1"/>
              </w:rPr>
              <w:t xml:space="preserve">WPC2 EPP Mode </w:t>
            </w:r>
            <w:r w:rsidRPr="00463D16">
              <w:rPr>
                <w:color w:val="000000" w:themeColor="text1"/>
              </w:rPr>
              <w:t>Auth</w:t>
            </w:r>
            <w:r w:rsidRPr="00463D16">
              <w:rPr>
                <w:rFonts w:hint="eastAsia"/>
                <w:color w:val="000000" w:themeColor="text1"/>
              </w:rPr>
              <w:t>entication</w:t>
            </w:r>
            <w:r w:rsidRPr="00463D16">
              <w:rPr>
                <w:color w:val="000000" w:themeColor="text1"/>
              </w:rPr>
              <w:t xml:space="preserve"> state</w:t>
            </w:r>
          </w:p>
        </w:tc>
        <w:tc>
          <w:tcPr>
            <w:tcW w:w="2410" w:type="dxa"/>
            <w:tcBorders>
              <w:left w:val="single" w:sz="8" w:space="0" w:color="auto"/>
              <w:bottom w:val="single" w:sz="8" w:space="0" w:color="auto"/>
              <w:right w:val="single" w:sz="8" w:space="0" w:color="auto"/>
            </w:tcBorders>
            <w:shd w:val="clear" w:color="auto" w:fill="auto"/>
            <w:noWrap/>
            <w:vAlign w:val="center"/>
          </w:tcPr>
          <w:p w14:paraId="467A135B" w14:textId="77777777" w:rsidR="00A63023" w:rsidRPr="00463D16" w:rsidRDefault="00A63023" w:rsidP="00A63023">
            <w:pPr>
              <w:spacing w:line="230" w:lineRule="atLeast"/>
              <w:rPr>
                <w:color w:val="000000" w:themeColor="text1"/>
              </w:rPr>
            </w:pPr>
            <w:r w:rsidRPr="00463D16">
              <w:rPr>
                <w:color w:val="000000" w:themeColor="text1"/>
              </w:rPr>
              <w:t>0x0 : not auth</w:t>
            </w:r>
          </w:p>
          <w:p w14:paraId="2D4F99C4" w14:textId="54456372" w:rsidR="00A63023" w:rsidRPr="00463D16" w:rsidRDefault="00A63023" w:rsidP="00A63023">
            <w:pPr>
              <w:spacing w:line="230" w:lineRule="atLeast"/>
              <w:rPr>
                <w:color w:val="000000" w:themeColor="text1"/>
              </w:rPr>
            </w:pPr>
            <w:r w:rsidRPr="00463D16">
              <w:rPr>
                <w:color w:val="000000" w:themeColor="text1"/>
              </w:rPr>
              <w:t>0x1 : auth</w:t>
            </w:r>
          </w:p>
        </w:tc>
      </w:tr>
    </w:tbl>
    <w:p w14:paraId="6882422A" w14:textId="2248ACD1" w:rsidR="00D45435" w:rsidRDefault="00D45435" w:rsidP="000769D6"/>
    <w:p w14:paraId="5D9117BE" w14:textId="02867095" w:rsidR="000769D6" w:rsidRDefault="000769D6" w:rsidP="00D45435">
      <w:pPr>
        <w:spacing w:after="200" w:line="276" w:lineRule="auto"/>
        <w:jc w:val="both"/>
      </w:pPr>
    </w:p>
    <w:p w14:paraId="36557397" w14:textId="77777777" w:rsidR="00C50137" w:rsidRPr="00237C07" w:rsidRDefault="00C50137" w:rsidP="00D45435">
      <w:pPr>
        <w:spacing w:after="200" w:line="276" w:lineRule="auto"/>
        <w:jc w:val="both"/>
      </w:pPr>
    </w:p>
    <w:p w14:paraId="1777CF8D" w14:textId="77777777" w:rsidR="00330891" w:rsidRPr="00DD74DF" w:rsidRDefault="00330891" w:rsidP="00330891">
      <w:pPr>
        <w:rPr>
          <w:rFonts w:ascii="현대하모니 M" w:eastAsia="현대하모니 M" w:hAnsi="현대하모니 M"/>
        </w:rPr>
      </w:pPr>
    </w:p>
    <w:p w14:paraId="6A61FF61" w14:textId="496DA248" w:rsidR="00330891" w:rsidRPr="00330891" w:rsidRDefault="00330891" w:rsidP="00330891">
      <w:pPr>
        <w:pStyle w:val="32"/>
        <w:rPr>
          <w:b/>
          <w:highlight w:val="yellow"/>
        </w:rPr>
      </w:pPr>
      <w:commentRangeStart w:id="83"/>
      <w:r>
        <w:rPr>
          <w:rFonts w:hint="eastAsia"/>
          <w:highlight w:val="yellow"/>
        </w:rPr>
        <w:t>ECUSecurityInformationDataIdentifier</w:t>
      </w:r>
      <w:r w:rsidRPr="00330891">
        <w:rPr>
          <w:rFonts w:hint="eastAsia"/>
          <w:highlight w:val="yellow"/>
        </w:rPr>
        <w:t xml:space="preserve">(Byte Data) </w:t>
      </w:r>
      <w:r w:rsidRPr="00330891">
        <w:rPr>
          <w:rFonts w:ascii="바탕" w:eastAsia="바탕" w:hAnsi="바탕" w:cs="바탕" w:hint="eastAsia"/>
          <w:highlight w:val="yellow"/>
        </w:rPr>
        <w:t>–</w:t>
      </w:r>
      <w:r w:rsidRPr="00330891">
        <w:rPr>
          <w:rFonts w:hint="eastAsia"/>
          <w:highlight w:val="yellow"/>
        </w:rPr>
        <w:t xml:space="preserve"> DID </w:t>
      </w:r>
      <w:r>
        <w:rPr>
          <w:rFonts w:hint="eastAsia"/>
          <w:highlight w:val="yellow"/>
        </w:rPr>
        <w:t>F1C0</w:t>
      </w:r>
      <w:commentRangeEnd w:id="83"/>
      <w:r w:rsidR="00DA4AEE">
        <w:rPr>
          <w:rStyle w:val="affe"/>
          <w:rFonts w:ascii="Calibri" w:eastAsia="맑은 고딕" w:hAnsi="Calibri" w:cs="Arial"/>
          <w:bCs w:val="0"/>
          <w:color w:val="auto"/>
        </w:rPr>
        <w:commentReference w:id="83"/>
      </w:r>
    </w:p>
    <w:p w14:paraId="4C8F1E0E" w14:textId="77777777" w:rsidR="00330891" w:rsidRPr="00330891" w:rsidRDefault="00330891" w:rsidP="00330891">
      <w:pPr>
        <w:rPr>
          <w:color w:val="FF0000"/>
        </w:rPr>
      </w:pPr>
    </w:p>
    <w:p w14:paraId="2980D58E" w14:textId="77777777" w:rsidR="00330891" w:rsidRPr="0033387C" w:rsidRDefault="00330891" w:rsidP="00330891">
      <w:pPr>
        <w:rPr>
          <w:rFonts w:ascii="현대하모니 M" w:eastAsia="현대하모니 M" w:hAnsi="현대하모니 M"/>
          <w:color w:val="000000" w:themeColor="text1"/>
          <w:lang w:val="en-GB"/>
        </w:rPr>
      </w:pPr>
    </w:p>
    <w:p w14:paraId="4E8D7397" w14:textId="77777777" w:rsidR="00330891" w:rsidRPr="0033387C" w:rsidRDefault="00330891" w:rsidP="00330891">
      <w:pPr>
        <w:widowControl w:val="0"/>
        <w:numPr>
          <w:ilvl w:val="0"/>
          <w:numId w:val="22"/>
        </w:numPr>
        <w:wordWrap w:val="0"/>
        <w:jc w:val="both"/>
        <w:rPr>
          <w:rFonts w:ascii="현대하모니 M" w:eastAsia="현대하모니 M" w:hAnsi="현대하모니 M"/>
          <w:bCs/>
          <w:noProof/>
          <w:color w:val="000000" w:themeColor="text1"/>
        </w:rPr>
      </w:pPr>
      <w:r w:rsidRPr="0033387C">
        <w:rPr>
          <w:rFonts w:ascii="현대하모니 M" w:eastAsia="현대하모니 M" w:hAnsi="현대하모니 M" w:hint="eastAsia"/>
          <w:bCs/>
          <w:noProof/>
          <w:color w:val="000000" w:themeColor="text1"/>
        </w:rPr>
        <w:t>Request Message</w:t>
      </w:r>
    </w:p>
    <w:tbl>
      <w:tblPr>
        <w:tblW w:w="879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200"/>
        <w:gridCol w:w="1500"/>
        <w:gridCol w:w="1134"/>
        <w:gridCol w:w="4960"/>
      </w:tblGrid>
      <w:tr w:rsidR="0033387C" w:rsidRPr="0033387C" w14:paraId="56240083" w14:textId="77777777" w:rsidTr="00951D26">
        <w:trPr>
          <w:trHeight w:val="465"/>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23983AE1" w14:textId="77777777" w:rsidR="00330891" w:rsidRPr="0033387C" w:rsidRDefault="00330891" w:rsidP="00951D26">
            <w:pPr>
              <w:jc w:val="center"/>
              <w:rPr>
                <w:rFonts w:ascii="현대하모니 M" w:eastAsia="현대하모니 M" w:hAnsi="현대하모니 M"/>
                <w:noProof/>
                <w:color w:val="000000" w:themeColor="text1"/>
                <w:sz w:val="18"/>
                <w:szCs w:val="18"/>
              </w:rPr>
            </w:pPr>
          </w:p>
        </w:tc>
        <w:tc>
          <w:tcPr>
            <w:tcW w:w="150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2217871B"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Message Byte</w:t>
            </w:r>
          </w:p>
        </w:tc>
        <w:tc>
          <w:tcPr>
            <w:tcW w:w="1134"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7BA6E794"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Hex Value</w:t>
            </w:r>
          </w:p>
        </w:tc>
        <w:tc>
          <w:tcPr>
            <w:tcW w:w="4960" w:type="dxa"/>
            <w:tcBorders>
              <w:top w:val="single" w:sz="12" w:space="0" w:color="auto"/>
              <w:left w:val="single" w:sz="8" w:space="0" w:color="auto"/>
              <w:bottom w:val="single" w:sz="12" w:space="0" w:color="auto"/>
              <w:right w:val="single" w:sz="12" w:space="0" w:color="auto"/>
            </w:tcBorders>
            <w:shd w:val="clear" w:color="auto" w:fill="BFBFBF"/>
            <w:vAlign w:val="center"/>
            <w:hideMark/>
          </w:tcPr>
          <w:p w14:paraId="4D0F11A0"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Parameter Name</w:t>
            </w:r>
          </w:p>
        </w:tc>
      </w:tr>
      <w:tr w:rsidR="0033387C" w:rsidRPr="0033387C" w14:paraId="39E2C33D" w14:textId="77777777" w:rsidTr="00951D26">
        <w:trPr>
          <w:trHeight w:val="465"/>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3E34962E" w14:textId="77777777" w:rsidR="00330891" w:rsidRPr="0033387C" w:rsidRDefault="00330891" w:rsidP="00951D26">
            <w:pP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Data Byte</w:t>
            </w:r>
          </w:p>
        </w:tc>
        <w:tc>
          <w:tcPr>
            <w:tcW w:w="150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02722E78"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w:t>
            </w:r>
          </w:p>
        </w:tc>
        <w:tc>
          <w:tcPr>
            <w:tcW w:w="1134"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716D5734"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22</w:t>
            </w:r>
          </w:p>
        </w:tc>
        <w:tc>
          <w:tcPr>
            <w:tcW w:w="4960" w:type="dxa"/>
            <w:tcBorders>
              <w:top w:val="single" w:sz="12" w:space="0" w:color="auto"/>
              <w:left w:val="single" w:sz="8" w:space="0" w:color="auto"/>
              <w:bottom w:val="single" w:sz="8" w:space="0" w:color="auto"/>
              <w:right w:val="single" w:sz="12" w:space="0" w:color="auto"/>
            </w:tcBorders>
            <w:shd w:val="clear" w:color="auto" w:fill="auto"/>
            <w:vAlign w:val="center"/>
            <w:hideMark/>
          </w:tcPr>
          <w:p w14:paraId="0AB76D24"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RearDataByIdentifier Service ID</w:t>
            </w:r>
          </w:p>
        </w:tc>
      </w:tr>
      <w:tr w:rsidR="00330891" w:rsidRPr="0033387C" w14:paraId="69684B62" w14:textId="77777777" w:rsidTr="00951D26">
        <w:trPr>
          <w:trHeight w:val="465"/>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4B68C7BD"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cs="굴림" w:hint="eastAsia"/>
                <w:noProof/>
                <w:color w:val="000000" w:themeColor="text1"/>
                <w:sz w:val="18"/>
                <w:szCs w:val="18"/>
              </w:rPr>
              <w:t xml:space="preserve">　</w:t>
            </w:r>
          </w:p>
        </w:tc>
        <w:tc>
          <w:tcPr>
            <w:tcW w:w="1500"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0DC36991"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#2~#3</w:t>
            </w:r>
          </w:p>
        </w:tc>
        <w:tc>
          <w:tcPr>
            <w:tcW w:w="1134"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1CB5933B" w14:textId="7B991DAB"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F1C0</w:t>
            </w:r>
          </w:p>
        </w:tc>
        <w:tc>
          <w:tcPr>
            <w:tcW w:w="4960" w:type="dxa"/>
            <w:tcBorders>
              <w:top w:val="single" w:sz="8" w:space="0" w:color="auto"/>
              <w:left w:val="single" w:sz="8" w:space="0" w:color="auto"/>
              <w:bottom w:val="single" w:sz="12" w:space="0" w:color="auto"/>
              <w:right w:val="single" w:sz="12" w:space="0" w:color="auto"/>
            </w:tcBorders>
            <w:shd w:val="clear" w:color="auto" w:fill="auto"/>
            <w:vAlign w:val="center"/>
            <w:hideMark/>
          </w:tcPr>
          <w:p w14:paraId="7CDDF0B5" w14:textId="67E29358"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dataIdentifier - ECUSecurityInformationDataIdentifier</w:t>
            </w:r>
          </w:p>
        </w:tc>
      </w:tr>
    </w:tbl>
    <w:p w14:paraId="6120E3B6" w14:textId="77777777" w:rsidR="00330891" w:rsidRPr="0033387C" w:rsidRDefault="00330891" w:rsidP="00330891">
      <w:pPr>
        <w:rPr>
          <w:rFonts w:ascii="현대하모니 M" w:eastAsia="현대하모니 M" w:hAnsi="현대하모니 M"/>
          <w:noProof/>
          <w:color w:val="000000" w:themeColor="text1"/>
        </w:rPr>
      </w:pPr>
    </w:p>
    <w:p w14:paraId="45CCB9A6" w14:textId="77777777" w:rsidR="00330891" w:rsidRPr="0033387C" w:rsidRDefault="00330891" w:rsidP="00330891">
      <w:pPr>
        <w:widowControl w:val="0"/>
        <w:numPr>
          <w:ilvl w:val="0"/>
          <w:numId w:val="22"/>
        </w:numPr>
        <w:wordWrap w:val="0"/>
        <w:jc w:val="both"/>
        <w:rPr>
          <w:rFonts w:ascii="현대하모니 M" w:eastAsia="현대하모니 M" w:hAnsi="현대하모니 M"/>
          <w:bCs/>
          <w:noProof/>
          <w:color w:val="000000" w:themeColor="text1"/>
        </w:rPr>
      </w:pPr>
      <w:r w:rsidRPr="0033387C">
        <w:rPr>
          <w:rFonts w:ascii="현대하모니 M" w:eastAsia="현대하모니 M" w:hAnsi="현대하모니 M" w:hint="eastAsia"/>
          <w:bCs/>
          <w:noProof/>
          <w:color w:val="000000" w:themeColor="text1"/>
        </w:rPr>
        <w:t>Positive Response Message</w:t>
      </w:r>
    </w:p>
    <w:tbl>
      <w:tblPr>
        <w:tblW w:w="8795" w:type="dxa"/>
        <w:tblInd w:w="660" w:type="dxa"/>
        <w:tblCellMar>
          <w:left w:w="99" w:type="dxa"/>
          <w:right w:w="99" w:type="dxa"/>
        </w:tblCellMar>
        <w:tblLook w:val="04A0" w:firstRow="1" w:lastRow="0" w:firstColumn="1" w:lastColumn="0" w:noHBand="0" w:noVBand="1"/>
      </w:tblPr>
      <w:tblGrid>
        <w:gridCol w:w="1200"/>
        <w:gridCol w:w="1200"/>
        <w:gridCol w:w="1200"/>
        <w:gridCol w:w="4344"/>
        <w:gridCol w:w="851"/>
      </w:tblGrid>
      <w:tr w:rsidR="0033387C" w:rsidRPr="0033387C" w14:paraId="7B455DAF" w14:textId="77777777" w:rsidTr="00951D26">
        <w:trPr>
          <w:trHeight w:val="436"/>
        </w:trPr>
        <w:tc>
          <w:tcPr>
            <w:tcW w:w="120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59FAEACC"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Data Byte</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0A0E779E"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PID</w:t>
            </w:r>
          </w:p>
        </w:tc>
        <w:tc>
          <w:tcPr>
            <w:tcW w:w="1200" w:type="dxa"/>
            <w:tcBorders>
              <w:top w:val="single" w:sz="12" w:space="0" w:color="auto"/>
              <w:left w:val="nil"/>
              <w:bottom w:val="single" w:sz="12" w:space="0" w:color="auto"/>
              <w:right w:val="single" w:sz="8" w:space="0" w:color="auto"/>
            </w:tcBorders>
            <w:shd w:val="clear" w:color="auto" w:fill="BFBFBF"/>
            <w:vAlign w:val="center"/>
            <w:hideMark/>
          </w:tcPr>
          <w:p w14:paraId="680FA444"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Hex Value</w:t>
            </w:r>
          </w:p>
        </w:tc>
        <w:tc>
          <w:tcPr>
            <w:tcW w:w="4344" w:type="dxa"/>
            <w:tcBorders>
              <w:top w:val="single" w:sz="12" w:space="0" w:color="auto"/>
              <w:left w:val="nil"/>
              <w:bottom w:val="single" w:sz="12" w:space="0" w:color="auto"/>
              <w:right w:val="single" w:sz="8" w:space="0" w:color="000000"/>
            </w:tcBorders>
            <w:shd w:val="clear" w:color="auto" w:fill="BFBFBF"/>
            <w:vAlign w:val="center"/>
            <w:hideMark/>
          </w:tcPr>
          <w:p w14:paraId="3B1DA390"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Description</w:t>
            </w:r>
          </w:p>
        </w:tc>
        <w:tc>
          <w:tcPr>
            <w:tcW w:w="851" w:type="dxa"/>
            <w:tcBorders>
              <w:top w:val="single" w:sz="12" w:space="0" w:color="auto"/>
              <w:left w:val="nil"/>
              <w:bottom w:val="single" w:sz="12" w:space="0" w:color="auto"/>
              <w:right w:val="single" w:sz="12" w:space="0" w:color="auto"/>
            </w:tcBorders>
            <w:shd w:val="clear" w:color="auto" w:fill="BFBFBF"/>
            <w:vAlign w:val="center"/>
            <w:hideMark/>
          </w:tcPr>
          <w:p w14:paraId="7B18A380"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Remark</w:t>
            </w:r>
          </w:p>
        </w:tc>
      </w:tr>
      <w:tr w:rsidR="0033387C" w:rsidRPr="0033387C" w14:paraId="73B4BDAA" w14:textId="77777777" w:rsidTr="00951D26">
        <w:trPr>
          <w:trHeight w:val="436"/>
        </w:trPr>
        <w:tc>
          <w:tcPr>
            <w:tcW w:w="120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2F27E9E7"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294508FA"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p>
        </w:tc>
        <w:tc>
          <w:tcPr>
            <w:tcW w:w="1200" w:type="dxa"/>
            <w:tcBorders>
              <w:top w:val="single" w:sz="12" w:space="0" w:color="auto"/>
              <w:left w:val="nil"/>
              <w:bottom w:val="single" w:sz="8" w:space="0" w:color="auto"/>
              <w:right w:val="single" w:sz="8" w:space="0" w:color="auto"/>
            </w:tcBorders>
            <w:shd w:val="clear" w:color="auto" w:fill="auto"/>
            <w:vAlign w:val="center"/>
            <w:hideMark/>
          </w:tcPr>
          <w:p w14:paraId="5876324A"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62</w:t>
            </w:r>
          </w:p>
        </w:tc>
        <w:tc>
          <w:tcPr>
            <w:tcW w:w="4344" w:type="dxa"/>
            <w:tcBorders>
              <w:top w:val="single" w:sz="12" w:space="0" w:color="auto"/>
              <w:left w:val="nil"/>
              <w:bottom w:val="single" w:sz="8" w:space="0" w:color="auto"/>
              <w:right w:val="single" w:sz="8" w:space="0" w:color="000000"/>
            </w:tcBorders>
            <w:shd w:val="clear" w:color="auto" w:fill="auto"/>
            <w:vAlign w:val="center"/>
            <w:hideMark/>
          </w:tcPr>
          <w:p w14:paraId="4974280F"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Read Data By Local Identifier Response Service ID</w:t>
            </w:r>
          </w:p>
        </w:tc>
        <w:tc>
          <w:tcPr>
            <w:tcW w:w="851" w:type="dxa"/>
            <w:tcBorders>
              <w:top w:val="single" w:sz="12" w:space="0" w:color="auto"/>
              <w:left w:val="nil"/>
              <w:bottom w:val="single" w:sz="8" w:space="0" w:color="auto"/>
              <w:right w:val="single" w:sz="12" w:space="0" w:color="auto"/>
            </w:tcBorders>
            <w:shd w:val="clear" w:color="auto" w:fill="auto"/>
            <w:vAlign w:val="center"/>
            <w:hideMark/>
          </w:tcPr>
          <w:p w14:paraId="0831A5DD"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cs="굴림" w:hint="eastAsia"/>
                <w:noProof/>
                <w:color w:val="000000" w:themeColor="text1"/>
                <w:sz w:val="18"/>
                <w:szCs w:val="18"/>
              </w:rPr>
              <w:t xml:space="preserve">　</w:t>
            </w:r>
          </w:p>
        </w:tc>
      </w:tr>
      <w:tr w:rsidR="00330891" w:rsidRPr="0033387C" w14:paraId="3758DBC5" w14:textId="77777777" w:rsidTr="00951D26">
        <w:trPr>
          <w:trHeight w:val="436"/>
        </w:trPr>
        <w:tc>
          <w:tcPr>
            <w:tcW w:w="120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77DD0D4E"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#1~#2</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76544E90"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p>
        </w:tc>
        <w:tc>
          <w:tcPr>
            <w:tcW w:w="1200" w:type="dxa"/>
            <w:tcBorders>
              <w:top w:val="single" w:sz="8" w:space="0" w:color="auto"/>
              <w:left w:val="nil"/>
              <w:bottom w:val="single" w:sz="12" w:space="0" w:color="auto"/>
              <w:right w:val="single" w:sz="8" w:space="0" w:color="auto"/>
            </w:tcBorders>
            <w:shd w:val="clear" w:color="auto" w:fill="auto"/>
            <w:vAlign w:val="center"/>
            <w:hideMark/>
          </w:tcPr>
          <w:p w14:paraId="1B56D371" w14:textId="186B84A6"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F1C0</w:t>
            </w:r>
          </w:p>
        </w:tc>
        <w:tc>
          <w:tcPr>
            <w:tcW w:w="4344" w:type="dxa"/>
            <w:tcBorders>
              <w:top w:val="single" w:sz="8" w:space="0" w:color="auto"/>
              <w:left w:val="nil"/>
              <w:bottom w:val="single" w:sz="12" w:space="0" w:color="auto"/>
              <w:right w:val="single" w:sz="8" w:space="0" w:color="000000"/>
            </w:tcBorders>
            <w:shd w:val="clear" w:color="auto" w:fill="auto"/>
            <w:vAlign w:val="center"/>
            <w:hideMark/>
          </w:tcPr>
          <w:p w14:paraId="6CFA4388" w14:textId="75959025" w:rsidR="00330891" w:rsidRPr="0033387C" w:rsidRDefault="00DA4AEE"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ECU Security Information Read</w:t>
            </w:r>
          </w:p>
        </w:tc>
        <w:tc>
          <w:tcPr>
            <w:tcW w:w="851" w:type="dxa"/>
            <w:tcBorders>
              <w:top w:val="single" w:sz="8" w:space="0" w:color="auto"/>
              <w:left w:val="nil"/>
              <w:bottom w:val="single" w:sz="12" w:space="0" w:color="auto"/>
              <w:right w:val="single" w:sz="12" w:space="0" w:color="auto"/>
            </w:tcBorders>
            <w:shd w:val="clear" w:color="auto" w:fill="auto"/>
            <w:vAlign w:val="center"/>
            <w:hideMark/>
          </w:tcPr>
          <w:p w14:paraId="57FD9C0F" w14:textId="77777777" w:rsidR="00330891" w:rsidRPr="0033387C" w:rsidRDefault="00330891"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cs="굴림" w:hint="eastAsia"/>
                <w:noProof/>
                <w:color w:val="000000" w:themeColor="text1"/>
                <w:sz w:val="18"/>
                <w:szCs w:val="18"/>
              </w:rPr>
              <w:t xml:space="preserve">　</w:t>
            </w:r>
          </w:p>
        </w:tc>
      </w:tr>
    </w:tbl>
    <w:p w14:paraId="11F1561F" w14:textId="77777777" w:rsidR="007406EA" w:rsidRPr="0033387C" w:rsidRDefault="007406EA" w:rsidP="007406EA">
      <w:pPr>
        <w:rPr>
          <w:color w:val="000000" w:themeColor="text1"/>
        </w:rPr>
      </w:pPr>
    </w:p>
    <w:p w14:paraId="5A59A422" w14:textId="77777777" w:rsidR="00C50137" w:rsidRPr="0033387C" w:rsidRDefault="00C50137" w:rsidP="007406EA">
      <w:pPr>
        <w:rPr>
          <w:color w:val="000000" w:themeColor="text1"/>
        </w:rPr>
      </w:pPr>
    </w:p>
    <w:p w14:paraId="15EC4C9D" w14:textId="77777777" w:rsidR="00C50137" w:rsidRPr="0033387C" w:rsidRDefault="00C50137" w:rsidP="007406EA">
      <w:pPr>
        <w:rPr>
          <w:color w:val="000000" w:themeColor="text1"/>
        </w:rPr>
      </w:pPr>
    </w:p>
    <w:tbl>
      <w:tblPr>
        <w:tblW w:w="9504"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140"/>
        <w:gridCol w:w="851"/>
        <w:gridCol w:w="850"/>
        <w:gridCol w:w="4395"/>
        <w:gridCol w:w="2268"/>
      </w:tblGrid>
      <w:tr w:rsidR="0033387C" w:rsidRPr="0033387C" w14:paraId="5ADC386E" w14:textId="77777777" w:rsidTr="00951D26">
        <w:trPr>
          <w:trHeight w:val="484"/>
        </w:trPr>
        <w:tc>
          <w:tcPr>
            <w:tcW w:w="114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09EA88D0"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Data Byte</w:t>
            </w:r>
          </w:p>
        </w:tc>
        <w:tc>
          <w:tcPr>
            <w:tcW w:w="851"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058F5A73"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PID</w:t>
            </w:r>
          </w:p>
        </w:tc>
        <w:tc>
          <w:tcPr>
            <w:tcW w:w="850"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78D9ACF"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Hex Value</w:t>
            </w:r>
          </w:p>
        </w:tc>
        <w:tc>
          <w:tcPr>
            <w:tcW w:w="4395"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3E78D768"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Description</w:t>
            </w:r>
          </w:p>
        </w:tc>
        <w:tc>
          <w:tcPr>
            <w:tcW w:w="2268"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3CEC9350" w14:textId="77777777" w:rsidR="00330891" w:rsidRPr="0033387C" w:rsidRDefault="00330891" w:rsidP="00951D26">
            <w:pPr>
              <w:jc w:val="center"/>
              <w:rPr>
                <w:rFonts w:ascii="현대하모니 M" w:eastAsia="현대하모니 M" w:hAnsi="현대하모니 M"/>
                <w:bCs/>
                <w:noProof/>
                <w:color w:val="000000" w:themeColor="text1"/>
                <w:sz w:val="18"/>
                <w:szCs w:val="18"/>
              </w:rPr>
            </w:pPr>
            <w:r w:rsidRPr="0033387C">
              <w:rPr>
                <w:rFonts w:ascii="현대하모니 M" w:eastAsia="현대하모니 M" w:hAnsi="현대하모니 M" w:hint="eastAsia"/>
                <w:bCs/>
                <w:noProof/>
                <w:color w:val="000000" w:themeColor="text1"/>
                <w:sz w:val="18"/>
                <w:szCs w:val="18"/>
              </w:rPr>
              <w:t>Remark</w:t>
            </w:r>
          </w:p>
        </w:tc>
      </w:tr>
      <w:tr w:rsidR="0033387C" w:rsidRPr="0033387C" w14:paraId="50233AF8" w14:textId="77777777" w:rsidTr="005D10C7">
        <w:trPr>
          <w:trHeight w:val="484"/>
        </w:trPr>
        <w:tc>
          <w:tcPr>
            <w:tcW w:w="114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4D6DC208" w14:textId="6065C684"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w:t>
            </w:r>
          </w:p>
        </w:tc>
        <w:tc>
          <w:tcPr>
            <w:tcW w:w="851"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06B9803B" w14:textId="018BEF21"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p>
        </w:tc>
        <w:tc>
          <w:tcPr>
            <w:tcW w:w="850"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15790A50" w14:textId="77777777"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XX</w:t>
            </w:r>
          </w:p>
        </w:tc>
        <w:tc>
          <w:tcPr>
            <w:tcW w:w="4395"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4D8FD3B0" w14:textId="5E291560" w:rsidR="007406EA" w:rsidRPr="0033387C" w:rsidRDefault="00C52427"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 xml:space="preserve">HSM </w:t>
            </w:r>
            <w:r w:rsidR="007406EA" w:rsidRPr="0033387C">
              <w:rPr>
                <w:rFonts w:ascii="현대하모니 M" w:eastAsia="현대하모니 M" w:hAnsi="현대하모니 M" w:hint="eastAsia"/>
                <w:noProof/>
                <w:color w:val="000000" w:themeColor="text1"/>
                <w:sz w:val="18"/>
                <w:szCs w:val="18"/>
              </w:rPr>
              <w:t>Configuration Lock State</w:t>
            </w:r>
          </w:p>
        </w:tc>
        <w:tc>
          <w:tcPr>
            <w:tcW w:w="2268"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30C86EFD" w14:textId="7777777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 = Disabled</w:t>
            </w:r>
          </w:p>
          <w:p w14:paraId="21B8F888" w14:textId="5F38DE5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 = Enabled</w:t>
            </w:r>
          </w:p>
        </w:tc>
      </w:tr>
      <w:tr w:rsidR="0033387C" w:rsidRPr="0033387C" w14:paraId="79F37E10" w14:textId="77777777" w:rsidTr="006D16FB">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3AD813B8" w14:textId="5B558CAB"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794A18" w14:textId="6742F44C"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1C42CC" w14:textId="77777777"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XX</w:t>
            </w:r>
          </w:p>
        </w:tc>
        <w:tc>
          <w:tcPr>
            <w:tcW w:w="439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F017C10" w14:textId="158B36C1" w:rsidR="007406EA" w:rsidRPr="0033387C" w:rsidRDefault="00E23DBE"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Secure Boot State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34337B35" w14:textId="7777777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 = Disabled</w:t>
            </w:r>
          </w:p>
          <w:p w14:paraId="27015A57" w14:textId="1A4B30D8"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 = Enabled</w:t>
            </w:r>
          </w:p>
        </w:tc>
      </w:tr>
      <w:tr w:rsidR="0033387C" w:rsidRPr="0033387C" w14:paraId="16BB63A4" w14:textId="77777777" w:rsidTr="001D53FB">
        <w:trPr>
          <w:trHeight w:val="484"/>
        </w:trPr>
        <w:tc>
          <w:tcPr>
            <w:tcW w:w="11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0D383070" w14:textId="7FEDB871"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#2</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A6FFA5" w14:textId="1C72EAA3"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AA374F" w14:textId="77777777" w:rsidR="007406EA" w:rsidRPr="0033387C" w:rsidRDefault="007406EA" w:rsidP="00951D26">
            <w:pPr>
              <w:jc w:val="cente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XX</w:t>
            </w:r>
          </w:p>
        </w:tc>
        <w:tc>
          <w:tcPr>
            <w:tcW w:w="439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5101D23" w14:textId="04D59D64" w:rsidR="007406EA" w:rsidRPr="0033387C" w:rsidRDefault="00E23DBE"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Secure Debug State</w:t>
            </w:r>
          </w:p>
        </w:tc>
        <w:tc>
          <w:tcPr>
            <w:tcW w:w="2268" w:type="dxa"/>
            <w:tcBorders>
              <w:top w:val="single" w:sz="8" w:space="0" w:color="auto"/>
              <w:left w:val="single" w:sz="8" w:space="0" w:color="auto"/>
              <w:bottom w:val="single" w:sz="8" w:space="0" w:color="auto"/>
              <w:right w:val="single" w:sz="8" w:space="0" w:color="auto"/>
            </w:tcBorders>
            <w:shd w:val="clear" w:color="auto" w:fill="auto"/>
            <w:noWrap/>
          </w:tcPr>
          <w:p w14:paraId="28926022" w14:textId="7777777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0 = Disabled</w:t>
            </w:r>
          </w:p>
          <w:p w14:paraId="057E3454" w14:textId="7777777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1 = Enabled</w:t>
            </w:r>
          </w:p>
          <w:p w14:paraId="0EBD7E19" w14:textId="77777777"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2 = DebugProtectionTempStop</w:t>
            </w:r>
          </w:p>
          <w:p w14:paraId="063ABEEE" w14:textId="2A18AD34" w:rsidR="007406EA" w:rsidRPr="0033387C" w:rsidRDefault="007406EA" w:rsidP="00951D26">
            <w:pPr>
              <w:rPr>
                <w:rFonts w:ascii="현대하모니 M" w:eastAsia="현대하모니 M" w:hAnsi="현대하모니 M"/>
                <w:noProof/>
                <w:color w:val="000000" w:themeColor="text1"/>
                <w:sz w:val="18"/>
                <w:szCs w:val="18"/>
              </w:rPr>
            </w:pPr>
            <w:r w:rsidRPr="0033387C">
              <w:rPr>
                <w:rFonts w:ascii="현대하모니 M" w:eastAsia="현대하모니 M" w:hAnsi="현대하모니 M" w:hint="eastAsia"/>
                <w:noProof/>
                <w:color w:val="000000" w:themeColor="text1"/>
                <w:sz w:val="18"/>
                <w:szCs w:val="18"/>
              </w:rPr>
              <w:t>3 = Debug Disable</w:t>
            </w:r>
          </w:p>
        </w:tc>
      </w:tr>
    </w:tbl>
    <w:p w14:paraId="3C84BDAF" w14:textId="77777777" w:rsidR="00237C07" w:rsidRDefault="00237C07" w:rsidP="00D45435">
      <w:pPr>
        <w:spacing w:after="200" w:line="276" w:lineRule="auto"/>
        <w:jc w:val="both"/>
      </w:pPr>
    </w:p>
    <w:p w14:paraId="4755A98E" w14:textId="77777777" w:rsidR="007406EA" w:rsidRPr="00D45800" w:rsidRDefault="007406EA" w:rsidP="00D45435">
      <w:pPr>
        <w:spacing w:after="200" w:line="276" w:lineRule="auto"/>
        <w:jc w:val="both"/>
      </w:pPr>
    </w:p>
    <w:p w14:paraId="16FA99CB" w14:textId="77777777" w:rsidR="002B2ADC" w:rsidRDefault="002B2ADC" w:rsidP="002B2ADC">
      <w:pPr>
        <w:pStyle w:val="32"/>
        <w:rPr>
          <w:b/>
        </w:rPr>
      </w:pPr>
      <w:bookmarkStart w:id="84" w:name="_Toc110871868"/>
      <w:bookmarkEnd w:id="75"/>
      <w:bookmarkEnd w:id="76"/>
      <w:r>
        <w:rPr>
          <w:rFonts w:hint="eastAsia"/>
        </w:rPr>
        <w:lastRenderedPageBreak/>
        <w:t>RDBI Read ECU Identification Service</w:t>
      </w:r>
      <w:bookmarkEnd w:id="84"/>
    </w:p>
    <w:p w14:paraId="26EAC229" w14:textId="77777777" w:rsidR="002B2ADC" w:rsidRPr="00E8265C" w:rsidRDefault="002B2ADC" w:rsidP="002B2ADC"/>
    <w:tbl>
      <w:tblPr>
        <w:tblW w:w="0" w:type="auto"/>
        <w:tblInd w:w="6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63"/>
        <w:gridCol w:w="1342"/>
        <w:gridCol w:w="1030"/>
        <w:gridCol w:w="3605"/>
      </w:tblGrid>
      <w:tr w:rsidR="002B2ADC" w:rsidRPr="00DD74DF" w14:paraId="5309465F" w14:textId="77777777" w:rsidTr="002B2ADC">
        <w:tc>
          <w:tcPr>
            <w:tcW w:w="0" w:type="auto"/>
            <w:tcBorders>
              <w:top w:val="single" w:sz="12" w:space="0" w:color="auto"/>
              <w:left w:val="single" w:sz="12" w:space="0" w:color="auto"/>
              <w:bottom w:val="single" w:sz="12" w:space="0" w:color="auto"/>
              <w:right w:val="single" w:sz="4" w:space="0" w:color="auto"/>
            </w:tcBorders>
            <w:shd w:val="clear" w:color="auto" w:fill="BFBFBF"/>
            <w:vAlign w:val="center"/>
            <w:hideMark/>
          </w:tcPr>
          <w:p w14:paraId="17276854"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bCs/>
                <w:noProof/>
              </w:rPr>
              <w:t>Request Message</w:t>
            </w:r>
            <w:r w:rsidRPr="00DD74DF">
              <w:rPr>
                <w:rFonts w:ascii="현대하모니 M" w:eastAsia="현대하모니 M" w:hAnsi="현대하모니 M" w:cs="굴림" w:hint="eastAsia"/>
                <w:noProof/>
                <w:sz w:val="18"/>
                <w:szCs w:val="18"/>
              </w:rPr>
              <w:t xml:space="preserve">　</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5DDA124A"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11FC8E6E"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0" w:type="auto"/>
            <w:tcBorders>
              <w:top w:val="single" w:sz="12" w:space="0" w:color="auto"/>
              <w:left w:val="single" w:sz="4" w:space="0" w:color="auto"/>
              <w:bottom w:val="single" w:sz="12" w:space="0" w:color="auto"/>
              <w:right w:val="single" w:sz="12" w:space="0" w:color="auto"/>
            </w:tcBorders>
            <w:shd w:val="clear" w:color="auto" w:fill="BFBFBF"/>
            <w:vAlign w:val="center"/>
            <w:hideMark/>
          </w:tcPr>
          <w:p w14:paraId="20F0DADE"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2B2ADC" w:rsidRPr="00DD74DF" w14:paraId="581FFC5B" w14:textId="77777777" w:rsidTr="002B2ADC">
        <w:tc>
          <w:tcPr>
            <w:tcW w:w="0" w:type="auto"/>
            <w:tcBorders>
              <w:top w:val="single" w:sz="12" w:space="0" w:color="auto"/>
              <w:left w:val="single" w:sz="12" w:space="0" w:color="auto"/>
              <w:bottom w:val="single" w:sz="4" w:space="0" w:color="auto"/>
              <w:right w:val="single" w:sz="4" w:space="0" w:color="auto"/>
            </w:tcBorders>
            <w:vAlign w:val="center"/>
            <w:hideMark/>
          </w:tcPr>
          <w:p w14:paraId="25DD8E8B"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0" w:type="auto"/>
            <w:tcBorders>
              <w:top w:val="single" w:sz="12" w:space="0" w:color="auto"/>
              <w:left w:val="single" w:sz="4" w:space="0" w:color="auto"/>
              <w:bottom w:val="single" w:sz="4" w:space="0" w:color="auto"/>
              <w:right w:val="single" w:sz="4" w:space="0" w:color="auto"/>
            </w:tcBorders>
            <w:vAlign w:val="center"/>
            <w:hideMark/>
          </w:tcPr>
          <w:p w14:paraId="3FB230C7"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0" w:type="auto"/>
            <w:tcBorders>
              <w:top w:val="single" w:sz="12" w:space="0" w:color="auto"/>
              <w:left w:val="single" w:sz="4" w:space="0" w:color="auto"/>
              <w:bottom w:val="single" w:sz="4" w:space="0" w:color="auto"/>
              <w:right w:val="single" w:sz="4" w:space="0" w:color="auto"/>
            </w:tcBorders>
            <w:vAlign w:val="center"/>
            <w:hideMark/>
          </w:tcPr>
          <w:p w14:paraId="32062AAB"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22</w:t>
            </w:r>
          </w:p>
        </w:tc>
        <w:tc>
          <w:tcPr>
            <w:tcW w:w="0" w:type="auto"/>
            <w:tcBorders>
              <w:top w:val="single" w:sz="12" w:space="0" w:color="auto"/>
              <w:left w:val="single" w:sz="4" w:space="0" w:color="auto"/>
              <w:bottom w:val="single" w:sz="4" w:space="0" w:color="auto"/>
              <w:right w:val="single" w:sz="12" w:space="0" w:color="auto"/>
            </w:tcBorders>
            <w:vAlign w:val="center"/>
            <w:hideMark/>
          </w:tcPr>
          <w:p w14:paraId="319FBCEF"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ReadEcuIdentification Request Service ID</w:t>
            </w:r>
          </w:p>
        </w:tc>
      </w:tr>
      <w:tr w:rsidR="002B2ADC" w:rsidRPr="00DD74DF" w14:paraId="3C000547" w14:textId="77777777" w:rsidTr="002B2ADC">
        <w:tc>
          <w:tcPr>
            <w:tcW w:w="0" w:type="auto"/>
            <w:tcBorders>
              <w:top w:val="single" w:sz="4" w:space="0" w:color="auto"/>
              <w:left w:val="single" w:sz="12" w:space="0" w:color="auto"/>
              <w:bottom w:val="single" w:sz="12" w:space="0" w:color="auto"/>
              <w:right w:val="single" w:sz="4" w:space="0" w:color="auto"/>
            </w:tcBorders>
            <w:vAlign w:val="center"/>
            <w:hideMark/>
          </w:tcPr>
          <w:p w14:paraId="5E211F99"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0" w:type="auto"/>
            <w:tcBorders>
              <w:top w:val="single" w:sz="4" w:space="0" w:color="auto"/>
              <w:left w:val="single" w:sz="4" w:space="0" w:color="auto"/>
              <w:bottom w:val="single" w:sz="12" w:space="0" w:color="auto"/>
              <w:right w:val="single" w:sz="4" w:space="0" w:color="auto"/>
            </w:tcBorders>
            <w:vAlign w:val="center"/>
            <w:hideMark/>
          </w:tcPr>
          <w:p w14:paraId="37C62A0B"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#2~#3</w:t>
            </w:r>
          </w:p>
        </w:tc>
        <w:tc>
          <w:tcPr>
            <w:tcW w:w="0" w:type="auto"/>
            <w:tcBorders>
              <w:top w:val="single" w:sz="4" w:space="0" w:color="auto"/>
              <w:left w:val="single" w:sz="4" w:space="0" w:color="auto"/>
              <w:bottom w:val="single" w:sz="12" w:space="0" w:color="auto"/>
              <w:right w:val="single" w:sz="4" w:space="0" w:color="auto"/>
            </w:tcBorders>
            <w:vAlign w:val="center"/>
            <w:hideMark/>
          </w:tcPr>
          <w:p w14:paraId="4847AC55"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XXXX</w:t>
            </w:r>
          </w:p>
        </w:tc>
        <w:tc>
          <w:tcPr>
            <w:tcW w:w="0" w:type="auto"/>
            <w:tcBorders>
              <w:top w:val="single" w:sz="4" w:space="0" w:color="auto"/>
              <w:left w:val="single" w:sz="4" w:space="0" w:color="auto"/>
              <w:bottom w:val="single" w:sz="12" w:space="0" w:color="auto"/>
              <w:right w:val="single" w:sz="12" w:space="0" w:color="auto"/>
            </w:tcBorders>
            <w:vAlign w:val="center"/>
            <w:hideMark/>
          </w:tcPr>
          <w:p w14:paraId="00AB0589"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D</w:t>
            </w:r>
            <w:r w:rsidRPr="00DD74DF">
              <w:rPr>
                <w:rFonts w:ascii="현대하모니 M" w:eastAsia="현대하모니 M" w:hAnsi="현대하모니 M" w:hint="eastAsia"/>
                <w:noProof/>
                <w:sz w:val="18"/>
                <w:szCs w:val="18"/>
              </w:rPr>
              <w:t>ataIdentifier</w:t>
            </w:r>
          </w:p>
        </w:tc>
      </w:tr>
    </w:tbl>
    <w:p w14:paraId="67D74A96" w14:textId="77777777" w:rsidR="002B2ADC" w:rsidRPr="00DD74DF" w:rsidRDefault="002B2ADC" w:rsidP="002B2ADC">
      <w:pPr>
        <w:rPr>
          <w:rFonts w:ascii="현대하모니 M" w:eastAsia="현대하모니 M" w:hAnsi="현대하모니 M"/>
          <w:color w:val="0000FF"/>
          <w:lang w:val="fr-FR"/>
        </w:rPr>
      </w:pPr>
    </w:p>
    <w:p w14:paraId="495540F9" w14:textId="77777777" w:rsidR="002B2ADC" w:rsidRPr="00DD74DF" w:rsidRDefault="002B2ADC" w:rsidP="00793C75">
      <w:pPr>
        <w:pStyle w:val="a1"/>
        <w:widowControl w:val="0"/>
        <w:numPr>
          <w:ilvl w:val="0"/>
          <w:numId w:val="24"/>
        </w:numPr>
        <w:wordWrap w:val="0"/>
        <w:ind w:left="851" w:hanging="284"/>
        <w:contextualSpacing w:val="0"/>
        <w:jc w:val="both"/>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 xml:space="preserve">각각의 서비스 세션별 기능은 071Eh의 CAN Identifier로 REQUEST 시 응답한다. </w:t>
      </w:r>
    </w:p>
    <w:p w14:paraId="66AA5A2F" w14:textId="77777777" w:rsidR="002B2ADC" w:rsidRPr="00DD74DF" w:rsidRDefault="002B2ADC" w:rsidP="002B2ADC">
      <w:pPr>
        <w:ind w:left="30" w:firstLineChars="400" w:firstLine="800"/>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 xml:space="preserve">단, DTC 개수(ReadDTCInformation, reportNumberOfDTCByStatusMask 01h), </w:t>
      </w:r>
    </w:p>
    <w:p w14:paraId="3052B316" w14:textId="77777777" w:rsidR="002B2ADC" w:rsidRPr="00DD74DF" w:rsidRDefault="002B2ADC" w:rsidP="002B2ADC">
      <w:pPr>
        <w:ind w:leftChars="51" w:left="112" w:firstLineChars="350" w:firstLine="700"/>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제어기 제조일 (</w:t>
      </w:r>
      <w:r w:rsidRPr="00DD74DF">
        <w:rPr>
          <w:rFonts w:ascii="현대하모니 M" w:eastAsia="현대하모니 M" w:hAnsi="현대하모니 M"/>
          <w:sz w:val="20"/>
          <w:lang w:val="fr-FR"/>
        </w:rPr>
        <w:t>ReadDataByIdentifier</w:t>
      </w:r>
      <w:r w:rsidRPr="00DD74DF">
        <w:rPr>
          <w:rFonts w:ascii="현대하모니 M" w:eastAsia="현대하모니 M" w:hAnsi="현대하모니 M" w:hint="eastAsia"/>
          <w:sz w:val="20"/>
          <w:lang w:val="fr-FR"/>
        </w:rPr>
        <w:t xml:space="preserve">, </w:t>
      </w:r>
      <w:r w:rsidRPr="00DD74DF">
        <w:rPr>
          <w:rFonts w:ascii="현대하모니 M" w:eastAsia="현대하모니 M" w:hAnsi="현대하모니 M"/>
          <w:sz w:val="20"/>
          <w:lang w:val="fr-FR"/>
        </w:rPr>
        <w:t>ECUManufacturingDateDataIdentifier</w:t>
      </w:r>
      <w:r w:rsidRPr="00DD74DF">
        <w:rPr>
          <w:rFonts w:ascii="현대하모니 M" w:eastAsia="현대하모니 M" w:hAnsi="현대하모니 M" w:hint="eastAsia"/>
          <w:sz w:val="20"/>
          <w:lang w:val="fr-FR"/>
        </w:rPr>
        <w:t xml:space="preserve">, F18B), </w:t>
      </w:r>
    </w:p>
    <w:p w14:paraId="6FAD300D" w14:textId="77777777" w:rsidR="002B2ADC" w:rsidRPr="00DD74DF" w:rsidRDefault="002B2ADC" w:rsidP="002B2ADC">
      <w:pPr>
        <w:ind w:leftChars="51" w:left="112" w:firstLineChars="350" w:firstLine="700"/>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S/W 버전(</w:t>
      </w:r>
      <w:r w:rsidRPr="00DD74DF">
        <w:rPr>
          <w:rFonts w:ascii="현대하모니 M" w:eastAsia="현대하모니 M" w:hAnsi="현대하모니 M"/>
          <w:sz w:val="20"/>
          <w:lang w:val="fr-FR"/>
        </w:rPr>
        <w:t>ReadDataByIdentifier</w:t>
      </w:r>
      <w:r w:rsidRPr="00DD74DF">
        <w:rPr>
          <w:rFonts w:ascii="현대하모니 M" w:eastAsia="현대하모니 M" w:hAnsi="현대하모니 M" w:hint="eastAsia"/>
          <w:sz w:val="20"/>
          <w:lang w:val="fr-FR"/>
        </w:rPr>
        <w:t xml:space="preserve">, SoftwareVersionforHKMCVehicleManufactureDataIdentifier, F1A0 )은 </w:t>
      </w:r>
    </w:p>
    <w:p w14:paraId="6219537D" w14:textId="77777777" w:rsidR="002B2ADC" w:rsidRDefault="002B2ADC" w:rsidP="002B2ADC">
      <w:pPr>
        <w:ind w:leftChars="51" w:left="112" w:firstLineChars="350" w:firstLine="700"/>
        <w:rPr>
          <w:rFonts w:ascii="현대하모니 M" w:eastAsia="현대하모니 M" w:hAnsi="현대하모니 M"/>
          <w:sz w:val="20"/>
          <w:lang w:val="fr-FR"/>
        </w:rPr>
      </w:pPr>
      <w:r w:rsidRPr="00DD74DF">
        <w:rPr>
          <w:rFonts w:ascii="현대하모니 M" w:eastAsia="현대하모니 M" w:hAnsi="현대하모니 M" w:hint="eastAsia"/>
          <w:sz w:val="20"/>
          <w:lang w:val="fr-FR"/>
        </w:rPr>
        <w:t>07DF CAN Identifier로 REQUEST시에도 응답한다.</w:t>
      </w:r>
    </w:p>
    <w:p w14:paraId="00A4CA7D" w14:textId="77777777" w:rsidR="002B2ADC" w:rsidRDefault="002B2ADC" w:rsidP="002B2ADC">
      <w:pPr>
        <w:ind w:leftChars="51" w:left="112" w:firstLineChars="350" w:firstLine="770"/>
        <w:rPr>
          <w:rFonts w:ascii="현대하모니 M" w:eastAsia="현대하모니 M" w:hAnsi="현대하모니 M"/>
          <w:bCs/>
          <w:noProof/>
          <w:lang w:val="fr-FR"/>
        </w:rPr>
      </w:pPr>
    </w:p>
    <w:p w14:paraId="4CF8DC59" w14:textId="77777777" w:rsidR="002B2ADC" w:rsidRDefault="002B2ADC" w:rsidP="00793C75">
      <w:pPr>
        <w:widowControl w:val="0"/>
        <w:numPr>
          <w:ilvl w:val="0"/>
          <w:numId w:val="22"/>
        </w:numPr>
        <w:wordWrap w:val="0"/>
        <w:jc w:val="both"/>
        <w:rPr>
          <w:rFonts w:ascii="현대하모니 M" w:eastAsia="현대하모니 M" w:hAnsi="현대하모니 M"/>
          <w:bCs/>
          <w:noProof/>
          <w:color w:val="000000" w:themeColor="text1"/>
        </w:rPr>
      </w:pPr>
      <w:r w:rsidRPr="00BB18D1">
        <w:rPr>
          <w:rFonts w:ascii="현대하모니 M" w:eastAsia="현대하모니 M" w:hAnsi="현대하모니 M" w:hint="eastAsia"/>
          <w:bCs/>
          <w:noProof/>
          <w:color w:val="000000" w:themeColor="text1"/>
        </w:rPr>
        <w:t>Positive Response Message</w:t>
      </w:r>
    </w:p>
    <w:p w14:paraId="022A325B" w14:textId="77777777" w:rsidR="002B2ADC" w:rsidRPr="00DD74DF" w:rsidRDefault="002B2ADC" w:rsidP="002B2ADC">
      <w:pPr>
        <w:ind w:leftChars="51" w:left="112" w:firstLineChars="350" w:firstLine="770"/>
        <w:rPr>
          <w:rFonts w:ascii="현대하모니 M" w:eastAsia="현대하모니 M" w:hAnsi="현대하모니 M"/>
          <w:bCs/>
          <w:noProof/>
          <w:lang w:val="fr-FR"/>
        </w:rPr>
      </w:pPr>
    </w:p>
    <w:p w14:paraId="27DA7AD7" w14:textId="77777777" w:rsidR="002B2ADC" w:rsidRPr="002B2ADC" w:rsidRDefault="002B2ADC" w:rsidP="002B2ADC">
      <w:pPr>
        <w:pStyle w:val="41"/>
      </w:pPr>
      <w:bookmarkStart w:id="85" w:name="_Toc110871869"/>
      <w:commentRangeStart w:id="86"/>
      <w:r w:rsidRPr="002B2ADC">
        <w:rPr>
          <w:rFonts w:hint="eastAsia"/>
        </w:rPr>
        <w:t xml:space="preserve">F197 </w:t>
      </w:r>
      <w:r w:rsidRPr="002B2ADC">
        <w:t>–</w:t>
      </w:r>
      <w:r w:rsidRPr="002B2ADC">
        <w:rPr>
          <w:rFonts w:hint="eastAsia"/>
        </w:rPr>
        <w:t xml:space="preserve"> S</w:t>
      </w:r>
      <w:r w:rsidRPr="002B2ADC">
        <w:t>ystem Name Or Engine Type DataIdentifier</w:t>
      </w:r>
      <w:commentRangeEnd w:id="86"/>
      <w:r>
        <w:rPr>
          <w:rStyle w:val="affe"/>
          <w:rFonts w:ascii="Calibri" w:eastAsia="맑은 고딕" w:hAnsi="Calibri" w:cs="Arial"/>
          <w:iCs w:val="0"/>
          <w:noProof w:val="0"/>
          <w:color w:val="auto"/>
        </w:rPr>
        <w:commentReference w:id="86"/>
      </w:r>
      <w:bookmarkEnd w:id="85"/>
    </w:p>
    <w:p w14:paraId="03A76347" w14:textId="77777777" w:rsidR="002B2ADC" w:rsidRPr="002B2ADC" w:rsidRDefault="002B2ADC" w:rsidP="002B2ADC"/>
    <w:tbl>
      <w:tblPr>
        <w:tblW w:w="9376" w:type="dxa"/>
        <w:jc w:val="center"/>
        <w:tblCellMar>
          <w:left w:w="99" w:type="dxa"/>
          <w:right w:w="99" w:type="dxa"/>
        </w:tblCellMar>
        <w:tblLook w:val="04A0" w:firstRow="1" w:lastRow="0" w:firstColumn="1" w:lastColumn="0" w:noHBand="0" w:noVBand="1"/>
      </w:tblPr>
      <w:tblGrid>
        <w:gridCol w:w="721"/>
        <w:gridCol w:w="1394"/>
        <w:gridCol w:w="1101"/>
        <w:gridCol w:w="6160"/>
      </w:tblGrid>
      <w:tr w:rsidR="002B2ADC" w:rsidRPr="002B2ADC" w14:paraId="747F202A" w14:textId="77777777" w:rsidTr="002B2ADC">
        <w:trPr>
          <w:trHeight w:val="285"/>
          <w:jc w:val="center"/>
        </w:trPr>
        <w:tc>
          <w:tcPr>
            <w:tcW w:w="721" w:type="dxa"/>
            <w:tcBorders>
              <w:top w:val="single" w:sz="12" w:space="0" w:color="auto"/>
              <w:left w:val="single" w:sz="12" w:space="0" w:color="auto"/>
              <w:bottom w:val="single" w:sz="12" w:space="0" w:color="auto"/>
              <w:right w:val="single" w:sz="8" w:space="0" w:color="auto"/>
            </w:tcBorders>
            <w:shd w:val="clear" w:color="auto" w:fill="BFBFBF"/>
            <w:vAlign w:val="center"/>
          </w:tcPr>
          <w:p w14:paraId="479844C1" w14:textId="77777777" w:rsidR="002B2ADC" w:rsidRPr="002B2ADC" w:rsidRDefault="002B2ADC" w:rsidP="002B2ADC">
            <w:pPr>
              <w:jc w:val="center"/>
              <w:rPr>
                <w:rFonts w:ascii="현대하모니 M" w:eastAsia="현대하모니 M" w:hAnsi="현대하모니 M"/>
                <w:noProof/>
                <w:sz w:val="18"/>
                <w:szCs w:val="18"/>
              </w:rPr>
            </w:pPr>
          </w:p>
        </w:tc>
        <w:tc>
          <w:tcPr>
            <w:tcW w:w="1394" w:type="dxa"/>
            <w:tcBorders>
              <w:top w:val="single" w:sz="12" w:space="0" w:color="auto"/>
              <w:left w:val="nil"/>
              <w:bottom w:val="single" w:sz="12" w:space="0" w:color="auto"/>
              <w:right w:val="single" w:sz="8" w:space="0" w:color="auto"/>
            </w:tcBorders>
            <w:shd w:val="clear" w:color="auto" w:fill="BFBFBF"/>
            <w:vAlign w:val="center"/>
            <w:hideMark/>
          </w:tcPr>
          <w:p w14:paraId="37926F2A"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Message Byte</w:t>
            </w:r>
          </w:p>
        </w:tc>
        <w:tc>
          <w:tcPr>
            <w:tcW w:w="1101" w:type="dxa"/>
            <w:tcBorders>
              <w:top w:val="single" w:sz="12" w:space="0" w:color="auto"/>
              <w:left w:val="nil"/>
              <w:bottom w:val="single" w:sz="12" w:space="0" w:color="auto"/>
              <w:right w:val="single" w:sz="8" w:space="0" w:color="auto"/>
            </w:tcBorders>
            <w:shd w:val="clear" w:color="auto" w:fill="BFBFBF"/>
            <w:vAlign w:val="center"/>
            <w:hideMark/>
          </w:tcPr>
          <w:p w14:paraId="07BF69F0"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Hex Value</w:t>
            </w:r>
          </w:p>
        </w:tc>
        <w:tc>
          <w:tcPr>
            <w:tcW w:w="6160" w:type="dxa"/>
            <w:tcBorders>
              <w:top w:val="single" w:sz="12" w:space="0" w:color="auto"/>
              <w:left w:val="nil"/>
              <w:bottom w:val="single" w:sz="12" w:space="0" w:color="auto"/>
              <w:right w:val="single" w:sz="12" w:space="0" w:color="auto"/>
            </w:tcBorders>
            <w:shd w:val="clear" w:color="auto" w:fill="BFBFBF"/>
            <w:vAlign w:val="center"/>
            <w:hideMark/>
          </w:tcPr>
          <w:p w14:paraId="554FE132"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Parameter Name</w:t>
            </w:r>
          </w:p>
        </w:tc>
      </w:tr>
      <w:tr w:rsidR="002B2ADC" w:rsidRPr="002B2ADC" w14:paraId="38F423EF" w14:textId="77777777" w:rsidTr="002B2ADC">
        <w:trPr>
          <w:trHeight w:val="285"/>
          <w:jc w:val="center"/>
        </w:trPr>
        <w:tc>
          <w:tcPr>
            <w:tcW w:w="721" w:type="dxa"/>
            <w:tcBorders>
              <w:top w:val="single" w:sz="12" w:space="0" w:color="auto"/>
              <w:left w:val="single" w:sz="12" w:space="0" w:color="auto"/>
              <w:bottom w:val="single" w:sz="8" w:space="0" w:color="auto"/>
              <w:right w:val="single" w:sz="8" w:space="0" w:color="auto"/>
            </w:tcBorders>
            <w:vAlign w:val="center"/>
            <w:hideMark/>
          </w:tcPr>
          <w:p w14:paraId="4C01E5C4" w14:textId="77777777" w:rsidR="002B2ADC" w:rsidRPr="002B2ADC" w:rsidRDefault="002B2ADC" w:rsidP="002B2ADC">
            <w:pP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Data Byte</w:t>
            </w:r>
          </w:p>
        </w:tc>
        <w:tc>
          <w:tcPr>
            <w:tcW w:w="1394" w:type="dxa"/>
            <w:tcBorders>
              <w:top w:val="single" w:sz="12" w:space="0" w:color="auto"/>
              <w:left w:val="nil"/>
              <w:bottom w:val="single" w:sz="8" w:space="0" w:color="auto"/>
              <w:right w:val="single" w:sz="8" w:space="0" w:color="auto"/>
            </w:tcBorders>
            <w:vAlign w:val="center"/>
            <w:hideMark/>
          </w:tcPr>
          <w:p w14:paraId="7FD86970"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#1</w:t>
            </w:r>
          </w:p>
        </w:tc>
        <w:tc>
          <w:tcPr>
            <w:tcW w:w="1101" w:type="dxa"/>
            <w:tcBorders>
              <w:top w:val="single" w:sz="12" w:space="0" w:color="auto"/>
              <w:left w:val="nil"/>
              <w:bottom w:val="single" w:sz="8" w:space="0" w:color="auto"/>
              <w:right w:val="single" w:sz="8" w:space="0" w:color="auto"/>
            </w:tcBorders>
            <w:vAlign w:val="center"/>
            <w:hideMark/>
          </w:tcPr>
          <w:p w14:paraId="2C51FAB4"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62</w:t>
            </w:r>
          </w:p>
        </w:tc>
        <w:tc>
          <w:tcPr>
            <w:tcW w:w="6160" w:type="dxa"/>
            <w:tcBorders>
              <w:top w:val="single" w:sz="12" w:space="0" w:color="auto"/>
              <w:left w:val="nil"/>
              <w:bottom w:val="single" w:sz="8" w:space="0" w:color="auto"/>
              <w:right w:val="single" w:sz="12" w:space="0" w:color="auto"/>
            </w:tcBorders>
            <w:vAlign w:val="center"/>
            <w:hideMark/>
          </w:tcPr>
          <w:p w14:paraId="600B9F89"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readEcuIdentification Positive Response Service ID</w:t>
            </w:r>
          </w:p>
        </w:tc>
      </w:tr>
      <w:tr w:rsidR="002B2ADC" w:rsidRPr="002B2ADC" w14:paraId="54B40F45" w14:textId="77777777" w:rsidTr="002B2ADC">
        <w:trPr>
          <w:trHeight w:val="285"/>
          <w:jc w:val="center"/>
        </w:trPr>
        <w:tc>
          <w:tcPr>
            <w:tcW w:w="721" w:type="dxa"/>
            <w:vMerge w:val="restart"/>
            <w:tcBorders>
              <w:top w:val="nil"/>
              <w:left w:val="single" w:sz="12" w:space="0" w:color="auto"/>
              <w:bottom w:val="single" w:sz="12" w:space="0" w:color="auto"/>
              <w:right w:val="single" w:sz="8" w:space="0" w:color="auto"/>
            </w:tcBorders>
            <w:vAlign w:val="center"/>
            <w:hideMark/>
          </w:tcPr>
          <w:p w14:paraId="0913678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1394" w:type="dxa"/>
            <w:tcBorders>
              <w:top w:val="nil"/>
              <w:left w:val="nil"/>
              <w:bottom w:val="single" w:sz="8" w:space="0" w:color="auto"/>
              <w:right w:val="single" w:sz="8" w:space="0" w:color="auto"/>
            </w:tcBorders>
            <w:vAlign w:val="center"/>
            <w:hideMark/>
          </w:tcPr>
          <w:p w14:paraId="4876BE58"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#2 ~ #3</w:t>
            </w:r>
          </w:p>
        </w:tc>
        <w:tc>
          <w:tcPr>
            <w:tcW w:w="1101" w:type="dxa"/>
            <w:tcBorders>
              <w:top w:val="nil"/>
              <w:left w:val="nil"/>
              <w:bottom w:val="single" w:sz="8" w:space="0" w:color="auto"/>
              <w:right w:val="single" w:sz="8" w:space="0" w:color="auto"/>
            </w:tcBorders>
            <w:vAlign w:val="center"/>
            <w:hideMark/>
          </w:tcPr>
          <w:p w14:paraId="0E7100D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F187</w:t>
            </w:r>
          </w:p>
        </w:tc>
        <w:tc>
          <w:tcPr>
            <w:tcW w:w="6160" w:type="dxa"/>
            <w:tcBorders>
              <w:top w:val="nil"/>
              <w:left w:val="nil"/>
              <w:bottom w:val="single" w:sz="8" w:space="0" w:color="auto"/>
              <w:right w:val="single" w:sz="12" w:space="0" w:color="auto"/>
            </w:tcBorders>
            <w:vAlign w:val="center"/>
            <w:hideMark/>
          </w:tcPr>
          <w:p w14:paraId="203963BD"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noProof/>
                <w:sz w:val="18"/>
                <w:szCs w:val="18"/>
              </w:rPr>
              <w:t>System Name</w:t>
            </w:r>
          </w:p>
        </w:tc>
      </w:tr>
      <w:tr w:rsidR="002B2ADC" w:rsidRPr="002B2ADC" w14:paraId="575841C4"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ABA9A18" w14:textId="77777777" w:rsidR="002B2ADC" w:rsidRPr="002B2ADC" w:rsidRDefault="002B2ADC" w:rsidP="002B2ADC">
            <w:pPr>
              <w:rPr>
                <w:rFonts w:ascii="현대하모니 M" w:eastAsia="현대하모니 M" w:hAnsi="현대하모니 M"/>
                <w:noProof/>
                <w:sz w:val="18"/>
                <w:szCs w:val="18"/>
              </w:rPr>
            </w:pPr>
          </w:p>
        </w:tc>
        <w:tc>
          <w:tcPr>
            <w:tcW w:w="1394" w:type="dxa"/>
            <w:vMerge w:val="restart"/>
            <w:tcBorders>
              <w:top w:val="nil"/>
              <w:left w:val="single" w:sz="8" w:space="0" w:color="auto"/>
              <w:bottom w:val="single" w:sz="12" w:space="0" w:color="auto"/>
              <w:right w:val="single" w:sz="8" w:space="0" w:color="auto"/>
            </w:tcBorders>
            <w:vAlign w:val="center"/>
            <w:hideMark/>
          </w:tcPr>
          <w:p w14:paraId="03B63DE6"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#4 ~ #</w:t>
            </w:r>
            <w:r w:rsidRPr="002B2ADC">
              <w:rPr>
                <w:rFonts w:ascii="현대하모니 M" w:eastAsia="현대하모니 M" w:hAnsi="현대하모니 M"/>
                <w:noProof/>
                <w:sz w:val="18"/>
                <w:szCs w:val="18"/>
              </w:rPr>
              <w:t>7</w:t>
            </w:r>
          </w:p>
        </w:tc>
        <w:tc>
          <w:tcPr>
            <w:tcW w:w="1101" w:type="dxa"/>
            <w:vMerge w:val="restart"/>
            <w:tcBorders>
              <w:top w:val="nil"/>
              <w:left w:val="single" w:sz="8" w:space="0" w:color="auto"/>
              <w:bottom w:val="single" w:sz="12" w:space="0" w:color="auto"/>
              <w:right w:val="single" w:sz="8" w:space="0" w:color="auto"/>
            </w:tcBorders>
            <w:vAlign w:val="center"/>
            <w:hideMark/>
          </w:tcPr>
          <w:p w14:paraId="0171565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6160" w:type="dxa"/>
            <w:tcBorders>
              <w:top w:val="nil"/>
              <w:left w:val="nil"/>
              <w:bottom w:val="nil"/>
              <w:right w:val="single" w:sz="12" w:space="0" w:color="auto"/>
            </w:tcBorders>
            <w:vAlign w:val="center"/>
            <w:hideMark/>
          </w:tcPr>
          <w:p w14:paraId="740AA491"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dataRecord[] #1 = [</w:t>
            </w:r>
          </w:p>
        </w:tc>
      </w:tr>
      <w:tr w:rsidR="002B2ADC" w:rsidRPr="002B2ADC" w14:paraId="50D4E960"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6FDFE194"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ADDE1C0"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D2A6DAD"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nil"/>
              <w:right w:val="single" w:sz="12" w:space="0" w:color="auto"/>
            </w:tcBorders>
            <w:vAlign w:val="center"/>
            <w:hideMark/>
          </w:tcPr>
          <w:p w14:paraId="4FBE411E"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data#1</w:t>
            </w:r>
          </w:p>
        </w:tc>
      </w:tr>
      <w:tr w:rsidR="002B2ADC" w:rsidRPr="002B2ADC" w14:paraId="708A0148"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309DAAD"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C16C74E"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0E8FED7"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nil"/>
              <w:right w:val="single" w:sz="12" w:space="0" w:color="auto"/>
            </w:tcBorders>
            <w:vAlign w:val="center"/>
            <w:hideMark/>
          </w:tcPr>
          <w:p w14:paraId="55852930"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w:t>
            </w:r>
          </w:p>
        </w:tc>
      </w:tr>
      <w:tr w:rsidR="002B2ADC" w:rsidRPr="002B2ADC" w14:paraId="0A208C42"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7960281B"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8EF84DF"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7C962F7"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single" w:sz="12" w:space="0" w:color="auto"/>
              <w:right w:val="single" w:sz="12" w:space="0" w:color="auto"/>
            </w:tcBorders>
            <w:vAlign w:val="center"/>
            <w:hideMark/>
          </w:tcPr>
          <w:p w14:paraId="23E64C43" w14:textId="77777777" w:rsidR="002B2ADC" w:rsidRPr="002B2ADC" w:rsidRDefault="002B2ADC" w:rsidP="002B2ADC">
            <w:pPr>
              <w:rPr>
                <w:rFonts w:ascii="현대하모니 M" w:eastAsia="현대하모니 M" w:hAnsi="현대하모니 M"/>
                <w:noProof/>
                <w:sz w:val="18"/>
                <w:szCs w:val="18"/>
                <w:vertAlign w:val="superscript"/>
              </w:rPr>
            </w:pPr>
            <w:r w:rsidRPr="002B2ADC">
              <w:rPr>
                <w:rFonts w:ascii="현대하모니 M" w:eastAsia="현대하모니 M" w:hAnsi="현대하모니 M" w:hint="eastAsia"/>
                <w:noProof/>
                <w:sz w:val="18"/>
                <w:szCs w:val="18"/>
              </w:rPr>
              <w:t>data#</w:t>
            </w:r>
            <w:r w:rsidRPr="002B2ADC">
              <w:rPr>
                <w:rFonts w:ascii="현대하모니 M" w:eastAsia="현대하모니 M" w:hAnsi="현대하모니 M"/>
                <w:noProof/>
                <w:sz w:val="18"/>
                <w:szCs w:val="18"/>
              </w:rPr>
              <w:t>7</w:t>
            </w:r>
            <w:r w:rsidRPr="002B2ADC">
              <w:rPr>
                <w:rFonts w:ascii="현대하모니 M" w:eastAsia="현대하모니 M" w:hAnsi="현대하모니 M" w:hint="eastAsia"/>
                <w:noProof/>
                <w:sz w:val="18"/>
                <w:szCs w:val="18"/>
              </w:rPr>
              <w:t>]</w:t>
            </w:r>
          </w:p>
          <w:p w14:paraId="55087876" w14:textId="77777777" w:rsidR="002B2ADC" w:rsidRPr="002B2ADC" w:rsidRDefault="002B2ADC" w:rsidP="002B2ADC">
            <w:pPr>
              <w:rPr>
                <w:rFonts w:ascii="현대하모니 M" w:eastAsia="현대하모니 M" w:hAnsi="현대하모니 M"/>
                <w:noProof/>
                <w:sz w:val="18"/>
                <w:szCs w:val="18"/>
                <w:vertAlign w:val="superscript"/>
              </w:rPr>
            </w:pPr>
          </w:p>
          <w:p w14:paraId="410223B4"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hint="eastAsia"/>
                <w:sz w:val="20"/>
                <w:szCs w:val="16"/>
              </w:rPr>
              <w:t>[ASCII]</w:t>
            </w:r>
          </w:p>
        </w:tc>
      </w:tr>
    </w:tbl>
    <w:p w14:paraId="1DB1679E" w14:textId="77777777" w:rsidR="002B2ADC" w:rsidRPr="002B2ADC" w:rsidRDefault="002B2ADC" w:rsidP="002B2ADC">
      <w:pPr>
        <w:ind w:firstLineChars="50" w:firstLine="110"/>
      </w:pPr>
    </w:p>
    <w:p w14:paraId="39E0CF3F" w14:textId="77777777" w:rsidR="002B2ADC" w:rsidRPr="002B2ADC" w:rsidRDefault="002B2ADC" w:rsidP="00793C75">
      <w:pPr>
        <w:pStyle w:val="a1"/>
        <w:numPr>
          <w:ilvl w:val="0"/>
          <w:numId w:val="22"/>
        </w:numPr>
      </w:pPr>
      <w:r w:rsidRPr="002B2ADC">
        <w:t xml:space="preserve">Notation --- System Name : </w:t>
      </w:r>
    </w:p>
    <w:p w14:paraId="007B7C3B" w14:textId="77777777" w:rsidR="002B2ADC" w:rsidRPr="002B2ADC" w:rsidRDefault="002B2ADC" w:rsidP="00793C75">
      <w:pPr>
        <w:pStyle w:val="a1"/>
        <w:numPr>
          <w:ilvl w:val="0"/>
          <w:numId w:val="22"/>
        </w:numPr>
      </w:pPr>
      <w:r w:rsidRPr="002B2ADC">
        <w:rPr>
          <w:rFonts w:hint="eastAsia"/>
        </w:rPr>
        <w:t>EX</w:t>
      </w:r>
      <w:r w:rsidRPr="002B2ADC">
        <w:t>)</w:t>
      </w:r>
    </w:p>
    <w:p w14:paraId="1C599CD5" w14:textId="77777777" w:rsidR="002B2ADC" w:rsidRPr="002B2ADC" w:rsidRDefault="002B2ADC" w:rsidP="00793C75">
      <w:pPr>
        <w:pStyle w:val="a1"/>
        <w:numPr>
          <w:ilvl w:val="0"/>
          <w:numId w:val="25"/>
        </w:numPr>
      </w:pPr>
      <w:r w:rsidRPr="002B2ADC">
        <w:t>System Name : WPC [ASCII]</w:t>
      </w:r>
    </w:p>
    <w:p w14:paraId="6927C7AD" w14:textId="6D600729" w:rsidR="002B2ADC" w:rsidRDefault="002B2ADC" w:rsidP="002B2ADC"/>
    <w:p w14:paraId="36243252" w14:textId="77777777" w:rsidR="002B2ADC" w:rsidRPr="002B2ADC" w:rsidRDefault="002B2ADC" w:rsidP="002B2ADC">
      <w:pPr>
        <w:pStyle w:val="41"/>
        <w:rPr>
          <w:color w:val="auto"/>
        </w:rPr>
      </w:pPr>
      <w:bookmarkStart w:id="87" w:name="_Toc110871870"/>
      <w:commentRangeStart w:id="88"/>
      <w:r w:rsidRPr="002B2ADC">
        <w:rPr>
          <w:rFonts w:hint="eastAsia"/>
          <w:color w:val="auto"/>
        </w:rPr>
        <w:t xml:space="preserve">F187 </w:t>
      </w:r>
      <w:r w:rsidRPr="002B2ADC">
        <w:rPr>
          <w:color w:val="auto"/>
        </w:rPr>
        <w:t>–</w:t>
      </w:r>
      <w:r w:rsidRPr="002B2ADC">
        <w:rPr>
          <w:rFonts w:hint="eastAsia"/>
          <w:color w:val="auto"/>
        </w:rPr>
        <w:t xml:space="preserve"> Vehicle</w:t>
      </w:r>
      <w:r w:rsidRPr="002B2ADC">
        <w:rPr>
          <w:color w:val="auto"/>
        </w:rPr>
        <w:t xml:space="preserve"> </w:t>
      </w:r>
      <w:r w:rsidRPr="002B2ADC">
        <w:rPr>
          <w:rFonts w:hint="eastAsia"/>
          <w:color w:val="auto"/>
        </w:rPr>
        <w:t>Manufacturer</w:t>
      </w:r>
      <w:r w:rsidRPr="002B2ADC">
        <w:rPr>
          <w:color w:val="auto"/>
        </w:rPr>
        <w:t xml:space="preserve"> </w:t>
      </w:r>
      <w:r w:rsidRPr="002B2ADC">
        <w:rPr>
          <w:rFonts w:hint="eastAsia"/>
          <w:color w:val="auto"/>
        </w:rPr>
        <w:t>Spare</w:t>
      </w:r>
      <w:r w:rsidRPr="002B2ADC">
        <w:rPr>
          <w:color w:val="auto"/>
        </w:rPr>
        <w:t xml:space="preserve"> </w:t>
      </w:r>
      <w:r w:rsidRPr="002B2ADC">
        <w:rPr>
          <w:rFonts w:hint="eastAsia"/>
          <w:color w:val="auto"/>
        </w:rPr>
        <w:t>Part</w:t>
      </w:r>
      <w:r w:rsidRPr="002B2ADC">
        <w:rPr>
          <w:color w:val="auto"/>
        </w:rPr>
        <w:t xml:space="preserve"> </w:t>
      </w:r>
      <w:r w:rsidRPr="002B2ADC">
        <w:rPr>
          <w:rFonts w:hint="eastAsia"/>
          <w:color w:val="auto"/>
        </w:rPr>
        <w:t>Number</w:t>
      </w:r>
      <w:r w:rsidRPr="002B2ADC">
        <w:rPr>
          <w:color w:val="auto"/>
        </w:rPr>
        <w:t xml:space="preserve"> </w:t>
      </w:r>
      <w:r w:rsidRPr="002B2ADC">
        <w:rPr>
          <w:rFonts w:hint="eastAsia"/>
          <w:color w:val="auto"/>
        </w:rPr>
        <w:t>DataIdentifier</w:t>
      </w:r>
      <w:commentRangeEnd w:id="88"/>
      <w:r>
        <w:rPr>
          <w:rStyle w:val="affe"/>
          <w:rFonts w:ascii="Calibri" w:eastAsia="맑은 고딕" w:hAnsi="Calibri" w:cs="Arial"/>
          <w:iCs w:val="0"/>
          <w:noProof w:val="0"/>
          <w:color w:val="auto"/>
        </w:rPr>
        <w:commentReference w:id="88"/>
      </w:r>
      <w:bookmarkEnd w:id="87"/>
    </w:p>
    <w:p w14:paraId="25AB3654" w14:textId="77777777" w:rsidR="002B2ADC" w:rsidRPr="002B2ADC" w:rsidRDefault="002B2ADC" w:rsidP="002B2ADC"/>
    <w:tbl>
      <w:tblPr>
        <w:tblW w:w="9376" w:type="dxa"/>
        <w:jc w:val="center"/>
        <w:tblCellMar>
          <w:left w:w="99" w:type="dxa"/>
          <w:right w:w="99" w:type="dxa"/>
        </w:tblCellMar>
        <w:tblLook w:val="04A0" w:firstRow="1" w:lastRow="0" w:firstColumn="1" w:lastColumn="0" w:noHBand="0" w:noVBand="1"/>
      </w:tblPr>
      <w:tblGrid>
        <w:gridCol w:w="721"/>
        <w:gridCol w:w="1394"/>
        <w:gridCol w:w="1101"/>
        <w:gridCol w:w="6160"/>
      </w:tblGrid>
      <w:tr w:rsidR="002B2ADC" w:rsidRPr="002B2ADC" w14:paraId="3A2AA719" w14:textId="77777777" w:rsidTr="002B2ADC">
        <w:trPr>
          <w:trHeight w:val="285"/>
          <w:jc w:val="center"/>
        </w:trPr>
        <w:tc>
          <w:tcPr>
            <w:tcW w:w="721" w:type="dxa"/>
            <w:tcBorders>
              <w:top w:val="single" w:sz="12" w:space="0" w:color="auto"/>
              <w:left w:val="single" w:sz="12" w:space="0" w:color="auto"/>
              <w:bottom w:val="single" w:sz="12" w:space="0" w:color="auto"/>
              <w:right w:val="single" w:sz="8" w:space="0" w:color="auto"/>
            </w:tcBorders>
            <w:shd w:val="clear" w:color="auto" w:fill="BFBFBF"/>
            <w:vAlign w:val="center"/>
          </w:tcPr>
          <w:p w14:paraId="344FF362" w14:textId="77777777" w:rsidR="002B2ADC" w:rsidRPr="002B2ADC" w:rsidRDefault="002B2ADC" w:rsidP="002B2ADC">
            <w:pPr>
              <w:jc w:val="center"/>
              <w:rPr>
                <w:rFonts w:ascii="현대하모니 M" w:eastAsia="현대하모니 M" w:hAnsi="현대하모니 M"/>
                <w:noProof/>
                <w:sz w:val="18"/>
                <w:szCs w:val="18"/>
              </w:rPr>
            </w:pPr>
          </w:p>
        </w:tc>
        <w:tc>
          <w:tcPr>
            <w:tcW w:w="1394" w:type="dxa"/>
            <w:tcBorders>
              <w:top w:val="single" w:sz="12" w:space="0" w:color="auto"/>
              <w:left w:val="nil"/>
              <w:bottom w:val="single" w:sz="12" w:space="0" w:color="auto"/>
              <w:right w:val="single" w:sz="8" w:space="0" w:color="auto"/>
            </w:tcBorders>
            <w:shd w:val="clear" w:color="auto" w:fill="BFBFBF"/>
            <w:vAlign w:val="center"/>
            <w:hideMark/>
          </w:tcPr>
          <w:p w14:paraId="7A38B949"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Message Byte</w:t>
            </w:r>
          </w:p>
        </w:tc>
        <w:tc>
          <w:tcPr>
            <w:tcW w:w="1101" w:type="dxa"/>
            <w:tcBorders>
              <w:top w:val="single" w:sz="12" w:space="0" w:color="auto"/>
              <w:left w:val="nil"/>
              <w:bottom w:val="single" w:sz="12" w:space="0" w:color="auto"/>
              <w:right w:val="single" w:sz="8" w:space="0" w:color="auto"/>
            </w:tcBorders>
            <w:shd w:val="clear" w:color="auto" w:fill="BFBFBF"/>
            <w:vAlign w:val="center"/>
            <w:hideMark/>
          </w:tcPr>
          <w:p w14:paraId="6D2918AF"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Hex Value</w:t>
            </w:r>
          </w:p>
        </w:tc>
        <w:tc>
          <w:tcPr>
            <w:tcW w:w="6160" w:type="dxa"/>
            <w:tcBorders>
              <w:top w:val="single" w:sz="12" w:space="0" w:color="auto"/>
              <w:left w:val="nil"/>
              <w:bottom w:val="single" w:sz="12" w:space="0" w:color="auto"/>
              <w:right w:val="single" w:sz="12" w:space="0" w:color="auto"/>
            </w:tcBorders>
            <w:shd w:val="clear" w:color="auto" w:fill="BFBFBF"/>
            <w:vAlign w:val="center"/>
            <w:hideMark/>
          </w:tcPr>
          <w:p w14:paraId="5CA4D275"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Parameter Name</w:t>
            </w:r>
          </w:p>
        </w:tc>
      </w:tr>
      <w:tr w:rsidR="002B2ADC" w:rsidRPr="002B2ADC" w14:paraId="3D47D706" w14:textId="77777777" w:rsidTr="002B2ADC">
        <w:trPr>
          <w:trHeight w:val="285"/>
          <w:jc w:val="center"/>
        </w:trPr>
        <w:tc>
          <w:tcPr>
            <w:tcW w:w="721" w:type="dxa"/>
            <w:tcBorders>
              <w:top w:val="single" w:sz="12" w:space="0" w:color="auto"/>
              <w:left w:val="single" w:sz="12" w:space="0" w:color="auto"/>
              <w:bottom w:val="single" w:sz="8" w:space="0" w:color="auto"/>
              <w:right w:val="single" w:sz="8" w:space="0" w:color="auto"/>
            </w:tcBorders>
            <w:vAlign w:val="center"/>
            <w:hideMark/>
          </w:tcPr>
          <w:p w14:paraId="115946B2" w14:textId="77777777" w:rsidR="002B2ADC" w:rsidRPr="002B2ADC" w:rsidRDefault="002B2ADC" w:rsidP="002B2ADC">
            <w:pP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Data Byte</w:t>
            </w:r>
          </w:p>
        </w:tc>
        <w:tc>
          <w:tcPr>
            <w:tcW w:w="1394" w:type="dxa"/>
            <w:tcBorders>
              <w:top w:val="single" w:sz="12" w:space="0" w:color="auto"/>
              <w:left w:val="nil"/>
              <w:bottom w:val="single" w:sz="8" w:space="0" w:color="auto"/>
              <w:right w:val="single" w:sz="8" w:space="0" w:color="auto"/>
            </w:tcBorders>
            <w:vAlign w:val="center"/>
            <w:hideMark/>
          </w:tcPr>
          <w:p w14:paraId="28F9E19F"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#1</w:t>
            </w:r>
          </w:p>
        </w:tc>
        <w:tc>
          <w:tcPr>
            <w:tcW w:w="1101" w:type="dxa"/>
            <w:tcBorders>
              <w:top w:val="single" w:sz="12" w:space="0" w:color="auto"/>
              <w:left w:val="nil"/>
              <w:bottom w:val="single" w:sz="8" w:space="0" w:color="auto"/>
              <w:right w:val="single" w:sz="8" w:space="0" w:color="auto"/>
            </w:tcBorders>
            <w:vAlign w:val="center"/>
            <w:hideMark/>
          </w:tcPr>
          <w:p w14:paraId="15516B21"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62</w:t>
            </w:r>
          </w:p>
        </w:tc>
        <w:tc>
          <w:tcPr>
            <w:tcW w:w="6160" w:type="dxa"/>
            <w:tcBorders>
              <w:top w:val="single" w:sz="12" w:space="0" w:color="auto"/>
              <w:left w:val="nil"/>
              <w:bottom w:val="single" w:sz="8" w:space="0" w:color="auto"/>
              <w:right w:val="single" w:sz="12" w:space="0" w:color="auto"/>
            </w:tcBorders>
            <w:vAlign w:val="center"/>
            <w:hideMark/>
          </w:tcPr>
          <w:p w14:paraId="6F8786B6"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readEcuIdentification Positive Response Service ID</w:t>
            </w:r>
          </w:p>
        </w:tc>
      </w:tr>
      <w:tr w:rsidR="002B2ADC" w:rsidRPr="002B2ADC" w14:paraId="3DF12C80" w14:textId="77777777" w:rsidTr="002B2ADC">
        <w:trPr>
          <w:trHeight w:val="285"/>
          <w:jc w:val="center"/>
        </w:trPr>
        <w:tc>
          <w:tcPr>
            <w:tcW w:w="721" w:type="dxa"/>
            <w:vMerge w:val="restart"/>
            <w:tcBorders>
              <w:top w:val="nil"/>
              <w:left w:val="single" w:sz="12" w:space="0" w:color="auto"/>
              <w:bottom w:val="single" w:sz="12" w:space="0" w:color="auto"/>
              <w:right w:val="single" w:sz="8" w:space="0" w:color="auto"/>
            </w:tcBorders>
            <w:vAlign w:val="center"/>
            <w:hideMark/>
          </w:tcPr>
          <w:p w14:paraId="0810D208"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1394" w:type="dxa"/>
            <w:tcBorders>
              <w:top w:val="nil"/>
              <w:left w:val="nil"/>
              <w:bottom w:val="single" w:sz="8" w:space="0" w:color="auto"/>
              <w:right w:val="single" w:sz="8" w:space="0" w:color="auto"/>
            </w:tcBorders>
            <w:vAlign w:val="center"/>
            <w:hideMark/>
          </w:tcPr>
          <w:p w14:paraId="0856300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#2 ~ #3</w:t>
            </w:r>
          </w:p>
        </w:tc>
        <w:tc>
          <w:tcPr>
            <w:tcW w:w="1101" w:type="dxa"/>
            <w:tcBorders>
              <w:top w:val="nil"/>
              <w:left w:val="nil"/>
              <w:bottom w:val="single" w:sz="8" w:space="0" w:color="auto"/>
              <w:right w:val="single" w:sz="8" w:space="0" w:color="auto"/>
            </w:tcBorders>
            <w:vAlign w:val="center"/>
            <w:hideMark/>
          </w:tcPr>
          <w:p w14:paraId="6D7C91E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F187</w:t>
            </w:r>
          </w:p>
        </w:tc>
        <w:tc>
          <w:tcPr>
            <w:tcW w:w="6160" w:type="dxa"/>
            <w:tcBorders>
              <w:top w:val="nil"/>
              <w:left w:val="nil"/>
              <w:bottom w:val="single" w:sz="8" w:space="0" w:color="auto"/>
              <w:right w:val="single" w:sz="12" w:space="0" w:color="auto"/>
            </w:tcBorders>
            <w:vAlign w:val="center"/>
            <w:hideMark/>
          </w:tcPr>
          <w:p w14:paraId="5EF6D25D"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noProof/>
                <w:sz w:val="18"/>
                <w:szCs w:val="18"/>
              </w:rPr>
              <w:t>Vehicle Part Number</w:t>
            </w:r>
          </w:p>
        </w:tc>
      </w:tr>
      <w:tr w:rsidR="002B2ADC" w:rsidRPr="002B2ADC" w14:paraId="1B536512"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684507DC" w14:textId="77777777" w:rsidR="002B2ADC" w:rsidRPr="002B2ADC" w:rsidRDefault="002B2ADC" w:rsidP="002B2ADC">
            <w:pPr>
              <w:rPr>
                <w:rFonts w:ascii="현대하모니 M" w:eastAsia="현대하모니 M" w:hAnsi="현대하모니 M"/>
                <w:noProof/>
                <w:sz w:val="18"/>
                <w:szCs w:val="18"/>
              </w:rPr>
            </w:pPr>
          </w:p>
        </w:tc>
        <w:tc>
          <w:tcPr>
            <w:tcW w:w="1394" w:type="dxa"/>
            <w:vMerge w:val="restart"/>
            <w:tcBorders>
              <w:top w:val="nil"/>
              <w:left w:val="single" w:sz="8" w:space="0" w:color="auto"/>
              <w:bottom w:val="single" w:sz="12" w:space="0" w:color="auto"/>
              <w:right w:val="single" w:sz="8" w:space="0" w:color="auto"/>
            </w:tcBorders>
            <w:vAlign w:val="center"/>
            <w:hideMark/>
          </w:tcPr>
          <w:p w14:paraId="3B4B693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#4 ~ #13</w:t>
            </w:r>
          </w:p>
        </w:tc>
        <w:tc>
          <w:tcPr>
            <w:tcW w:w="1101" w:type="dxa"/>
            <w:vMerge w:val="restart"/>
            <w:tcBorders>
              <w:top w:val="nil"/>
              <w:left w:val="single" w:sz="8" w:space="0" w:color="auto"/>
              <w:bottom w:val="single" w:sz="12" w:space="0" w:color="auto"/>
              <w:right w:val="single" w:sz="8" w:space="0" w:color="auto"/>
            </w:tcBorders>
            <w:vAlign w:val="center"/>
            <w:hideMark/>
          </w:tcPr>
          <w:p w14:paraId="570FA10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6160" w:type="dxa"/>
            <w:tcBorders>
              <w:top w:val="nil"/>
              <w:left w:val="nil"/>
              <w:bottom w:val="nil"/>
              <w:right w:val="single" w:sz="12" w:space="0" w:color="auto"/>
            </w:tcBorders>
            <w:vAlign w:val="center"/>
            <w:hideMark/>
          </w:tcPr>
          <w:p w14:paraId="0DA202D5"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dataRecord[] #1 = [</w:t>
            </w:r>
          </w:p>
        </w:tc>
      </w:tr>
      <w:tr w:rsidR="002B2ADC" w:rsidRPr="002B2ADC" w14:paraId="77BCA57F"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69592626"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C196C01"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65120EE"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nil"/>
              <w:right w:val="single" w:sz="12" w:space="0" w:color="auto"/>
            </w:tcBorders>
            <w:vAlign w:val="center"/>
            <w:hideMark/>
          </w:tcPr>
          <w:p w14:paraId="416917A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data#1</w:t>
            </w:r>
          </w:p>
        </w:tc>
      </w:tr>
      <w:tr w:rsidR="002B2ADC" w:rsidRPr="002B2ADC" w14:paraId="73E449A9"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B25FED0"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BAD26D7"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5CB7BF33"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nil"/>
              <w:right w:val="single" w:sz="12" w:space="0" w:color="auto"/>
            </w:tcBorders>
            <w:vAlign w:val="center"/>
            <w:hideMark/>
          </w:tcPr>
          <w:p w14:paraId="102EF11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w:t>
            </w:r>
          </w:p>
        </w:tc>
      </w:tr>
      <w:tr w:rsidR="002B2ADC" w:rsidRPr="002B2ADC" w14:paraId="29F694FE"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7EAC2B8"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43CDD18"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4DFAA9CD" w14:textId="77777777" w:rsidR="002B2ADC" w:rsidRPr="002B2ADC" w:rsidRDefault="002B2ADC" w:rsidP="002B2ADC">
            <w:pPr>
              <w:rPr>
                <w:rFonts w:ascii="현대하모니 M" w:eastAsia="현대하모니 M" w:hAnsi="현대하모니 M"/>
                <w:noProof/>
                <w:sz w:val="18"/>
                <w:szCs w:val="18"/>
              </w:rPr>
            </w:pPr>
          </w:p>
        </w:tc>
        <w:tc>
          <w:tcPr>
            <w:tcW w:w="6160" w:type="dxa"/>
            <w:tcBorders>
              <w:top w:val="nil"/>
              <w:left w:val="nil"/>
              <w:bottom w:val="single" w:sz="12" w:space="0" w:color="auto"/>
              <w:right w:val="single" w:sz="12" w:space="0" w:color="auto"/>
            </w:tcBorders>
            <w:vAlign w:val="center"/>
            <w:hideMark/>
          </w:tcPr>
          <w:p w14:paraId="2450ED46" w14:textId="77777777" w:rsidR="002B2ADC" w:rsidRPr="002B2ADC" w:rsidRDefault="002B2ADC" w:rsidP="002B2ADC">
            <w:pPr>
              <w:rPr>
                <w:rFonts w:ascii="현대하모니 M" w:eastAsia="현대하모니 M" w:hAnsi="현대하모니 M"/>
                <w:noProof/>
                <w:sz w:val="18"/>
                <w:szCs w:val="18"/>
                <w:vertAlign w:val="superscript"/>
              </w:rPr>
            </w:pPr>
            <w:r w:rsidRPr="002B2ADC">
              <w:rPr>
                <w:rFonts w:ascii="현대하모니 M" w:eastAsia="현대하모니 M" w:hAnsi="현대하모니 M" w:hint="eastAsia"/>
                <w:noProof/>
                <w:sz w:val="18"/>
                <w:szCs w:val="18"/>
              </w:rPr>
              <w:t>data#10]</w:t>
            </w:r>
          </w:p>
          <w:p w14:paraId="4FAB5B10" w14:textId="77777777" w:rsidR="002B2ADC" w:rsidRPr="002B2ADC" w:rsidRDefault="002B2ADC" w:rsidP="002B2ADC">
            <w:pPr>
              <w:rPr>
                <w:rFonts w:ascii="현대하모니 M" w:eastAsia="현대하모니 M" w:hAnsi="현대하모니 M"/>
                <w:noProof/>
                <w:sz w:val="18"/>
                <w:szCs w:val="18"/>
                <w:vertAlign w:val="superscript"/>
              </w:rPr>
            </w:pPr>
          </w:p>
          <w:p w14:paraId="7BD15D56"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hint="eastAsia"/>
                <w:sz w:val="20"/>
                <w:szCs w:val="16"/>
              </w:rPr>
              <w:t>[ASCII]</w:t>
            </w:r>
          </w:p>
        </w:tc>
      </w:tr>
    </w:tbl>
    <w:p w14:paraId="73BEABB6" w14:textId="77777777" w:rsidR="002B2ADC" w:rsidRPr="002B2ADC" w:rsidRDefault="002B2ADC" w:rsidP="00793C75">
      <w:pPr>
        <w:pStyle w:val="a1"/>
        <w:numPr>
          <w:ilvl w:val="0"/>
          <w:numId w:val="22"/>
        </w:numPr>
      </w:pPr>
      <w:r w:rsidRPr="002B2ADC">
        <w:t xml:space="preserve">Notation --- Vehice Part Number : </w:t>
      </w:r>
    </w:p>
    <w:p w14:paraId="74CE6458" w14:textId="77777777" w:rsidR="002B2ADC" w:rsidRDefault="002B2ADC" w:rsidP="002B2ADC">
      <w:pPr>
        <w:rPr>
          <w:rFonts w:ascii="현대하모니 M" w:eastAsia="현대하모니 M" w:hAnsi="현대하모니 M"/>
          <w:noProof/>
        </w:rPr>
      </w:pPr>
    </w:p>
    <w:p w14:paraId="2CEC6E4B" w14:textId="77777777" w:rsidR="002B2ADC" w:rsidRDefault="002B2ADC" w:rsidP="002B2ADC">
      <w:pPr>
        <w:pStyle w:val="41"/>
      </w:pPr>
      <w:bookmarkStart w:id="89" w:name="_Toc110871871"/>
      <w:commentRangeStart w:id="90"/>
      <w:r>
        <w:rPr>
          <w:rFonts w:hint="eastAsia"/>
        </w:rPr>
        <w:lastRenderedPageBreak/>
        <w:t xml:space="preserve">F1B0 </w:t>
      </w:r>
      <w:r>
        <w:t>–</w:t>
      </w:r>
      <w:r>
        <w:rPr>
          <w:rFonts w:hint="eastAsia"/>
        </w:rPr>
        <w:t xml:space="preserve"> ECU</w:t>
      </w:r>
      <w:r>
        <w:t xml:space="preserve"> </w:t>
      </w:r>
      <w:r>
        <w:rPr>
          <w:rFonts w:hint="eastAsia"/>
        </w:rPr>
        <w:t>Software</w:t>
      </w:r>
      <w:r>
        <w:t xml:space="preserve"> </w:t>
      </w:r>
      <w:r>
        <w:rPr>
          <w:rFonts w:hint="eastAsia"/>
        </w:rPr>
        <w:t>UNIT</w:t>
      </w:r>
      <w:r>
        <w:t xml:space="preserve"> </w:t>
      </w:r>
      <w:r>
        <w:rPr>
          <w:rFonts w:hint="eastAsia"/>
        </w:rPr>
        <w:t>number</w:t>
      </w:r>
      <w:r>
        <w:t xml:space="preserve"> </w:t>
      </w:r>
      <w:r>
        <w:rPr>
          <w:rFonts w:hint="eastAsia"/>
        </w:rPr>
        <w:t>Data</w:t>
      </w:r>
      <w:r>
        <w:t xml:space="preserve"> </w:t>
      </w:r>
      <w:r>
        <w:rPr>
          <w:rFonts w:hint="eastAsia"/>
        </w:rPr>
        <w:t>Identifier</w:t>
      </w:r>
      <w:commentRangeEnd w:id="90"/>
      <w:r>
        <w:rPr>
          <w:rStyle w:val="affe"/>
          <w:rFonts w:ascii="Calibri" w:eastAsia="맑은 고딕" w:hAnsi="Calibri" w:cs="Arial"/>
          <w:iCs w:val="0"/>
          <w:noProof w:val="0"/>
          <w:color w:val="auto"/>
        </w:rPr>
        <w:commentReference w:id="90"/>
      </w:r>
      <w:bookmarkEnd w:id="89"/>
    </w:p>
    <w:p w14:paraId="05500380" w14:textId="77777777" w:rsidR="002B2ADC" w:rsidRDefault="002B2ADC" w:rsidP="002B2ADC">
      <w:pPr>
        <w:rPr>
          <w:rFonts w:ascii="현대하모니 M" w:eastAsia="현대하모니 M" w:hAnsi="현대하모니 M"/>
          <w:noProof/>
        </w:rPr>
      </w:pPr>
    </w:p>
    <w:p w14:paraId="69A2E737" w14:textId="77777777" w:rsidR="002B2ADC" w:rsidRPr="00883D67" w:rsidRDefault="002B2ADC" w:rsidP="002B2ADC">
      <w:pPr>
        <w:spacing w:line="276" w:lineRule="auto"/>
        <w:ind w:leftChars="-45" w:left="11" w:hangingChars="55" w:hanging="110"/>
        <w:rPr>
          <w:rFonts w:ascii="현대하모니 M" w:eastAsia="현대하모니 M" w:hAnsi="현대하모니 M"/>
          <w:b/>
          <w:sz w:val="20"/>
        </w:rPr>
      </w:pPr>
      <w:r w:rsidRPr="00883D67">
        <w:rPr>
          <w:rFonts w:ascii="현대하모니 M" w:eastAsia="현대하모니 M" w:hAnsi="현대하모니 M" w:hint="eastAsia"/>
          <w:b/>
          <w:bCs/>
          <w:sz w:val="20"/>
          <w:lang w:val="de-DE"/>
        </w:rPr>
        <w:t>ECUSoftwareUNITnumberDataIdentifier</w:t>
      </w:r>
    </w:p>
    <w:p w14:paraId="298D1F25" w14:textId="77777777" w:rsidR="002B2ADC" w:rsidRPr="00883D67" w:rsidRDefault="002B2ADC" w:rsidP="002B2ADC">
      <w:pPr>
        <w:spacing w:line="276" w:lineRule="auto"/>
        <w:rPr>
          <w:rFonts w:ascii="현대하모니 M" w:eastAsia="현대하모니 M" w:hAnsi="현대하모니 M"/>
          <w:sz w:val="20"/>
          <w:lang w:eastAsia="ja-JP"/>
        </w:rPr>
      </w:pPr>
      <w:r w:rsidRPr="00883D67">
        <w:rPr>
          <w:rFonts w:ascii="현대하모니 M" w:eastAsia="현대하모니 M" w:hAnsi="현대하모니 M" w:hint="eastAsia"/>
          <w:sz w:val="20"/>
          <w:lang w:val="de-DE" w:eastAsia="ja-JP"/>
        </w:rPr>
        <w:t xml:space="preserve">This value shall be used to reference the number of S/W Unit in the ECU(server). The number of S/W Unit must consist of within 1byte and data type is unit8. </w:t>
      </w:r>
      <w:r w:rsidRPr="00883D67">
        <w:rPr>
          <w:rFonts w:ascii="바탕" w:eastAsia="바탕" w:hAnsi="바탕" w:cs="바탕" w:hint="eastAsia"/>
          <w:sz w:val="20"/>
          <w:lang w:val="de-DE" w:eastAsia="ja-JP"/>
        </w:rPr>
        <w:t> </w:t>
      </w:r>
      <w:r w:rsidRPr="00883D67">
        <w:rPr>
          <w:rFonts w:ascii="현대하모니 M" w:eastAsia="현대하모니 M" w:hAnsi="현대하모니 M" w:hint="eastAsia"/>
          <w:sz w:val="20"/>
          <w:lang w:val="de-DE" w:eastAsia="ja-JP"/>
        </w:rPr>
        <w:t xml:space="preserve">If there is only one S/W unit, it is expressed as 0x1. (Increase the hex value by 1 according to the number of S/W units.), and It can be expressed up to 0xA. DID starts from F1B1 and be increased by 1. </w:t>
      </w:r>
    </w:p>
    <w:p w14:paraId="25F09314" w14:textId="77777777" w:rsidR="002B2ADC" w:rsidRDefault="002B2ADC" w:rsidP="002B2ADC">
      <w:pPr>
        <w:spacing w:line="276" w:lineRule="auto"/>
        <w:rPr>
          <w:rFonts w:ascii="현대하모니 M" w:eastAsia="현대하모니 M" w:hAnsi="현대하모니 M"/>
          <w:sz w:val="20"/>
          <w:lang w:val="de-DE"/>
        </w:rPr>
      </w:pPr>
      <w:r w:rsidRPr="00883D67">
        <w:rPr>
          <w:rFonts w:ascii="현대하모니 M" w:eastAsia="현대하모니 M" w:hAnsi="현대하모니 M" w:hint="eastAsia"/>
          <w:sz w:val="20"/>
          <w:lang w:val="de-DE" w:eastAsia="ja-JP"/>
        </w:rPr>
        <w:t xml:space="preserve">e.g) The number of SW unit is 3 then only three DIDs are allowed to use as </w:t>
      </w:r>
      <w:r w:rsidRPr="00883D67">
        <w:rPr>
          <w:rFonts w:ascii="현대하모니 M" w:eastAsia="현대하모니 M" w:hAnsi="현대하모니 M" w:hint="eastAsia"/>
          <w:b/>
          <w:bCs/>
          <w:sz w:val="20"/>
          <w:lang w:val="de-DE" w:eastAsia="ja-JP"/>
        </w:rPr>
        <w:t xml:space="preserve">ECUSoftwareUNITVersionDataIdentifier </w:t>
      </w:r>
      <w:r w:rsidRPr="00883D67">
        <w:rPr>
          <w:rFonts w:ascii="현대하모니 M" w:eastAsia="현대하모니 M" w:hAnsi="현대하모니 M" w:hint="eastAsia"/>
          <w:sz w:val="20"/>
          <w:lang w:val="de-DE" w:eastAsia="ja-JP"/>
        </w:rPr>
        <w:t>F1B1, F1B2, F1B3.</w:t>
      </w:r>
    </w:p>
    <w:p w14:paraId="1947286E" w14:textId="77777777" w:rsidR="002B2ADC" w:rsidRPr="00883D67" w:rsidRDefault="002B2ADC" w:rsidP="002B2ADC">
      <w:pPr>
        <w:spacing w:line="276" w:lineRule="auto"/>
        <w:rPr>
          <w:rFonts w:ascii="현대하모니 M" w:eastAsia="현대하모니 M" w:hAnsi="현대하모니 M"/>
          <w:sz w:val="20"/>
        </w:rPr>
      </w:pPr>
    </w:p>
    <w:p w14:paraId="59E6C659" w14:textId="77777777" w:rsidR="002B2ADC" w:rsidRPr="005910BE" w:rsidRDefault="002B2ADC" w:rsidP="002B2ADC">
      <w:pPr>
        <w:spacing w:line="276" w:lineRule="auto"/>
        <w:rPr>
          <w:rFonts w:ascii="현대하모니 M" w:eastAsia="현대하모니 M" w:hAnsi="현대하모니 M"/>
          <w:sz w:val="20"/>
          <w:lang w:eastAsia="ja-JP"/>
        </w:rPr>
      </w:pPr>
      <w:r w:rsidRPr="005910BE">
        <w:rPr>
          <w:rFonts w:ascii="현대하모니 M" w:eastAsia="현대하모니 M" w:hAnsi="현대하모니 M"/>
          <w:sz w:val="20"/>
        </w:rPr>
        <w:t>Request Message</w:t>
      </w:r>
    </w:p>
    <w:tbl>
      <w:tblPr>
        <w:tblW w:w="726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4"/>
        <w:gridCol w:w="3642"/>
        <w:gridCol w:w="622"/>
        <w:gridCol w:w="1800"/>
      </w:tblGrid>
      <w:tr w:rsidR="002B2ADC" w:rsidRPr="005910BE" w14:paraId="6C480A12" w14:textId="77777777" w:rsidTr="002B2ADC">
        <w:trPr>
          <w:trHeight w:val="210"/>
        </w:trPr>
        <w:tc>
          <w:tcPr>
            <w:tcW w:w="1204" w:type="dxa"/>
            <w:shd w:val="clear" w:color="auto" w:fill="FFCC99"/>
            <w:vAlign w:val="center"/>
          </w:tcPr>
          <w:p w14:paraId="05541BA1"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Data Byte</w:t>
            </w:r>
          </w:p>
        </w:tc>
        <w:tc>
          <w:tcPr>
            <w:tcW w:w="3642" w:type="dxa"/>
            <w:shd w:val="clear" w:color="auto" w:fill="FFCC99"/>
            <w:vAlign w:val="center"/>
          </w:tcPr>
          <w:p w14:paraId="06B4940F"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Parameter Name</w:t>
            </w:r>
          </w:p>
        </w:tc>
        <w:tc>
          <w:tcPr>
            <w:tcW w:w="622" w:type="dxa"/>
            <w:shd w:val="clear" w:color="auto" w:fill="FFCC99"/>
            <w:vAlign w:val="center"/>
          </w:tcPr>
          <w:p w14:paraId="58A0A923"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lang w:eastAsia="ja-JP"/>
              </w:rPr>
              <w:t>Cvt</w:t>
            </w:r>
          </w:p>
        </w:tc>
        <w:tc>
          <w:tcPr>
            <w:tcW w:w="1800" w:type="dxa"/>
            <w:shd w:val="clear" w:color="auto" w:fill="FFCC99"/>
            <w:vAlign w:val="center"/>
          </w:tcPr>
          <w:p w14:paraId="26858B91"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Hex Value</w:t>
            </w:r>
          </w:p>
        </w:tc>
      </w:tr>
      <w:tr w:rsidR="002B2ADC" w:rsidRPr="005910BE" w14:paraId="2FD3C7BD" w14:textId="77777777" w:rsidTr="002B2ADC">
        <w:trPr>
          <w:trHeight w:val="210"/>
        </w:trPr>
        <w:tc>
          <w:tcPr>
            <w:tcW w:w="1204" w:type="dxa"/>
            <w:vAlign w:val="center"/>
          </w:tcPr>
          <w:p w14:paraId="22B750EC"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#1</w:t>
            </w:r>
          </w:p>
        </w:tc>
        <w:tc>
          <w:tcPr>
            <w:tcW w:w="3642" w:type="dxa"/>
            <w:vAlign w:val="center"/>
          </w:tcPr>
          <w:p w14:paraId="6DA8354A" w14:textId="77777777" w:rsidR="002B2ADC" w:rsidRPr="005910BE" w:rsidRDefault="002B2ADC" w:rsidP="002B2ADC">
            <w:pPr>
              <w:spacing w:line="276" w:lineRule="auto"/>
              <w:rPr>
                <w:rFonts w:ascii="현대하모니 M" w:eastAsia="현대하모니 M" w:hAnsi="현대하모니 M"/>
                <w:sz w:val="16"/>
                <w:szCs w:val="16"/>
                <w:lang w:eastAsia="ja-JP"/>
              </w:rPr>
            </w:pPr>
            <w:r w:rsidRPr="005910BE">
              <w:rPr>
                <w:rFonts w:ascii="현대하모니 M" w:eastAsia="현대하모니 M" w:hAnsi="현대하모니 M"/>
                <w:sz w:val="16"/>
                <w:szCs w:val="16"/>
                <w:lang w:eastAsia="ja-JP"/>
              </w:rPr>
              <w:t>ReadDataByIdentifier Request Service ID</w:t>
            </w:r>
          </w:p>
        </w:tc>
        <w:tc>
          <w:tcPr>
            <w:tcW w:w="622" w:type="dxa"/>
            <w:vAlign w:val="center"/>
          </w:tcPr>
          <w:p w14:paraId="691143A1" w14:textId="77777777" w:rsidR="002B2ADC" w:rsidRPr="005910BE" w:rsidRDefault="002B2ADC" w:rsidP="002B2ADC">
            <w:pPr>
              <w:spacing w:line="276" w:lineRule="auto"/>
              <w:rPr>
                <w:rFonts w:ascii="현대하모니 M" w:eastAsia="현대하모니 M" w:hAnsi="현대하모니 M"/>
                <w:sz w:val="16"/>
                <w:szCs w:val="16"/>
                <w:lang w:eastAsia="ja-JP"/>
              </w:rPr>
            </w:pPr>
            <w:r w:rsidRPr="005910BE">
              <w:rPr>
                <w:rFonts w:ascii="현대하모니 M" w:eastAsia="현대하모니 M" w:hAnsi="현대하모니 M"/>
                <w:sz w:val="16"/>
                <w:szCs w:val="16"/>
                <w:lang w:eastAsia="ja-JP"/>
              </w:rPr>
              <w:t>M</w:t>
            </w:r>
          </w:p>
        </w:tc>
        <w:tc>
          <w:tcPr>
            <w:tcW w:w="1800" w:type="dxa"/>
            <w:vAlign w:val="center"/>
          </w:tcPr>
          <w:p w14:paraId="565C591E" w14:textId="77777777" w:rsidR="002B2ADC" w:rsidRPr="005910BE" w:rsidRDefault="002B2ADC" w:rsidP="002B2ADC">
            <w:pPr>
              <w:spacing w:line="276" w:lineRule="auto"/>
              <w:rPr>
                <w:rFonts w:ascii="현대하모니 M" w:eastAsia="현대하모니 M" w:hAnsi="현대하모니 M"/>
                <w:sz w:val="16"/>
                <w:szCs w:val="16"/>
                <w:lang w:eastAsia="ja-JP"/>
              </w:rPr>
            </w:pPr>
            <w:r w:rsidRPr="005910BE">
              <w:rPr>
                <w:rFonts w:ascii="현대하모니 M" w:eastAsia="현대하모니 M" w:hAnsi="현대하모니 M"/>
                <w:sz w:val="16"/>
                <w:szCs w:val="16"/>
                <w:lang w:eastAsia="ja-JP"/>
              </w:rPr>
              <w:t>22</w:t>
            </w:r>
          </w:p>
        </w:tc>
      </w:tr>
      <w:tr w:rsidR="002B2ADC" w:rsidRPr="005910BE" w14:paraId="57F3BCCA" w14:textId="77777777" w:rsidTr="002B2ADC">
        <w:trPr>
          <w:trHeight w:val="666"/>
        </w:trPr>
        <w:tc>
          <w:tcPr>
            <w:tcW w:w="1204" w:type="dxa"/>
            <w:vAlign w:val="center"/>
          </w:tcPr>
          <w:p w14:paraId="6AA27074"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74C1075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rPr>
              <w:t>#2</w:t>
            </w:r>
          </w:p>
          <w:p w14:paraId="2C42FEA7"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#3</w:t>
            </w:r>
          </w:p>
        </w:tc>
        <w:tc>
          <w:tcPr>
            <w:tcW w:w="3642" w:type="dxa"/>
            <w:vAlign w:val="center"/>
          </w:tcPr>
          <w:p w14:paraId="21301E1E"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dataIdentifier[]#1 = [</w:t>
            </w:r>
          </w:p>
          <w:p w14:paraId="4E002962" w14:textId="77777777" w:rsidR="002B2ADC" w:rsidRPr="001D1252"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 xml:space="preserve">    byte#1 (MSB)</w:t>
            </w:r>
          </w:p>
          <w:p w14:paraId="77406F30" w14:textId="77777777" w:rsidR="002B2ADC" w:rsidRPr="001D1252"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byte#2 ]</w:t>
            </w:r>
          </w:p>
        </w:tc>
        <w:tc>
          <w:tcPr>
            <w:tcW w:w="622" w:type="dxa"/>
            <w:vAlign w:val="center"/>
          </w:tcPr>
          <w:p w14:paraId="7DF6756D"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7303D380"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p w14:paraId="74D5CDE8"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00" w:type="dxa"/>
            <w:vAlign w:val="center"/>
          </w:tcPr>
          <w:p w14:paraId="49493996"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19331685"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F1</w:t>
            </w:r>
            <w:r w:rsidRPr="001D1252">
              <w:rPr>
                <w:rFonts w:ascii="현대하모니 M" w:eastAsia="현대하모니 M" w:hAnsi="현대하모니 M" w:hint="eastAsia"/>
                <w:color w:val="000000" w:themeColor="text1"/>
                <w:sz w:val="16"/>
                <w:szCs w:val="16"/>
              </w:rPr>
              <w:t>B0</w:t>
            </w:r>
          </w:p>
        </w:tc>
      </w:tr>
    </w:tbl>
    <w:p w14:paraId="3C9E6E5F" w14:textId="77777777" w:rsidR="002B2ADC" w:rsidRPr="005910BE" w:rsidRDefault="002B2ADC" w:rsidP="002B2ADC">
      <w:pPr>
        <w:spacing w:line="276" w:lineRule="auto"/>
        <w:rPr>
          <w:rFonts w:ascii="현대하모니 M" w:eastAsia="현대하모니 M" w:hAnsi="현대하모니 M"/>
          <w:sz w:val="20"/>
          <w:lang w:eastAsia="ja-JP"/>
        </w:rPr>
      </w:pPr>
    </w:p>
    <w:p w14:paraId="24FCF5F3" w14:textId="77777777" w:rsidR="002B2ADC" w:rsidRPr="005910BE" w:rsidRDefault="002B2ADC" w:rsidP="002B2ADC">
      <w:pPr>
        <w:spacing w:line="276" w:lineRule="auto"/>
        <w:rPr>
          <w:rFonts w:ascii="현대하모니 M" w:eastAsia="현대하모니 M" w:hAnsi="현대하모니 M"/>
          <w:sz w:val="20"/>
          <w:lang w:eastAsia="ja-JP"/>
        </w:rPr>
      </w:pPr>
      <w:r w:rsidRPr="005910BE">
        <w:rPr>
          <w:rFonts w:ascii="현대하모니 M" w:eastAsia="현대하모니 M" w:hAnsi="현대하모니 M"/>
          <w:sz w:val="20"/>
        </w:rPr>
        <w:t>Positive Response Message</w:t>
      </w:r>
    </w:p>
    <w:tbl>
      <w:tblPr>
        <w:tblW w:w="72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3649"/>
        <w:gridCol w:w="616"/>
        <w:gridCol w:w="1819"/>
      </w:tblGrid>
      <w:tr w:rsidR="002B2ADC" w:rsidRPr="005910BE" w14:paraId="206E574D" w14:textId="77777777" w:rsidTr="002B2ADC">
        <w:trPr>
          <w:trHeight w:val="210"/>
        </w:trPr>
        <w:tc>
          <w:tcPr>
            <w:tcW w:w="1195" w:type="dxa"/>
            <w:shd w:val="clear" w:color="auto" w:fill="FFCC99"/>
            <w:vAlign w:val="center"/>
          </w:tcPr>
          <w:p w14:paraId="1774310A"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Data Byte</w:t>
            </w:r>
          </w:p>
        </w:tc>
        <w:tc>
          <w:tcPr>
            <w:tcW w:w="3649" w:type="dxa"/>
            <w:shd w:val="clear" w:color="auto" w:fill="FFCC99"/>
            <w:vAlign w:val="center"/>
          </w:tcPr>
          <w:p w14:paraId="5F8A043A"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Parameter Name</w:t>
            </w:r>
          </w:p>
        </w:tc>
        <w:tc>
          <w:tcPr>
            <w:tcW w:w="616" w:type="dxa"/>
            <w:shd w:val="clear" w:color="auto" w:fill="FFCC99"/>
            <w:vAlign w:val="center"/>
          </w:tcPr>
          <w:p w14:paraId="4CD11CBB"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lang w:eastAsia="ja-JP"/>
              </w:rPr>
              <w:t>Cvt</w:t>
            </w:r>
          </w:p>
        </w:tc>
        <w:tc>
          <w:tcPr>
            <w:tcW w:w="1819" w:type="dxa"/>
            <w:shd w:val="clear" w:color="auto" w:fill="FFCC99"/>
            <w:vAlign w:val="center"/>
          </w:tcPr>
          <w:p w14:paraId="0D480ED9"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Hex Value</w:t>
            </w:r>
          </w:p>
        </w:tc>
      </w:tr>
      <w:tr w:rsidR="002B2ADC" w:rsidRPr="005910BE" w14:paraId="1D9DD4FE" w14:textId="77777777" w:rsidTr="002B2ADC">
        <w:trPr>
          <w:trHeight w:val="210"/>
        </w:trPr>
        <w:tc>
          <w:tcPr>
            <w:tcW w:w="1195" w:type="dxa"/>
            <w:vAlign w:val="center"/>
          </w:tcPr>
          <w:p w14:paraId="4417EEDA" w14:textId="77777777" w:rsidR="002B2ADC" w:rsidRPr="001D1252" w:rsidRDefault="002B2ADC" w:rsidP="002B2ADC">
            <w:pPr>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rPr>
              <w:t>#1</w:t>
            </w:r>
          </w:p>
        </w:tc>
        <w:tc>
          <w:tcPr>
            <w:tcW w:w="3649" w:type="dxa"/>
            <w:vAlign w:val="center"/>
          </w:tcPr>
          <w:p w14:paraId="6532FEC7"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bCs/>
                <w:color w:val="000000" w:themeColor="text1"/>
                <w:sz w:val="16"/>
                <w:szCs w:val="16"/>
                <w:lang w:eastAsia="ja-JP"/>
              </w:rPr>
              <w:t>ReadDataByIdentifier Response Service ID</w:t>
            </w:r>
          </w:p>
        </w:tc>
        <w:tc>
          <w:tcPr>
            <w:tcW w:w="616" w:type="dxa"/>
            <w:vAlign w:val="center"/>
          </w:tcPr>
          <w:p w14:paraId="70651379"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70A8FA79"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62</w:t>
            </w:r>
          </w:p>
        </w:tc>
      </w:tr>
      <w:tr w:rsidR="002B2ADC" w:rsidRPr="005910BE" w14:paraId="6931B0B3" w14:textId="77777777" w:rsidTr="002B2ADC">
        <w:trPr>
          <w:trHeight w:val="637"/>
        </w:trPr>
        <w:tc>
          <w:tcPr>
            <w:tcW w:w="1195" w:type="dxa"/>
            <w:vAlign w:val="center"/>
          </w:tcPr>
          <w:p w14:paraId="4B00D071"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7949536B"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rPr>
              <w:t>#2</w:t>
            </w:r>
          </w:p>
          <w:p w14:paraId="0D121DF2"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#3</w:t>
            </w:r>
          </w:p>
        </w:tc>
        <w:tc>
          <w:tcPr>
            <w:tcW w:w="3649" w:type="dxa"/>
            <w:vAlign w:val="center"/>
          </w:tcPr>
          <w:p w14:paraId="0B1379F3"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dataIdentifier[]#1 = [</w:t>
            </w:r>
          </w:p>
          <w:p w14:paraId="053A1920" w14:textId="77777777" w:rsidR="002B2ADC" w:rsidRPr="001D1252"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 xml:space="preserve">    byte#1 (MSB)</w:t>
            </w:r>
          </w:p>
          <w:p w14:paraId="20E29CCB" w14:textId="77777777" w:rsidR="002B2ADC" w:rsidRPr="001D1252"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byte#2 ]</w:t>
            </w:r>
          </w:p>
        </w:tc>
        <w:tc>
          <w:tcPr>
            <w:tcW w:w="616" w:type="dxa"/>
            <w:vAlign w:val="center"/>
          </w:tcPr>
          <w:p w14:paraId="30A5EC1E"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6860029A"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p w14:paraId="4650C7A1"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240744BB"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45E47A39"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F1</w:t>
            </w:r>
            <w:r w:rsidRPr="001D1252">
              <w:rPr>
                <w:rFonts w:ascii="현대하모니 M" w:eastAsia="현대하모니 M" w:hAnsi="현대하모니 M" w:hint="eastAsia"/>
                <w:color w:val="000000" w:themeColor="text1"/>
                <w:sz w:val="16"/>
                <w:szCs w:val="16"/>
              </w:rPr>
              <w:t>B0</w:t>
            </w:r>
          </w:p>
        </w:tc>
      </w:tr>
      <w:tr w:rsidR="002B2ADC" w:rsidRPr="005910BE" w14:paraId="13F45CFB" w14:textId="77777777" w:rsidTr="002B2ADC">
        <w:trPr>
          <w:trHeight w:val="443"/>
        </w:trPr>
        <w:tc>
          <w:tcPr>
            <w:tcW w:w="1195" w:type="dxa"/>
            <w:vAlign w:val="center"/>
          </w:tcPr>
          <w:p w14:paraId="3254B49F"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p>
          <w:p w14:paraId="76A1F952"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lang w:eastAsia="ja-JP"/>
              </w:rPr>
              <w:t>#4</w:t>
            </w:r>
          </w:p>
        </w:tc>
        <w:tc>
          <w:tcPr>
            <w:tcW w:w="3649" w:type="dxa"/>
            <w:vAlign w:val="center"/>
          </w:tcPr>
          <w:p w14:paraId="3EE6BC85"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dataRecord[] #1 = [</w:t>
            </w:r>
          </w:p>
          <w:p w14:paraId="34DB0C5D"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hint="eastAsia"/>
                <w:color w:val="000000" w:themeColor="text1"/>
                <w:sz w:val="16"/>
                <w:szCs w:val="16"/>
              </w:rPr>
              <w:t>data #1</w:t>
            </w:r>
            <w:r w:rsidRPr="001D1252">
              <w:rPr>
                <w:rFonts w:ascii="현대하모니 M" w:eastAsia="현대하모니 M" w:hAnsi="현대하모니 M"/>
                <w:color w:val="000000" w:themeColor="text1"/>
                <w:sz w:val="16"/>
                <w:szCs w:val="16"/>
                <w:lang w:eastAsia="ja-JP"/>
              </w:rPr>
              <w:t>]</w:t>
            </w:r>
          </w:p>
        </w:tc>
        <w:tc>
          <w:tcPr>
            <w:tcW w:w="616" w:type="dxa"/>
            <w:vAlign w:val="center"/>
          </w:tcPr>
          <w:p w14:paraId="527621A7"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18F5E3A7"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2C2B4B4C" w14:textId="77777777" w:rsidR="002B2ADC" w:rsidRPr="001D1252" w:rsidRDefault="002B2ADC" w:rsidP="002B2ADC">
            <w:pPr>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hint="eastAsia"/>
                <w:color w:val="000000" w:themeColor="text1"/>
                <w:sz w:val="16"/>
                <w:szCs w:val="16"/>
              </w:rPr>
              <w:t>[HEX]</w:t>
            </w:r>
          </w:p>
        </w:tc>
      </w:tr>
    </w:tbl>
    <w:p w14:paraId="209FCFC5" w14:textId="77777777" w:rsidR="002B2ADC" w:rsidRPr="002B2ADC" w:rsidRDefault="002B2ADC" w:rsidP="00793C75">
      <w:pPr>
        <w:pStyle w:val="a1"/>
        <w:numPr>
          <w:ilvl w:val="0"/>
          <w:numId w:val="22"/>
        </w:numPr>
        <w:rPr>
          <w:rFonts w:ascii="현대하모니 M" w:eastAsia="현대하모니 M" w:hAnsi="현대하모니 M"/>
          <w:noProof/>
        </w:rPr>
      </w:pPr>
      <w:r w:rsidRPr="002B2ADC">
        <w:rPr>
          <w:rFonts w:ascii="현대하모니 M" w:eastAsia="현대하모니 M" w:hAnsi="현대하모니 M"/>
          <w:noProof/>
        </w:rPr>
        <w:t xml:space="preserve">Notation --- </w:t>
      </w:r>
      <w:r w:rsidRPr="002B2ADC">
        <w:rPr>
          <w:rFonts w:ascii="현대하모니 M" w:eastAsia="현대하모니 M" w:hAnsi="현대하모니 M"/>
          <w:noProof/>
          <w:lang w:val="de-DE"/>
        </w:rPr>
        <w:t xml:space="preserve"> The number of S/W Unit :</w:t>
      </w:r>
    </w:p>
    <w:p w14:paraId="2DF27017" w14:textId="77777777" w:rsidR="002B2ADC" w:rsidRPr="00822574" w:rsidRDefault="002B2ADC" w:rsidP="002B2ADC">
      <w:pPr>
        <w:pStyle w:val="a1"/>
        <w:numPr>
          <w:ilvl w:val="0"/>
          <w:numId w:val="0"/>
        </w:numPr>
        <w:ind w:left="1110"/>
        <w:rPr>
          <w:rFonts w:ascii="현대하모니 M" w:eastAsia="현대하모니 M" w:hAnsi="현대하모니 M"/>
          <w:noProof/>
        </w:rPr>
      </w:pPr>
    </w:p>
    <w:p w14:paraId="48C2ECAF" w14:textId="77777777" w:rsidR="002B2ADC" w:rsidRDefault="002B2ADC" w:rsidP="002B2ADC">
      <w:pPr>
        <w:pStyle w:val="41"/>
      </w:pPr>
      <w:bookmarkStart w:id="91" w:name="_Toc110871872"/>
      <w:commentRangeStart w:id="92"/>
      <w:r w:rsidRPr="000769D6">
        <w:rPr>
          <w:rFonts w:hint="eastAsia"/>
        </w:rPr>
        <w:t>F1B1</w:t>
      </w:r>
      <w:r w:rsidRPr="00660548">
        <w:rPr>
          <w:rFonts w:ascii="현대하모니 M" w:eastAsia="현대하모니 M" w:hAnsi="현대하모니 M" w:hint="eastAsia"/>
        </w:rPr>
        <w:t xml:space="preserve"> </w:t>
      </w:r>
      <w:r w:rsidRPr="00660548">
        <w:rPr>
          <w:rFonts w:ascii="바탕" w:eastAsia="바탕" w:hAnsi="바탕" w:cs="바탕" w:hint="eastAsia"/>
        </w:rPr>
        <w:t>–</w:t>
      </w:r>
      <w:r w:rsidRPr="00660548">
        <w:rPr>
          <w:rFonts w:ascii="현대하모니 M" w:eastAsia="현대하모니 M" w:hAnsi="현대하모니 M" w:hint="eastAsia"/>
        </w:rPr>
        <w:t xml:space="preserve"> </w:t>
      </w:r>
      <w:r>
        <w:t>ECU Software UNIT1 Version Data Identifier</w:t>
      </w:r>
      <w:commentRangeEnd w:id="92"/>
      <w:r>
        <w:rPr>
          <w:rStyle w:val="affe"/>
          <w:rFonts w:ascii="Calibri" w:eastAsia="맑은 고딕" w:hAnsi="Calibri" w:cs="Arial"/>
          <w:iCs w:val="0"/>
          <w:noProof w:val="0"/>
          <w:color w:val="auto"/>
        </w:rPr>
        <w:commentReference w:id="92"/>
      </w:r>
      <w:bookmarkEnd w:id="91"/>
    </w:p>
    <w:p w14:paraId="78FED69A" w14:textId="77777777" w:rsidR="002B2ADC" w:rsidRDefault="002B2ADC" w:rsidP="002B2ADC">
      <w:pPr>
        <w:rPr>
          <w:rFonts w:ascii="Arial" w:hAnsi="Arial"/>
          <w:sz w:val="20"/>
          <w:szCs w:val="20"/>
        </w:rPr>
      </w:pPr>
    </w:p>
    <w:p w14:paraId="637BDAC3" w14:textId="77777777" w:rsidR="002B2ADC" w:rsidRDefault="002B2ADC" w:rsidP="002B2ADC">
      <w:pPr>
        <w:rPr>
          <w:rFonts w:ascii="Arial" w:hAnsi="Arial"/>
          <w:sz w:val="20"/>
          <w:szCs w:val="20"/>
        </w:rPr>
      </w:pPr>
      <w:r>
        <w:rPr>
          <w:rFonts w:ascii="Arial" w:hAnsi="Arial" w:hint="eastAsia"/>
          <w:sz w:val="20"/>
          <w:szCs w:val="20"/>
        </w:rPr>
        <w:t xml:space="preserve"> This value shall be used to reference the ECU S/W UNIT 1 version. It should be expressed by ASCII code.</w:t>
      </w:r>
    </w:p>
    <w:p w14:paraId="21845EC2" w14:textId="77777777" w:rsidR="002B2ADC" w:rsidRDefault="002B2ADC" w:rsidP="002B2ADC">
      <w:pPr>
        <w:rPr>
          <w:rFonts w:ascii="Arial" w:hAnsi="Arial"/>
          <w:sz w:val="20"/>
          <w:szCs w:val="20"/>
        </w:rPr>
      </w:pPr>
    </w:p>
    <w:p w14:paraId="6E33EBE0" w14:textId="77777777" w:rsidR="002B2ADC" w:rsidRPr="002B2ADC" w:rsidRDefault="002B2ADC" w:rsidP="002B2ADC">
      <w:pPr>
        <w:spacing w:line="276" w:lineRule="auto"/>
        <w:rPr>
          <w:rFonts w:ascii="현대하모니 M" w:eastAsia="현대하모니 M" w:hAnsi="현대하모니 M"/>
          <w:sz w:val="20"/>
          <w:lang w:eastAsia="ja-JP"/>
        </w:rPr>
      </w:pPr>
      <w:r w:rsidRPr="005910BE">
        <w:rPr>
          <w:rFonts w:ascii="현대하모니 M" w:eastAsia="현대하모니 M" w:hAnsi="현대하모니 M"/>
          <w:sz w:val="20"/>
        </w:rPr>
        <w:t>Request Message</w:t>
      </w:r>
    </w:p>
    <w:tbl>
      <w:tblPr>
        <w:tblW w:w="726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4"/>
        <w:gridCol w:w="3642"/>
        <w:gridCol w:w="622"/>
        <w:gridCol w:w="1800"/>
      </w:tblGrid>
      <w:tr w:rsidR="002B2ADC" w:rsidRPr="002B2ADC" w14:paraId="1372A345" w14:textId="77777777" w:rsidTr="002B2ADC">
        <w:trPr>
          <w:trHeight w:val="210"/>
        </w:trPr>
        <w:tc>
          <w:tcPr>
            <w:tcW w:w="1204" w:type="dxa"/>
            <w:shd w:val="clear" w:color="auto" w:fill="FFCC99"/>
            <w:vAlign w:val="center"/>
          </w:tcPr>
          <w:p w14:paraId="58ECE171"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Data Byte</w:t>
            </w:r>
          </w:p>
        </w:tc>
        <w:tc>
          <w:tcPr>
            <w:tcW w:w="3642" w:type="dxa"/>
            <w:shd w:val="clear" w:color="auto" w:fill="FFCC99"/>
            <w:vAlign w:val="center"/>
          </w:tcPr>
          <w:p w14:paraId="129189A4"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Parameter Name</w:t>
            </w:r>
          </w:p>
        </w:tc>
        <w:tc>
          <w:tcPr>
            <w:tcW w:w="622" w:type="dxa"/>
            <w:shd w:val="clear" w:color="auto" w:fill="FFCC99"/>
            <w:vAlign w:val="center"/>
          </w:tcPr>
          <w:p w14:paraId="745A0708"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lang w:eastAsia="ja-JP"/>
              </w:rPr>
              <w:t>Cvt</w:t>
            </w:r>
          </w:p>
        </w:tc>
        <w:tc>
          <w:tcPr>
            <w:tcW w:w="1800" w:type="dxa"/>
            <w:shd w:val="clear" w:color="auto" w:fill="FFCC99"/>
            <w:vAlign w:val="center"/>
          </w:tcPr>
          <w:p w14:paraId="3CCCAF6C"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hint="eastAsia"/>
                <w:sz w:val="16"/>
                <w:szCs w:val="16"/>
              </w:rPr>
              <w:t>ASCII</w:t>
            </w:r>
            <w:r w:rsidRPr="002B2ADC">
              <w:rPr>
                <w:rFonts w:ascii="현대하모니 M" w:eastAsia="현대하모니 M" w:hAnsi="현대하모니 M"/>
                <w:sz w:val="16"/>
                <w:szCs w:val="16"/>
              </w:rPr>
              <w:t xml:space="preserve"> Value</w:t>
            </w:r>
          </w:p>
        </w:tc>
      </w:tr>
      <w:tr w:rsidR="002B2ADC" w:rsidRPr="002B2ADC" w14:paraId="17577D9E" w14:textId="77777777" w:rsidTr="002B2ADC">
        <w:trPr>
          <w:trHeight w:val="210"/>
        </w:trPr>
        <w:tc>
          <w:tcPr>
            <w:tcW w:w="1204" w:type="dxa"/>
            <w:vAlign w:val="center"/>
          </w:tcPr>
          <w:p w14:paraId="2FEE4A29"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#1</w:t>
            </w:r>
          </w:p>
        </w:tc>
        <w:tc>
          <w:tcPr>
            <w:tcW w:w="3642" w:type="dxa"/>
            <w:vAlign w:val="center"/>
          </w:tcPr>
          <w:p w14:paraId="639FD44B"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ReadDataByIdentifier Request Service ID</w:t>
            </w:r>
          </w:p>
        </w:tc>
        <w:tc>
          <w:tcPr>
            <w:tcW w:w="622" w:type="dxa"/>
            <w:vAlign w:val="center"/>
          </w:tcPr>
          <w:p w14:paraId="05A03371"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tc>
        <w:tc>
          <w:tcPr>
            <w:tcW w:w="1800" w:type="dxa"/>
            <w:vAlign w:val="center"/>
          </w:tcPr>
          <w:p w14:paraId="6DE222A1"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22</w:t>
            </w:r>
          </w:p>
        </w:tc>
      </w:tr>
      <w:tr w:rsidR="002B2ADC" w:rsidRPr="002B2ADC" w14:paraId="01F34C6D" w14:textId="77777777" w:rsidTr="002B2ADC">
        <w:trPr>
          <w:trHeight w:val="666"/>
        </w:trPr>
        <w:tc>
          <w:tcPr>
            <w:tcW w:w="1204" w:type="dxa"/>
            <w:vAlign w:val="center"/>
          </w:tcPr>
          <w:p w14:paraId="127AC515"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0AE77054"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rPr>
              <w:t>#2</w:t>
            </w:r>
          </w:p>
          <w:p w14:paraId="6BCCF4BE"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#3</w:t>
            </w:r>
          </w:p>
        </w:tc>
        <w:tc>
          <w:tcPr>
            <w:tcW w:w="3642" w:type="dxa"/>
            <w:vAlign w:val="center"/>
          </w:tcPr>
          <w:p w14:paraId="30D62000"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dataIdentifier[]#1 = [</w:t>
            </w:r>
          </w:p>
          <w:p w14:paraId="219666F6" w14:textId="77777777" w:rsidR="002B2ADC" w:rsidRPr="002B2ADC" w:rsidRDefault="002B2ADC" w:rsidP="002B2ADC">
            <w:pPr>
              <w:autoSpaceDE w:val="0"/>
              <w:autoSpaceDN w:val="0"/>
              <w:adjustRightInd w:val="0"/>
              <w:spacing w:line="276" w:lineRule="auto"/>
              <w:jc w:val="center"/>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 xml:space="preserve">    byte#1 (MSB)</w:t>
            </w:r>
          </w:p>
          <w:p w14:paraId="21F89F5F" w14:textId="77777777" w:rsidR="002B2ADC" w:rsidRPr="002B2ADC" w:rsidRDefault="002B2ADC" w:rsidP="002B2ADC">
            <w:pPr>
              <w:spacing w:line="276" w:lineRule="auto"/>
              <w:jc w:val="center"/>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byte#2 ]</w:t>
            </w:r>
          </w:p>
        </w:tc>
        <w:tc>
          <w:tcPr>
            <w:tcW w:w="622" w:type="dxa"/>
            <w:vAlign w:val="center"/>
          </w:tcPr>
          <w:p w14:paraId="5A06B53C"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4E63A1B4"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p w14:paraId="5F3F473D"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tc>
        <w:tc>
          <w:tcPr>
            <w:tcW w:w="1800" w:type="dxa"/>
            <w:vAlign w:val="center"/>
          </w:tcPr>
          <w:p w14:paraId="199CC8A1"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2EC97752"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F1</w:t>
            </w:r>
            <w:r w:rsidRPr="002B2ADC">
              <w:rPr>
                <w:rFonts w:ascii="현대하모니 M" w:eastAsia="현대하모니 M" w:hAnsi="현대하모니 M" w:hint="eastAsia"/>
                <w:sz w:val="16"/>
                <w:szCs w:val="16"/>
              </w:rPr>
              <w:t>B1</w:t>
            </w:r>
          </w:p>
        </w:tc>
      </w:tr>
    </w:tbl>
    <w:p w14:paraId="6DC79795" w14:textId="77777777" w:rsidR="002B2ADC" w:rsidRPr="002B2ADC" w:rsidRDefault="002B2ADC" w:rsidP="002B2ADC">
      <w:pPr>
        <w:spacing w:line="276" w:lineRule="auto"/>
        <w:rPr>
          <w:rFonts w:ascii="현대하모니 M" w:eastAsia="현대하모니 M" w:hAnsi="현대하모니 M"/>
          <w:sz w:val="20"/>
          <w:lang w:eastAsia="ja-JP"/>
        </w:rPr>
      </w:pPr>
    </w:p>
    <w:p w14:paraId="1D0F32DC" w14:textId="77777777" w:rsidR="002B2ADC" w:rsidRPr="002B2ADC" w:rsidRDefault="002B2ADC" w:rsidP="002B2ADC">
      <w:pPr>
        <w:spacing w:line="276" w:lineRule="auto"/>
        <w:rPr>
          <w:rFonts w:ascii="현대하모니 M" w:eastAsia="현대하모니 M" w:hAnsi="현대하모니 M"/>
          <w:sz w:val="20"/>
          <w:lang w:eastAsia="ja-JP"/>
        </w:rPr>
      </w:pPr>
      <w:r w:rsidRPr="002B2ADC">
        <w:rPr>
          <w:rFonts w:ascii="현대하모니 M" w:eastAsia="현대하모니 M" w:hAnsi="현대하모니 M"/>
          <w:sz w:val="20"/>
        </w:rPr>
        <w:t>Positive Response Message</w:t>
      </w:r>
    </w:p>
    <w:tbl>
      <w:tblPr>
        <w:tblW w:w="72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3649"/>
        <w:gridCol w:w="616"/>
        <w:gridCol w:w="1819"/>
      </w:tblGrid>
      <w:tr w:rsidR="002B2ADC" w:rsidRPr="002B2ADC" w14:paraId="703C98F2" w14:textId="77777777" w:rsidTr="002B2ADC">
        <w:trPr>
          <w:trHeight w:val="210"/>
        </w:trPr>
        <w:tc>
          <w:tcPr>
            <w:tcW w:w="1195" w:type="dxa"/>
            <w:shd w:val="clear" w:color="auto" w:fill="FFCC99"/>
            <w:vAlign w:val="center"/>
          </w:tcPr>
          <w:p w14:paraId="6B1ED28C"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Data Byte</w:t>
            </w:r>
          </w:p>
        </w:tc>
        <w:tc>
          <w:tcPr>
            <w:tcW w:w="3649" w:type="dxa"/>
            <w:shd w:val="clear" w:color="auto" w:fill="FFCC99"/>
            <w:vAlign w:val="center"/>
          </w:tcPr>
          <w:p w14:paraId="188040A5"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Parameter Name</w:t>
            </w:r>
          </w:p>
        </w:tc>
        <w:tc>
          <w:tcPr>
            <w:tcW w:w="616" w:type="dxa"/>
            <w:shd w:val="clear" w:color="auto" w:fill="FFCC99"/>
            <w:vAlign w:val="center"/>
          </w:tcPr>
          <w:p w14:paraId="0B3CB01E"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lang w:eastAsia="ja-JP"/>
              </w:rPr>
              <w:t>Cvt</w:t>
            </w:r>
          </w:p>
        </w:tc>
        <w:tc>
          <w:tcPr>
            <w:tcW w:w="1819" w:type="dxa"/>
            <w:shd w:val="clear" w:color="auto" w:fill="FFCC99"/>
            <w:vAlign w:val="center"/>
          </w:tcPr>
          <w:p w14:paraId="323D2EE3"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Hex Value</w:t>
            </w:r>
          </w:p>
        </w:tc>
      </w:tr>
      <w:tr w:rsidR="002B2ADC" w:rsidRPr="002B2ADC" w14:paraId="6622BD6A" w14:textId="77777777" w:rsidTr="002B2ADC">
        <w:trPr>
          <w:trHeight w:val="210"/>
        </w:trPr>
        <w:tc>
          <w:tcPr>
            <w:tcW w:w="1195" w:type="dxa"/>
            <w:vAlign w:val="center"/>
          </w:tcPr>
          <w:p w14:paraId="5FC47DFD"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#1</w:t>
            </w:r>
          </w:p>
        </w:tc>
        <w:tc>
          <w:tcPr>
            <w:tcW w:w="3649" w:type="dxa"/>
            <w:vAlign w:val="center"/>
          </w:tcPr>
          <w:p w14:paraId="10223957"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bCs/>
                <w:sz w:val="16"/>
                <w:szCs w:val="16"/>
                <w:lang w:eastAsia="ja-JP"/>
              </w:rPr>
              <w:t>ReadDataByIdentifier Response Service ID</w:t>
            </w:r>
          </w:p>
        </w:tc>
        <w:tc>
          <w:tcPr>
            <w:tcW w:w="616" w:type="dxa"/>
            <w:vAlign w:val="center"/>
          </w:tcPr>
          <w:p w14:paraId="0BFE7DB3"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tc>
        <w:tc>
          <w:tcPr>
            <w:tcW w:w="1819" w:type="dxa"/>
            <w:vAlign w:val="center"/>
          </w:tcPr>
          <w:p w14:paraId="3D28ED41"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62</w:t>
            </w:r>
          </w:p>
        </w:tc>
      </w:tr>
      <w:tr w:rsidR="002B2ADC" w:rsidRPr="002B2ADC" w14:paraId="0521D27C" w14:textId="77777777" w:rsidTr="002B2ADC">
        <w:trPr>
          <w:trHeight w:val="637"/>
        </w:trPr>
        <w:tc>
          <w:tcPr>
            <w:tcW w:w="1195" w:type="dxa"/>
            <w:vAlign w:val="center"/>
          </w:tcPr>
          <w:p w14:paraId="5DC96D70"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13784B0A"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rPr>
              <w:t>#2</w:t>
            </w:r>
          </w:p>
          <w:p w14:paraId="08E380F3"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#3</w:t>
            </w:r>
          </w:p>
        </w:tc>
        <w:tc>
          <w:tcPr>
            <w:tcW w:w="3649" w:type="dxa"/>
            <w:vAlign w:val="center"/>
          </w:tcPr>
          <w:p w14:paraId="1AD6943D"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dataIdentifier[]#1 = [</w:t>
            </w:r>
          </w:p>
          <w:p w14:paraId="3501B736" w14:textId="77777777" w:rsidR="002B2ADC" w:rsidRPr="002B2ADC" w:rsidRDefault="002B2ADC" w:rsidP="002B2ADC">
            <w:pPr>
              <w:autoSpaceDE w:val="0"/>
              <w:autoSpaceDN w:val="0"/>
              <w:adjustRightInd w:val="0"/>
              <w:spacing w:line="276" w:lineRule="auto"/>
              <w:jc w:val="center"/>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 xml:space="preserve">    byte#1 (MSB)</w:t>
            </w:r>
          </w:p>
          <w:p w14:paraId="1DDE5E4C" w14:textId="77777777" w:rsidR="002B2ADC" w:rsidRPr="002B2ADC" w:rsidRDefault="002B2ADC" w:rsidP="002B2ADC">
            <w:pPr>
              <w:spacing w:line="276" w:lineRule="auto"/>
              <w:jc w:val="center"/>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byte#2 ]</w:t>
            </w:r>
          </w:p>
        </w:tc>
        <w:tc>
          <w:tcPr>
            <w:tcW w:w="616" w:type="dxa"/>
            <w:vAlign w:val="center"/>
          </w:tcPr>
          <w:p w14:paraId="76D44E9E"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49D8E867"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p w14:paraId="21588B91"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tc>
        <w:tc>
          <w:tcPr>
            <w:tcW w:w="1819" w:type="dxa"/>
            <w:vAlign w:val="center"/>
          </w:tcPr>
          <w:p w14:paraId="5CEEEC7A"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54F2E401"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F1</w:t>
            </w:r>
            <w:r w:rsidRPr="002B2ADC">
              <w:rPr>
                <w:rFonts w:ascii="현대하모니 M" w:eastAsia="현대하모니 M" w:hAnsi="현대하모니 M" w:hint="eastAsia"/>
                <w:sz w:val="16"/>
                <w:szCs w:val="16"/>
              </w:rPr>
              <w:t>B1</w:t>
            </w:r>
          </w:p>
        </w:tc>
      </w:tr>
      <w:tr w:rsidR="002B2ADC" w:rsidRPr="002B2ADC" w14:paraId="6A0E449E" w14:textId="77777777" w:rsidTr="002B2ADC">
        <w:trPr>
          <w:trHeight w:val="443"/>
        </w:trPr>
        <w:tc>
          <w:tcPr>
            <w:tcW w:w="1195" w:type="dxa"/>
            <w:vAlign w:val="center"/>
          </w:tcPr>
          <w:p w14:paraId="7D948389"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lang w:eastAsia="ja-JP"/>
              </w:rPr>
            </w:pPr>
            <w:commentRangeStart w:id="93"/>
          </w:p>
          <w:p w14:paraId="45870A37" w14:textId="69300974"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lang w:eastAsia="ja-JP"/>
              </w:rPr>
              <w:t>#4 - #</w:t>
            </w:r>
            <w:r w:rsidR="005C46C6">
              <w:rPr>
                <w:rFonts w:ascii="현대하모니 M" w:eastAsia="현대하모니 M" w:hAnsi="현대하모니 M" w:hint="eastAsia"/>
                <w:sz w:val="16"/>
                <w:szCs w:val="16"/>
              </w:rPr>
              <w:t>8</w:t>
            </w:r>
          </w:p>
        </w:tc>
        <w:tc>
          <w:tcPr>
            <w:tcW w:w="3649" w:type="dxa"/>
            <w:vAlign w:val="center"/>
          </w:tcPr>
          <w:p w14:paraId="689FCC1A"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lang w:eastAsia="ja-JP"/>
              </w:rPr>
              <w:t>dataRecord[] #1 = [</w:t>
            </w:r>
          </w:p>
          <w:p w14:paraId="5565DF68"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rPr>
            </w:pPr>
            <w:r w:rsidRPr="002B2ADC">
              <w:rPr>
                <w:rFonts w:ascii="현대하모니 M" w:eastAsia="현대하모니 M" w:hAnsi="현대하모니 M" w:hint="eastAsia"/>
                <w:sz w:val="16"/>
                <w:szCs w:val="16"/>
              </w:rPr>
              <w:t>data#1</w:t>
            </w:r>
          </w:p>
          <w:p w14:paraId="40386A14" w14:textId="77777777"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rPr>
            </w:pPr>
            <w:r w:rsidRPr="002B2ADC">
              <w:rPr>
                <w:rFonts w:ascii="현대하모니 M" w:eastAsia="현대하모니 M" w:hAnsi="현대하모니 M"/>
                <w:sz w:val="16"/>
                <w:szCs w:val="16"/>
              </w:rPr>
              <w:t>…</w:t>
            </w:r>
          </w:p>
          <w:p w14:paraId="4F4A5E2D" w14:textId="59BA5562" w:rsidR="002B2ADC" w:rsidRPr="002B2AD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hint="eastAsia"/>
                <w:sz w:val="16"/>
                <w:szCs w:val="16"/>
              </w:rPr>
              <w:t>data#</w:t>
            </w:r>
            <w:r w:rsidR="00F80A93">
              <w:rPr>
                <w:rFonts w:ascii="현대하모니 M" w:eastAsia="현대하모니 M" w:hAnsi="현대하모니 M" w:hint="eastAsia"/>
                <w:sz w:val="16"/>
                <w:szCs w:val="16"/>
              </w:rPr>
              <w:t>5</w:t>
            </w:r>
            <w:r w:rsidRPr="002B2ADC">
              <w:rPr>
                <w:rFonts w:ascii="현대하모니 M" w:eastAsia="현대하모니 M" w:hAnsi="현대하모니 M"/>
                <w:sz w:val="16"/>
                <w:szCs w:val="16"/>
                <w:lang w:eastAsia="ja-JP"/>
              </w:rPr>
              <w:t>]</w:t>
            </w:r>
            <w:commentRangeEnd w:id="93"/>
            <w:r w:rsidR="007B78C2">
              <w:rPr>
                <w:rStyle w:val="affe"/>
              </w:rPr>
              <w:commentReference w:id="93"/>
            </w:r>
          </w:p>
        </w:tc>
        <w:tc>
          <w:tcPr>
            <w:tcW w:w="616" w:type="dxa"/>
            <w:vAlign w:val="center"/>
          </w:tcPr>
          <w:p w14:paraId="730BC72D" w14:textId="77777777" w:rsidR="002B2ADC" w:rsidRPr="002B2ADC" w:rsidRDefault="002B2ADC" w:rsidP="002B2ADC">
            <w:pPr>
              <w:spacing w:line="276" w:lineRule="auto"/>
              <w:rPr>
                <w:rFonts w:ascii="현대하모니 M" w:eastAsia="현대하모니 M" w:hAnsi="현대하모니 M"/>
                <w:sz w:val="16"/>
                <w:szCs w:val="16"/>
                <w:lang w:eastAsia="ja-JP"/>
              </w:rPr>
            </w:pPr>
          </w:p>
          <w:p w14:paraId="25E4F998"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M</w:t>
            </w:r>
          </w:p>
        </w:tc>
        <w:tc>
          <w:tcPr>
            <w:tcW w:w="1819" w:type="dxa"/>
            <w:vAlign w:val="center"/>
          </w:tcPr>
          <w:p w14:paraId="5C47F397" w14:textId="77777777" w:rsidR="002B2ADC" w:rsidRPr="002B2ADC" w:rsidRDefault="002B2ADC" w:rsidP="002B2ADC">
            <w:pPr>
              <w:spacing w:line="276" w:lineRule="auto"/>
              <w:rPr>
                <w:rFonts w:ascii="현대하모니 M" w:eastAsia="현대하모니 M" w:hAnsi="현대하모니 M"/>
                <w:sz w:val="16"/>
                <w:szCs w:val="16"/>
              </w:rPr>
            </w:pPr>
          </w:p>
          <w:p w14:paraId="4F58CA9C" w14:textId="77777777" w:rsidR="002B2ADC" w:rsidRPr="002B2ADC" w:rsidRDefault="002B2ADC" w:rsidP="002B2ADC">
            <w:pPr>
              <w:spacing w:line="276" w:lineRule="auto"/>
              <w:rPr>
                <w:rFonts w:ascii="현대하모니 M" w:eastAsia="현대하모니 M" w:hAnsi="현대하모니 M"/>
                <w:sz w:val="16"/>
                <w:szCs w:val="16"/>
              </w:rPr>
            </w:pPr>
            <w:r w:rsidRPr="002B2ADC">
              <w:rPr>
                <w:rFonts w:ascii="현대하모니 M" w:eastAsia="현대하모니 M" w:hAnsi="현대하모니 M" w:hint="eastAsia"/>
                <w:sz w:val="16"/>
                <w:szCs w:val="16"/>
              </w:rPr>
              <w:t>[ASCII]</w:t>
            </w:r>
          </w:p>
          <w:p w14:paraId="1C61ABF3" w14:textId="77777777" w:rsidR="002B2ADC" w:rsidRPr="002B2ADC" w:rsidRDefault="002B2ADC" w:rsidP="002B2ADC">
            <w:pPr>
              <w:spacing w:line="276" w:lineRule="auto"/>
              <w:rPr>
                <w:rFonts w:ascii="현대하모니 M" w:eastAsia="현대하모니 M" w:hAnsi="현대하모니 M"/>
                <w:sz w:val="16"/>
                <w:szCs w:val="16"/>
                <w:lang w:eastAsia="ja-JP"/>
              </w:rPr>
            </w:pPr>
            <w:r w:rsidRPr="002B2ADC">
              <w:rPr>
                <w:rFonts w:ascii="현대하모니 M" w:eastAsia="현대하모니 M" w:hAnsi="현대하모니 M"/>
                <w:sz w:val="16"/>
                <w:szCs w:val="16"/>
                <w:lang w:eastAsia="ja-JP"/>
              </w:rPr>
              <w:t>Ex)</w:t>
            </w:r>
          </w:p>
        </w:tc>
      </w:tr>
    </w:tbl>
    <w:p w14:paraId="406B5C35" w14:textId="77777777" w:rsidR="002B2ADC" w:rsidRPr="002B2ADC" w:rsidRDefault="002B2ADC" w:rsidP="00793C75">
      <w:pPr>
        <w:pStyle w:val="a1"/>
        <w:numPr>
          <w:ilvl w:val="0"/>
          <w:numId w:val="22"/>
        </w:numPr>
        <w:rPr>
          <w:rFonts w:ascii="현대하모니 M" w:eastAsia="현대하모니 M" w:hAnsi="현대하모니 M"/>
          <w:noProof/>
        </w:rPr>
      </w:pPr>
      <w:r w:rsidRPr="002B2ADC">
        <w:rPr>
          <w:rFonts w:ascii="현대하모니 M" w:eastAsia="현대하모니 M" w:hAnsi="현대하모니 M"/>
          <w:noProof/>
        </w:rPr>
        <w:t>Notation --- Supplier S/W Unit1 Version :</w:t>
      </w:r>
    </w:p>
    <w:p w14:paraId="71BD2BED" w14:textId="77777777" w:rsidR="002B2ADC" w:rsidRPr="00822574" w:rsidRDefault="002B2ADC" w:rsidP="00793C75">
      <w:pPr>
        <w:pStyle w:val="a1"/>
        <w:numPr>
          <w:ilvl w:val="0"/>
          <w:numId w:val="22"/>
        </w:numPr>
        <w:rPr>
          <w:rFonts w:ascii="현대하모니 M" w:eastAsia="현대하모니 M" w:hAnsi="현대하모니 M"/>
          <w:noProof/>
          <w:color w:val="000000" w:themeColor="text1"/>
        </w:rPr>
      </w:pPr>
      <w:r w:rsidRPr="00822574">
        <w:rPr>
          <w:rFonts w:ascii="현대하모니 M" w:eastAsia="현대하모니 M" w:hAnsi="현대하모니 M"/>
          <w:noProof/>
          <w:color w:val="000000" w:themeColor="text1"/>
        </w:rPr>
        <w:t>Ex)</w:t>
      </w:r>
    </w:p>
    <w:p w14:paraId="014B18AA" w14:textId="1138F07A" w:rsidR="002B2ADC" w:rsidRPr="00B05A4C" w:rsidRDefault="002B2ADC" w:rsidP="005C46C6">
      <w:pPr>
        <w:ind w:firstLineChars="350" w:firstLine="770"/>
        <w:rPr>
          <w:rFonts w:ascii="현대하모니 M" w:eastAsia="현대하모니 M" w:hAnsi="현대하모니 M"/>
          <w:noProof/>
          <w:color w:val="000000" w:themeColor="text1"/>
        </w:rPr>
      </w:pPr>
      <w:r w:rsidRPr="00B05A4C">
        <w:rPr>
          <w:rFonts w:ascii="현대하모니 M" w:eastAsia="현대하모니 M" w:hAnsi="현대하모니 M"/>
          <w:noProof/>
          <w:color w:val="000000" w:themeColor="text1"/>
        </w:rPr>
        <w:lastRenderedPageBreak/>
        <w:t>Data Byte #4d = 0x3</w:t>
      </w:r>
      <w:r w:rsidR="005C46C6">
        <w:rPr>
          <w:rFonts w:ascii="현대하모니 M" w:eastAsia="현대하모니 M" w:hAnsi="현대하모니 M" w:hint="eastAsia"/>
          <w:noProof/>
          <w:color w:val="000000" w:themeColor="text1"/>
        </w:rPr>
        <w:t>2</w:t>
      </w:r>
      <w:r w:rsidRPr="00B05A4C">
        <w:rPr>
          <w:rFonts w:ascii="현대하모니 M" w:eastAsia="현대하모니 M" w:hAnsi="현대하모니 M"/>
          <w:noProof/>
          <w:color w:val="000000" w:themeColor="text1"/>
        </w:rPr>
        <w:t>(‘</w:t>
      </w:r>
      <w:r w:rsidR="005C46C6">
        <w:rPr>
          <w:rFonts w:ascii="현대하모니 M" w:eastAsia="현대하모니 M" w:hAnsi="현대하모니 M" w:hint="eastAsia"/>
          <w:noProof/>
          <w:color w:val="000000" w:themeColor="text1"/>
        </w:rPr>
        <w:t>2</w:t>
      </w:r>
      <w:r w:rsidRPr="00B05A4C">
        <w:rPr>
          <w:rFonts w:ascii="현대하모니 M" w:eastAsia="현대하모니 M" w:hAnsi="현대하모니 M"/>
          <w:noProof/>
          <w:color w:val="000000" w:themeColor="text1"/>
        </w:rPr>
        <w:t>’)</w:t>
      </w:r>
    </w:p>
    <w:p w14:paraId="38FDE516" w14:textId="7C8C08B9" w:rsidR="002B2ADC" w:rsidRPr="00B05A4C" w:rsidRDefault="002B2ADC" w:rsidP="002B2ADC">
      <w:pPr>
        <w:ind w:firstLine="710"/>
        <w:rPr>
          <w:rFonts w:ascii="현대하모니 M" w:eastAsia="현대하모니 M" w:hAnsi="현대하모니 M"/>
          <w:noProof/>
          <w:color w:val="000000" w:themeColor="text1"/>
        </w:rPr>
      </w:pPr>
      <w:r w:rsidRPr="00B05A4C">
        <w:rPr>
          <w:rFonts w:ascii="현대하모니 M" w:eastAsia="현대하모니 M" w:hAnsi="현대하모니 M"/>
          <w:noProof/>
          <w:color w:val="000000" w:themeColor="text1"/>
        </w:rPr>
        <w:t>Data Byte #5d = 0x</w:t>
      </w:r>
      <w:r w:rsidR="005C46C6">
        <w:rPr>
          <w:rFonts w:ascii="현대하모니 M" w:eastAsia="현대하모니 M" w:hAnsi="현대하모니 M" w:hint="eastAsia"/>
          <w:noProof/>
          <w:color w:val="000000" w:themeColor="text1"/>
        </w:rPr>
        <w:t>34</w:t>
      </w:r>
      <w:r w:rsidRPr="00B05A4C">
        <w:rPr>
          <w:rFonts w:ascii="현대하모니 M" w:eastAsia="현대하모니 M" w:hAnsi="현대하모니 M"/>
          <w:noProof/>
          <w:color w:val="000000" w:themeColor="text1"/>
        </w:rPr>
        <w:t>(‘</w:t>
      </w:r>
      <w:r w:rsidR="005C46C6">
        <w:rPr>
          <w:rFonts w:ascii="현대하모니 M" w:eastAsia="현대하모니 M" w:hAnsi="현대하모니 M" w:hint="eastAsia"/>
          <w:noProof/>
          <w:color w:val="000000" w:themeColor="text1"/>
        </w:rPr>
        <w:t>4</w:t>
      </w:r>
      <w:r w:rsidRPr="00B05A4C">
        <w:rPr>
          <w:rFonts w:ascii="현대하모니 M" w:eastAsia="현대하모니 M" w:hAnsi="현대하모니 M"/>
          <w:noProof/>
          <w:color w:val="000000" w:themeColor="text1"/>
        </w:rPr>
        <w:t>’)</w:t>
      </w:r>
    </w:p>
    <w:p w14:paraId="7F4A40BA" w14:textId="2ABDEFB6" w:rsidR="002B2ADC" w:rsidRPr="00B05A4C" w:rsidRDefault="002B2ADC" w:rsidP="002B2ADC">
      <w:pPr>
        <w:ind w:firstLine="710"/>
        <w:rPr>
          <w:rFonts w:ascii="현대하모니 M" w:eastAsia="현대하모니 M" w:hAnsi="현대하모니 M"/>
          <w:noProof/>
          <w:color w:val="000000" w:themeColor="text1"/>
        </w:rPr>
      </w:pPr>
      <w:r w:rsidRPr="00B05A4C">
        <w:rPr>
          <w:rFonts w:ascii="현대하모니 M" w:eastAsia="현대하모니 M" w:hAnsi="현대하모니 M"/>
          <w:noProof/>
          <w:color w:val="000000" w:themeColor="text1"/>
        </w:rPr>
        <w:t>Data Byte #6d = 0x3</w:t>
      </w:r>
      <w:r w:rsidR="005C46C6">
        <w:rPr>
          <w:rFonts w:ascii="현대하모니 M" w:eastAsia="현대하모니 M" w:hAnsi="현대하모니 M" w:hint="eastAsia"/>
          <w:noProof/>
          <w:color w:val="000000" w:themeColor="text1"/>
        </w:rPr>
        <w:t>8</w:t>
      </w:r>
      <w:r w:rsidRPr="00B05A4C">
        <w:rPr>
          <w:rFonts w:ascii="현대하모니 M" w:eastAsia="현대하모니 M" w:hAnsi="현대하모니 M"/>
          <w:noProof/>
          <w:color w:val="000000" w:themeColor="text1"/>
        </w:rPr>
        <w:t>(‘</w:t>
      </w:r>
      <w:r w:rsidR="005C46C6">
        <w:rPr>
          <w:rFonts w:ascii="현대하모니 M" w:eastAsia="현대하모니 M" w:hAnsi="현대하모니 M" w:hint="eastAsia"/>
          <w:noProof/>
          <w:color w:val="000000" w:themeColor="text1"/>
        </w:rPr>
        <w:t>8</w:t>
      </w:r>
      <w:r w:rsidRPr="00B05A4C">
        <w:rPr>
          <w:rFonts w:ascii="현대하모니 M" w:eastAsia="현대하모니 M" w:hAnsi="현대하모니 M"/>
          <w:noProof/>
          <w:color w:val="000000" w:themeColor="text1"/>
        </w:rPr>
        <w:t>’)</w:t>
      </w:r>
    </w:p>
    <w:p w14:paraId="5EA20CAA" w14:textId="30BFB7C8" w:rsidR="002B2ADC" w:rsidRDefault="002B2ADC" w:rsidP="002B2ADC">
      <w:pPr>
        <w:ind w:firstLine="710"/>
        <w:rPr>
          <w:rFonts w:ascii="현대하모니 M" w:eastAsia="현대하모니 M" w:hAnsi="현대하모니 M"/>
          <w:noProof/>
        </w:rPr>
      </w:pPr>
      <w:r w:rsidRPr="00084425">
        <w:rPr>
          <w:rFonts w:ascii="현대하모니 M" w:eastAsia="현대하모니 M" w:hAnsi="현대하모니 M"/>
          <w:noProof/>
        </w:rPr>
        <w:t>Data Byte #7d = 0x3</w:t>
      </w:r>
      <w:r w:rsidR="005C46C6">
        <w:rPr>
          <w:rFonts w:ascii="현대하모니 M" w:eastAsia="현대하모니 M" w:hAnsi="현대하모니 M" w:hint="eastAsia"/>
          <w:noProof/>
        </w:rPr>
        <w:t>1</w:t>
      </w:r>
      <w:r w:rsidRPr="00084425">
        <w:rPr>
          <w:rFonts w:ascii="현대하모니 M" w:eastAsia="현대하모니 M" w:hAnsi="현대하모니 M"/>
          <w:noProof/>
        </w:rPr>
        <w:t>(‘</w:t>
      </w:r>
      <w:r w:rsidR="005C46C6">
        <w:rPr>
          <w:rFonts w:ascii="현대하모니 M" w:eastAsia="현대하모니 M" w:hAnsi="현대하모니 M" w:hint="eastAsia"/>
          <w:noProof/>
        </w:rPr>
        <w:t>1</w:t>
      </w:r>
      <w:r w:rsidRPr="00084425">
        <w:rPr>
          <w:rFonts w:ascii="현대하모니 M" w:eastAsia="현대하모니 M" w:hAnsi="현대하모니 M"/>
          <w:noProof/>
        </w:rPr>
        <w:t>’)</w:t>
      </w:r>
    </w:p>
    <w:p w14:paraId="48D19B45" w14:textId="02D475CF" w:rsidR="005C46C6" w:rsidRPr="005C46C6" w:rsidRDefault="005C46C6" w:rsidP="002B2ADC">
      <w:pPr>
        <w:ind w:firstLine="710"/>
        <w:rPr>
          <w:rFonts w:ascii="현대하모니 M" w:eastAsia="현대하모니 M" w:hAnsi="현대하모니 M"/>
          <w:noProof/>
        </w:rPr>
      </w:pPr>
      <w:r>
        <w:rPr>
          <w:rFonts w:ascii="현대하모니 M" w:eastAsia="현대하모니 M" w:hAnsi="현대하모니 M" w:hint="eastAsia"/>
          <w:noProof/>
        </w:rPr>
        <w:t>Data Byte #8d = 0x</w:t>
      </w:r>
      <w:r w:rsidR="007B78C2">
        <w:rPr>
          <w:rFonts w:ascii="현대하모니 M" w:eastAsia="현대하모니 M" w:hAnsi="현대하모니 M" w:hint="eastAsia"/>
          <w:noProof/>
        </w:rPr>
        <w:t>55</w:t>
      </w:r>
      <w:r>
        <w:rPr>
          <w:rFonts w:ascii="현대하모니 M" w:eastAsia="현대하모니 M" w:hAnsi="현대하모니 M" w:hint="eastAsia"/>
          <w:noProof/>
        </w:rPr>
        <w:t>(</w:t>
      </w:r>
      <w:r>
        <w:rPr>
          <w:rFonts w:ascii="현대하모니 M" w:eastAsia="현대하모니 M" w:hAnsi="현대하모니 M"/>
          <w:noProof/>
        </w:rPr>
        <w:t>‘</w:t>
      </w:r>
      <w:r w:rsidR="007B78C2">
        <w:rPr>
          <w:rFonts w:ascii="현대하모니 M" w:eastAsia="현대하모니 M" w:hAnsi="현대하모니 M" w:hint="eastAsia"/>
          <w:noProof/>
        </w:rPr>
        <w:t>U</w:t>
      </w:r>
      <w:r>
        <w:rPr>
          <w:rFonts w:ascii="현대하모니 M" w:eastAsia="현대하모니 M" w:hAnsi="현대하모니 M"/>
          <w:noProof/>
        </w:rPr>
        <w:t>’</w:t>
      </w:r>
      <w:r>
        <w:rPr>
          <w:rFonts w:ascii="현대하모니 M" w:eastAsia="현대하모니 M" w:hAnsi="현대하모니 M" w:hint="eastAsia"/>
          <w:noProof/>
        </w:rPr>
        <w:t>)</w:t>
      </w:r>
    </w:p>
    <w:p w14:paraId="6045D390" w14:textId="6270E277" w:rsidR="007B78C2" w:rsidRDefault="007B78C2" w:rsidP="002B2ADC">
      <w:pPr>
        <w:rPr>
          <w:rFonts w:ascii="현대하모니 L" w:eastAsia="현대하모니 L" w:hAnsi="현대하모니 L" w:cstheme="minorBidi"/>
          <w:color w:val="000000" w:themeColor="text1"/>
          <w:kern w:val="24"/>
          <w:sz w:val="16"/>
          <w:szCs w:val="16"/>
        </w:rPr>
      </w:pPr>
      <w:r w:rsidRPr="007B78C2">
        <w:rPr>
          <w:noProof/>
        </w:rPr>
        <mc:AlternateContent>
          <mc:Choice Requires="wps">
            <w:drawing>
              <wp:anchor distT="0" distB="0" distL="114300" distR="114300" simplePos="0" relativeHeight="251663360" behindDoc="0" locked="0" layoutInCell="1" allowOverlap="1" wp14:anchorId="06AB9586" wp14:editId="0AEA01DD">
                <wp:simplePos x="0" y="0"/>
                <wp:positionH relativeFrom="column">
                  <wp:posOffset>1287729</wp:posOffset>
                </wp:positionH>
                <wp:positionV relativeFrom="paragraph">
                  <wp:posOffset>192659</wp:posOffset>
                </wp:positionV>
                <wp:extent cx="1377950" cy="753745"/>
                <wp:effectExtent l="0" t="0" r="0" b="0"/>
                <wp:wrapTopAndBottom/>
                <wp:docPr id="20" name="TextBox 19"/>
                <wp:cNvGraphicFramePr/>
                <a:graphic xmlns:a="http://schemas.openxmlformats.org/drawingml/2006/main">
                  <a:graphicData uri="http://schemas.microsoft.com/office/word/2010/wordprocessingShape">
                    <wps:wsp>
                      <wps:cNvSpPr txBox="1"/>
                      <wps:spPr>
                        <a:xfrm>
                          <a:off x="0" y="0"/>
                          <a:ext cx="1377950" cy="753745"/>
                        </a:xfrm>
                        <a:prstGeom prst="rect">
                          <a:avLst/>
                        </a:prstGeom>
                        <a:noFill/>
                      </wps:spPr>
                      <wps:txbx>
                        <w:txbxContent>
                          <w:p w14:paraId="36CFC73A" w14:textId="77777777" w:rsidR="007B78C2" w:rsidRDefault="007B78C2" w:rsidP="007B78C2">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차종 버전 (5Byte)</w:t>
                            </w:r>
                          </w:p>
                          <w:p w14:paraId="5C1AB9F6" w14:textId="77777777" w:rsidR="007B78C2" w:rsidRDefault="007B78C2" w:rsidP="007B78C2">
                            <w:pPr>
                              <w:wordWrap w:val="0"/>
                              <w:jc w:val="center"/>
                              <w:rPr>
                                <w:rFonts w:ascii="현대하모니 L" w:eastAsia="현대하모니 L" w:hAnsi="현대하모니 L" w:cstheme="minorBidi"/>
                                <w:color w:val="000000" w:themeColor="text1"/>
                                <w:kern w:val="24"/>
                                <w:sz w:val="46"/>
                                <w:szCs w:val="46"/>
                              </w:rPr>
                            </w:pPr>
                            <w:r>
                              <w:rPr>
                                <w:rFonts w:ascii="현대하모니 L" w:eastAsia="현대하모니 L" w:hAnsi="현대하모니 L" w:cstheme="minorBidi" w:hint="eastAsia"/>
                                <w:color w:val="000000" w:themeColor="text1"/>
                                <w:kern w:val="24"/>
                                <w:sz w:val="46"/>
                                <w:szCs w:val="46"/>
                                <w:u w:val="single"/>
                              </w:rPr>
                              <w:t>24</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8</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1</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 xml:space="preserve">U  </w:t>
                            </w:r>
                          </w:p>
                          <w:p w14:paraId="085CED8F" w14:textId="77777777" w:rsidR="007B78C2" w:rsidRPr="007B78C2" w:rsidRDefault="007B78C2" w:rsidP="007B78C2">
                            <w:pPr>
                              <w:pStyle w:val="a1"/>
                              <w:numPr>
                                <w:ilvl w:val="0"/>
                                <w:numId w:val="28"/>
                              </w:numPr>
                              <w:wordWrap w:val="0"/>
                              <w:jc w:val="center"/>
                              <w:rPr>
                                <w:rFonts w:ascii="현대하모니 L" w:eastAsia="현대하모니 L" w:hAnsi="현대하모니 L" w:cstheme="minorBidi"/>
                                <w:color w:val="000000" w:themeColor="text1"/>
                                <w:kern w:val="24"/>
                                <w:sz w:val="20"/>
                                <w:szCs w:val="20"/>
                              </w:rPr>
                            </w:pPr>
                            <w:r w:rsidRPr="007B78C2">
                              <w:rPr>
                                <w:rFonts w:ascii="현대하모니 L" w:eastAsia="현대하모니 L" w:hAnsi="현대하모니 L" w:cstheme="minorBidi" w:hint="eastAsia"/>
                                <w:b/>
                                <w:bCs/>
                                <w:color w:val="000000" w:themeColor="text1"/>
                                <w:kern w:val="24"/>
                              </w:rPr>
                              <w:t xml:space="preserve">  ②  ③  ④</w:t>
                            </w:r>
                          </w:p>
                        </w:txbxContent>
                      </wps:txbx>
                      <wps:bodyPr wrap="square" rtlCol="0">
                        <a:spAutoFit/>
                      </wps:bodyPr>
                    </wps:wsp>
                  </a:graphicData>
                </a:graphic>
              </wp:anchor>
            </w:drawing>
          </mc:Choice>
          <mc:Fallback>
            <w:pict>
              <v:shapetype w14:anchorId="06AB9586" id="_x0000_t202" coordsize="21600,21600" o:spt="202" path="m,l,21600r21600,l21600,xe">
                <v:stroke joinstyle="miter"/>
                <v:path gradientshapeok="t" o:connecttype="rect"/>
              </v:shapetype>
              <v:shape id="TextBox 19" o:spid="_x0000_s1026" type="#_x0000_t202" style="position:absolute;margin-left:101.4pt;margin-top:15.15pt;width:108.5pt;height:59.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" filled="f" stroked="f">
                <v:textbox style="mso-fit-shape-to-text:t">
                  <w:txbxContent>
                    <w:p w14:paraId="36CFC73A" w14:textId="77777777" w:rsidR="007B78C2" w:rsidRDefault="007B78C2" w:rsidP="007B78C2">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차종 버전 (5Byte)</w:t>
                      </w:r>
                    </w:p>
                    <w:p w14:paraId="5C1AB9F6" w14:textId="77777777" w:rsidR="007B78C2" w:rsidRDefault="007B78C2" w:rsidP="007B78C2">
                      <w:pPr>
                        <w:wordWrap w:val="0"/>
                        <w:jc w:val="center"/>
                        <w:rPr>
                          <w:rFonts w:ascii="현대하모니 L" w:eastAsia="현대하모니 L" w:hAnsi="현대하모니 L" w:cstheme="minorBidi"/>
                          <w:color w:val="000000" w:themeColor="text1"/>
                          <w:kern w:val="24"/>
                          <w:sz w:val="46"/>
                          <w:szCs w:val="46"/>
                        </w:rPr>
                      </w:pPr>
                      <w:r>
                        <w:rPr>
                          <w:rFonts w:ascii="현대하모니 L" w:eastAsia="현대하모니 L" w:hAnsi="현대하모니 L" w:cstheme="minorBidi" w:hint="eastAsia"/>
                          <w:color w:val="000000" w:themeColor="text1"/>
                          <w:kern w:val="24"/>
                          <w:sz w:val="46"/>
                          <w:szCs w:val="46"/>
                          <w:u w:val="single"/>
                        </w:rPr>
                        <w:t>24</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8</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1</w:t>
                      </w:r>
                      <w:r>
                        <w:rPr>
                          <w:rFonts w:ascii="현대하모니 L" w:eastAsia="현대하모니 L" w:hAnsi="현대하모니 L" w:cstheme="minorBidi" w:hint="eastAsia"/>
                          <w:color w:val="000000" w:themeColor="text1"/>
                          <w:kern w:val="24"/>
                          <w:sz w:val="46"/>
                          <w:szCs w:val="46"/>
                        </w:rPr>
                        <w:t xml:space="preserve"> </w:t>
                      </w:r>
                      <w:r>
                        <w:rPr>
                          <w:rFonts w:ascii="현대하모니 L" w:eastAsia="현대하모니 L" w:hAnsi="현대하모니 L" w:cstheme="minorBidi" w:hint="eastAsia"/>
                          <w:color w:val="000000" w:themeColor="text1"/>
                          <w:kern w:val="24"/>
                          <w:sz w:val="46"/>
                          <w:szCs w:val="46"/>
                          <w:u w:val="single"/>
                        </w:rPr>
                        <w:t xml:space="preserve">U  </w:t>
                      </w:r>
                    </w:p>
                    <w:p w14:paraId="085CED8F" w14:textId="77777777" w:rsidR="007B78C2" w:rsidRPr="007B78C2" w:rsidRDefault="007B78C2" w:rsidP="007B78C2">
                      <w:pPr>
                        <w:pStyle w:val="a1"/>
                        <w:numPr>
                          <w:ilvl w:val="0"/>
                          <w:numId w:val="28"/>
                        </w:numPr>
                        <w:wordWrap w:val="0"/>
                        <w:jc w:val="center"/>
                        <w:rPr>
                          <w:rFonts w:ascii="현대하모니 L" w:eastAsia="현대하모니 L" w:hAnsi="현대하모니 L" w:cstheme="minorBidi"/>
                          <w:color w:val="000000" w:themeColor="text1"/>
                          <w:kern w:val="24"/>
                          <w:sz w:val="20"/>
                          <w:szCs w:val="20"/>
                        </w:rPr>
                      </w:pPr>
                      <w:r w:rsidRPr="007B78C2">
                        <w:rPr>
                          <w:rFonts w:ascii="현대하모니 L" w:eastAsia="현대하모니 L" w:hAnsi="현대하모니 L" w:cstheme="minorBidi" w:hint="eastAsia"/>
                          <w:b/>
                          <w:bCs/>
                          <w:color w:val="000000" w:themeColor="text1"/>
                          <w:kern w:val="24"/>
                        </w:rPr>
                        <w:t xml:space="preserve">  ②  ③  ④</w:t>
                      </w:r>
                    </w:p>
                  </w:txbxContent>
                </v:textbox>
                <w10:wrap type="topAndBottom"/>
              </v:shape>
            </w:pict>
          </mc:Fallback>
        </mc:AlternateContent>
      </w:r>
    </w:p>
    <w:p w14:paraId="523E304C" w14:textId="6609ABEE" w:rsidR="007B78C2" w:rsidRPr="007B78C2" w:rsidRDefault="007B78C2" w:rsidP="002B2ADC">
      <w:pPr>
        <w:rPr>
          <w:rFonts w:ascii="현대하모니 L" w:eastAsia="현대하모니 L" w:hAnsi="현대하모니 L" w:cstheme="minorBidi"/>
          <w:color w:val="000000" w:themeColor="text1"/>
          <w:kern w:val="24"/>
          <w:sz w:val="16"/>
          <w:szCs w:val="16"/>
        </w:rPr>
      </w:pPr>
    </w:p>
    <w:p w14:paraId="59855F92"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① 소프트웨어 배포 연, ‘0~9’ 만 사용 가능</w:t>
      </w:r>
    </w:p>
    <w:p w14:paraId="6CB03B67"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 xml:space="preserve">   ex) 24년 배포 : 24</w:t>
      </w:r>
    </w:p>
    <w:p w14:paraId="3FE3D6AE"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② 소프트웨어 배포 월, ‘1~9’, A,B,C 만 사용 가능</w:t>
      </w:r>
    </w:p>
    <w:p w14:paraId="22AF9938"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 xml:space="preserve">   ex) 8월 배포 : 8  /  10월 배포 : A</w:t>
      </w:r>
    </w:p>
    <w:p w14:paraId="4595C22D"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③ 소프트웨어 연월의 배포 차수, ‘1~9’, ‘A~Z’, ‘a~z’ 사용 가능 (순서 : 숫자&lt;대문자&lt;소문자)</w:t>
      </w:r>
    </w:p>
    <w:p w14:paraId="1D47011B"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 xml:space="preserve">   ex) 24년 8월 2번째 배포시 : 2</w:t>
      </w:r>
    </w:p>
    <w:p w14:paraId="48022A98"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④ OTA 평가용 소프트웨어 SUMS 등록 이력관리</w:t>
      </w:r>
    </w:p>
    <w:p w14:paraId="1628F57E" w14:textId="77777777" w:rsidR="007B78C2" w:rsidRPr="007B78C2" w:rsidRDefault="007B78C2" w:rsidP="007B78C2">
      <w:pPr>
        <w:ind w:firstLineChars="350" w:firstLine="770"/>
        <w:rPr>
          <w:rFonts w:ascii="현대하모니 M" w:eastAsia="현대하모니 M" w:hAnsi="현대하모니 M"/>
          <w:noProof/>
          <w:color w:val="000000" w:themeColor="text1"/>
        </w:rPr>
      </w:pPr>
      <w:r w:rsidRPr="007B78C2">
        <w:rPr>
          <w:rFonts w:ascii="현대하모니 M" w:eastAsia="현대하모니 M" w:hAnsi="현대하모니 M" w:hint="eastAsia"/>
          <w:noProof/>
          <w:color w:val="000000" w:themeColor="text1"/>
        </w:rPr>
        <w:t xml:space="preserve">   ex) 배포버전 : 0 / U-ROM 개발 : U / Fail-ROM 개발 : F / R-ROM 개발 : R</w:t>
      </w:r>
    </w:p>
    <w:p w14:paraId="63915D59" w14:textId="6B818AD4" w:rsidR="007B78C2" w:rsidRDefault="007B78C2" w:rsidP="002B2ADC">
      <w:pPr>
        <w:rPr>
          <w:rFonts w:ascii="현대하모니 L" w:eastAsia="현대하모니 L" w:hAnsi="현대하모니 L" w:cstheme="minorBidi"/>
          <w:color w:val="000000" w:themeColor="text1"/>
          <w:kern w:val="24"/>
          <w:sz w:val="16"/>
          <w:szCs w:val="16"/>
        </w:rPr>
      </w:pPr>
    </w:p>
    <w:p w14:paraId="03B34E42" w14:textId="77777777" w:rsidR="007B78C2" w:rsidRPr="003F334A" w:rsidRDefault="007B78C2" w:rsidP="002B2ADC"/>
    <w:p w14:paraId="0F2B3338" w14:textId="77777777" w:rsidR="002B2ADC" w:rsidRDefault="002B2ADC" w:rsidP="002B2ADC">
      <w:pPr>
        <w:pStyle w:val="41"/>
        <w:rPr>
          <w:b/>
        </w:rPr>
      </w:pPr>
      <w:bookmarkStart w:id="94" w:name="_Toc110871873"/>
      <w:commentRangeStart w:id="95"/>
      <w:r w:rsidRPr="00E8265C">
        <w:rPr>
          <w:rFonts w:hint="eastAsia"/>
        </w:rPr>
        <w:t xml:space="preserve">F18B </w:t>
      </w:r>
      <w:r>
        <w:rPr>
          <w:rFonts w:ascii="바탕" w:eastAsia="바탕" w:hAnsi="바탕" w:cs="바탕" w:hint="eastAsia"/>
        </w:rPr>
        <w:t>–</w:t>
      </w:r>
      <w:r w:rsidRPr="00E8265C">
        <w:rPr>
          <w:rFonts w:hint="eastAsia"/>
        </w:rPr>
        <w:t xml:space="preserve"> ECU</w:t>
      </w:r>
      <w:r>
        <w:t xml:space="preserve"> </w:t>
      </w:r>
      <w:r w:rsidRPr="00E8265C">
        <w:rPr>
          <w:rFonts w:hint="eastAsia"/>
        </w:rPr>
        <w:t>Manufacturing</w:t>
      </w:r>
      <w:r>
        <w:t xml:space="preserve"> </w:t>
      </w:r>
      <w:r w:rsidRPr="00E8265C">
        <w:rPr>
          <w:rFonts w:hint="eastAsia"/>
        </w:rPr>
        <w:t>Date</w:t>
      </w:r>
      <w:r>
        <w:t xml:space="preserve"> </w:t>
      </w:r>
      <w:r w:rsidRPr="00E8265C">
        <w:rPr>
          <w:rFonts w:hint="eastAsia"/>
        </w:rPr>
        <w:t>DataIdentifier</w:t>
      </w:r>
      <w:commentRangeEnd w:id="95"/>
      <w:r>
        <w:rPr>
          <w:rStyle w:val="affe"/>
          <w:rFonts w:ascii="Calibri" w:eastAsia="맑은 고딕" w:hAnsi="Calibri" w:cs="Arial"/>
          <w:iCs w:val="0"/>
          <w:noProof w:val="0"/>
          <w:color w:val="auto"/>
        </w:rPr>
        <w:commentReference w:id="95"/>
      </w:r>
      <w:bookmarkEnd w:id="94"/>
    </w:p>
    <w:p w14:paraId="0758A6C4" w14:textId="77777777" w:rsidR="002B2ADC" w:rsidRPr="00E8265C" w:rsidRDefault="002B2ADC" w:rsidP="002B2ADC"/>
    <w:tbl>
      <w:tblPr>
        <w:tblW w:w="9376" w:type="dxa"/>
        <w:jc w:val="center"/>
        <w:tblCellMar>
          <w:left w:w="99" w:type="dxa"/>
          <w:right w:w="99" w:type="dxa"/>
        </w:tblCellMar>
        <w:tblLook w:val="04A0" w:firstRow="1" w:lastRow="0" w:firstColumn="1" w:lastColumn="0" w:noHBand="0" w:noVBand="1"/>
      </w:tblPr>
      <w:tblGrid>
        <w:gridCol w:w="812"/>
        <w:gridCol w:w="1574"/>
        <w:gridCol w:w="1270"/>
        <w:gridCol w:w="5720"/>
      </w:tblGrid>
      <w:tr w:rsidR="002B2ADC" w:rsidRPr="002B2ADC" w14:paraId="6C635364" w14:textId="77777777" w:rsidTr="002B2ADC">
        <w:trPr>
          <w:trHeight w:val="285"/>
          <w:jc w:val="center"/>
        </w:trPr>
        <w:tc>
          <w:tcPr>
            <w:tcW w:w="812" w:type="dxa"/>
            <w:tcBorders>
              <w:top w:val="single" w:sz="12" w:space="0" w:color="auto"/>
              <w:left w:val="single" w:sz="12" w:space="0" w:color="auto"/>
              <w:bottom w:val="single" w:sz="12" w:space="0" w:color="auto"/>
              <w:right w:val="single" w:sz="8" w:space="0" w:color="auto"/>
            </w:tcBorders>
            <w:shd w:val="clear" w:color="auto" w:fill="BFBFBF"/>
            <w:vAlign w:val="center"/>
          </w:tcPr>
          <w:p w14:paraId="6F026240" w14:textId="77777777" w:rsidR="002B2ADC" w:rsidRPr="002B2ADC" w:rsidRDefault="002B2ADC" w:rsidP="002B2ADC">
            <w:pPr>
              <w:jc w:val="center"/>
              <w:rPr>
                <w:rFonts w:ascii="현대하모니 M" w:eastAsia="현대하모니 M" w:hAnsi="현대하모니 M"/>
                <w:noProof/>
                <w:sz w:val="18"/>
                <w:szCs w:val="18"/>
              </w:rPr>
            </w:pPr>
          </w:p>
        </w:tc>
        <w:tc>
          <w:tcPr>
            <w:tcW w:w="1574" w:type="dxa"/>
            <w:tcBorders>
              <w:top w:val="single" w:sz="12" w:space="0" w:color="auto"/>
              <w:left w:val="nil"/>
              <w:bottom w:val="single" w:sz="12" w:space="0" w:color="auto"/>
              <w:right w:val="single" w:sz="8" w:space="0" w:color="auto"/>
            </w:tcBorders>
            <w:shd w:val="clear" w:color="auto" w:fill="BFBFBF"/>
            <w:vAlign w:val="center"/>
            <w:hideMark/>
          </w:tcPr>
          <w:p w14:paraId="4980222B"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Message Byte</w:t>
            </w:r>
          </w:p>
        </w:tc>
        <w:tc>
          <w:tcPr>
            <w:tcW w:w="1270" w:type="dxa"/>
            <w:tcBorders>
              <w:top w:val="single" w:sz="12" w:space="0" w:color="auto"/>
              <w:left w:val="nil"/>
              <w:bottom w:val="single" w:sz="12" w:space="0" w:color="auto"/>
              <w:right w:val="single" w:sz="8" w:space="0" w:color="auto"/>
            </w:tcBorders>
            <w:shd w:val="clear" w:color="auto" w:fill="BFBFBF"/>
            <w:vAlign w:val="center"/>
            <w:hideMark/>
          </w:tcPr>
          <w:p w14:paraId="53AB9B45"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Hex Value</w:t>
            </w:r>
          </w:p>
        </w:tc>
        <w:tc>
          <w:tcPr>
            <w:tcW w:w="5720" w:type="dxa"/>
            <w:tcBorders>
              <w:top w:val="single" w:sz="12" w:space="0" w:color="auto"/>
              <w:left w:val="nil"/>
              <w:bottom w:val="single" w:sz="12" w:space="0" w:color="auto"/>
              <w:right w:val="single" w:sz="12" w:space="0" w:color="auto"/>
            </w:tcBorders>
            <w:shd w:val="clear" w:color="auto" w:fill="BFBFBF"/>
            <w:vAlign w:val="center"/>
            <w:hideMark/>
          </w:tcPr>
          <w:p w14:paraId="79708320" w14:textId="77777777" w:rsidR="002B2ADC" w:rsidRPr="002B2ADC" w:rsidRDefault="002B2ADC" w:rsidP="002B2ADC">
            <w:pPr>
              <w:jc w:val="cente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Parameter Name</w:t>
            </w:r>
          </w:p>
        </w:tc>
      </w:tr>
      <w:tr w:rsidR="002B2ADC" w:rsidRPr="002B2ADC" w14:paraId="79AD741D" w14:textId="77777777" w:rsidTr="002B2ADC">
        <w:trPr>
          <w:trHeight w:val="285"/>
          <w:jc w:val="center"/>
        </w:trPr>
        <w:tc>
          <w:tcPr>
            <w:tcW w:w="812" w:type="dxa"/>
            <w:tcBorders>
              <w:top w:val="single" w:sz="12" w:space="0" w:color="auto"/>
              <w:left w:val="single" w:sz="12" w:space="0" w:color="auto"/>
              <w:bottom w:val="single" w:sz="8" w:space="0" w:color="auto"/>
              <w:right w:val="single" w:sz="8" w:space="0" w:color="auto"/>
            </w:tcBorders>
            <w:vAlign w:val="center"/>
            <w:hideMark/>
          </w:tcPr>
          <w:p w14:paraId="39830B67" w14:textId="77777777" w:rsidR="002B2ADC" w:rsidRPr="002B2ADC" w:rsidRDefault="002B2ADC" w:rsidP="002B2ADC">
            <w:pP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Data Byte</w:t>
            </w:r>
          </w:p>
        </w:tc>
        <w:tc>
          <w:tcPr>
            <w:tcW w:w="1574" w:type="dxa"/>
            <w:tcBorders>
              <w:top w:val="single" w:sz="12" w:space="0" w:color="auto"/>
              <w:left w:val="nil"/>
              <w:bottom w:val="single" w:sz="8" w:space="0" w:color="auto"/>
              <w:right w:val="single" w:sz="8" w:space="0" w:color="auto"/>
            </w:tcBorders>
            <w:vAlign w:val="center"/>
            <w:hideMark/>
          </w:tcPr>
          <w:p w14:paraId="735953C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#1</w:t>
            </w:r>
          </w:p>
        </w:tc>
        <w:tc>
          <w:tcPr>
            <w:tcW w:w="1270" w:type="dxa"/>
            <w:tcBorders>
              <w:top w:val="single" w:sz="12" w:space="0" w:color="auto"/>
              <w:left w:val="nil"/>
              <w:bottom w:val="single" w:sz="8" w:space="0" w:color="auto"/>
              <w:right w:val="single" w:sz="8" w:space="0" w:color="auto"/>
            </w:tcBorders>
            <w:vAlign w:val="center"/>
            <w:hideMark/>
          </w:tcPr>
          <w:p w14:paraId="44F089B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62</w:t>
            </w:r>
          </w:p>
        </w:tc>
        <w:tc>
          <w:tcPr>
            <w:tcW w:w="5720" w:type="dxa"/>
            <w:tcBorders>
              <w:top w:val="single" w:sz="12" w:space="0" w:color="auto"/>
              <w:left w:val="nil"/>
              <w:bottom w:val="single" w:sz="8" w:space="0" w:color="auto"/>
              <w:right w:val="single" w:sz="12" w:space="0" w:color="auto"/>
            </w:tcBorders>
            <w:vAlign w:val="center"/>
            <w:hideMark/>
          </w:tcPr>
          <w:p w14:paraId="5AE0B5D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readEcuIdentification Positive Response Service Id</w:t>
            </w:r>
          </w:p>
        </w:tc>
      </w:tr>
      <w:tr w:rsidR="002B2ADC" w:rsidRPr="002B2ADC" w14:paraId="16497301" w14:textId="77777777" w:rsidTr="002B2ADC">
        <w:trPr>
          <w:trHeight w:val="285"/>
          <w:jc w:val="center"/>
        </w:trPr>
        <w:tc>
          <w:tcPr>
            <w:tcW w:w="812" w:type="dxa"/>
            <w:vMerge w:val="restart"/>
            <w:tcBorders>
              <w:top w:val="nil"/>
              <w:left w:val="single" w:sz="12" w:space="0" w:color="auto"/>
              <w:bottom w:val="single" w:sz="12" w:space="0" w:color="auto"/>
              <w:right w:val="single" w:sz="8" w:space="0" w:color="auto"/>
            </w:tcBorders>
            <w:vAlign w:val="center"/>
            <w:hideMark/>
          </w:tcPr>
          <w:p w14:paraId="0E4C6969"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1574" w:type="dxa"/>
            <w:tcBorders>
              <w:top w:val="nil"/>
              <w:left w:val="nil"/>
              <w:bottom w:val="single" w:sz="8" w:space="0" w:color="auto"/>
              <w:right w:val="single" w:sz="8" w:space="0" w:color="auto"/>
            </w:tcBorders>
            <w:vAlign w:val="center"/>
            <w:hideMark/>
          </w:tcPr>
          <w:p w14:paraId="247491C6"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#2 ~ #3</w:t>
            </w:r>
          </w:p>
        </w:tc>
        <w:tc>
          <w:tcPr>
            <w:tcW w:w="1270" w:type="dxa"/>
            <w:tcBorders>
              <w:top w:val="nil"/>
              <w:left w:val="nil"/>
              <w:bottom w:val="single" w:sz="8" w:space="0" w:color="auto"/>
              <w:right w:val="single" w:sz="8" w:space="0" w:color="auto"/>
            </w:tcBorders>
            <w:vAlign w:val="center"/>
            <w:hideMark/>
          </w:tcPr>
          <w:p w14:paraId="27092E5A"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F18B</w:t>
            </w:r>
          </w:p>
        </w:tc>
        <w:tc>
          <w:tcPr>
            <w:tcW w:w="5720" w:type="dxa"/>
            <w:tcBorders>
              <w:top w:val="nil"/>
              <w:left w:val="nil"/>
              <w:bottom w:val="single" w:sz="8" w:space="0" w:color="auto"/>
              <w:right w:val="single" w:sz="12" w:space="0" w:color="auto"/>
            </w:tcBorders>
            <w:vAlign w:val="center"/>
            <w:hideMark/>
          </w:tcPr>
          <w:p w14:paraId="2643E8DF"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noProof/>
                <w:sz w:val="18"/>
                <w:szCs w:val="18"/>
              </w:rPr>
              <w:t xml:space="preserve">Supplier H/W </w:t>
            </w:r>
            <w:r w:rsidRPr="002B2ADC">
              <w:rPr>
                <w:rFonts w:ascii="현대하모니 M" w:eastAsia="현대하모니 M" w:hAnsi="현대하모니 M" w:hint="eastAsia"/>
                <w:noProof/>
                <w:sz w:val="18"/>
                <w:szCs w:val="18"/>
              </w:rPr>
              <w:t>Manufacturing</w:t>
            </w:r>
            <w:r w:rsidRPr="002B2ADC">
              <w:rPr>
                <w:rFonts w:ascii="현대하모니 M" w:eastAsia="현대하모니 M" w:hAnsi="현대하모니 M"/>
                <w:noProof/>
                <w:sz w:val="18"/>
                <w:szCs w:val="18"/>
              </w:rPr>
              <w:t xml:space="preserve"> </w:t>
            </w:r>
            <w:r w:rsidRPr="002B2ADC">
              <w:rPr>
                <w:rFonts w:ascii="현대하모니 M" w:eastAsia="현대하모니 M" w:hAnsi="현대하모니 M" w:hint="eastAsia"/>
                <w:noProof/>
                <w:sz w:val="18"/>
                <w:szCs w:val="18"/>
              </w:rPr>
              <w:t xml:space="preserve">Date </w:t>
            </w:r>
          </w:p>
        </w:tc>
      </w:tr>
      <w:tr w:rsidR="002B2ADC" w:rsidRPr="002B2ADC" w14:paraId="073F481B"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ACDA57D" w14:textId="77777777" w:rsidR="002B2ADC" w:rsidRPr="002B2ADC" w:rsidRDefault="002B2ADC" w:rsidP="002B2ADC">
            <w:pPr>
              <w:rPr>
                <w:rFonts w:ascii="현대하모니 M" w:eastAsia="현대하모니 M" w:hAnsi="현대하모니 M"/>
                <w:noProof/>
                <w:sz w:val="18"/>
                <w:szCs w:val="18"/>
              </w:rPr>
            </w:pPr>
          </w:p>
        </w:tc>
        <w:tc>
          <w:tcPr>
            <w:tcW w:w="1574" w:type="dxa"/>
            <w:vMerge w:val="restart"/>
            <w:tcBorders>
              <w:top w:val="nil"/>
              <w:left w:val="single" w:sz="8" w:space="0" w:color="auto"/>
              <w:bottom w:val="single" w:sz="12" w:space="0" w:color="auto"/>
              <w:right w:val="single" w:sz="8" w:space="0" w:color="auto"/>
            </w:tcBorders>
            <w:vAlign w:val="center"/>
            <w:hideMark/>
          </w:tcPr>
          <w:p w14:paraId="5E5261C2"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#4 ~ #7</w:t>
            </w:r>
          </w:p>
        </w:tc>
        <w:tc>
          <w:tcPr>
            <w:tcW w:w="1270" w:type="dxa"/>
            <w:vMerge w:val="restart"/>
            <w:tcBorders>
              <w:top w:val="nil"/>
              <w:left w:val="single" w:sz="8" w:space="0" w:color="auto"/>
              <w:bottom w:val="single" w:sz="12" w:space="0" w:color="auto"/>
              <w:right w:val="single" w:sz="8" w:space="0" w:color="auto"/>
            </w:tcBorders>
            <w:vAlign w:val="center"/>
            <w:hideMark/>
          </w:tcPr>
          <w:p w14:paraId="197D35E8"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5720" w:type="dxa"/>
            <w:tcBorders>
              <w:top w:val="nil"/>
              <w:left w:val="nil"/>
              <w:bottom w:val="nil"/>
              <w:right w:val="single" w:sz="12" w:space="0" w:color="auto"/>
            </w:tcBorders>
            <w:vAlign w:val="center"/>
            <w:hideMark/>
          </w:tcPr>
          <w:p w14:paraId="7389C45E"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dataRecord[] #1 = [</w:t>
            </w:r>
          </w:p>
        </w:tc>
      </w:tr>
      <w:tr w:rsidR="002B2ADC" w:rsidRPr="002B2ADC" w14:paraId="7B5EE2A6"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21BDF453"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F52D6B1"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803032A" w14:textId="77777777" w:rsidR="002B2ADC" w:rsidRPr="002B2ADC" w:rsidRDefault="002B2ADC" w:rsidP="002B2ADC">
            <w:pPr>
              <w:rPr>
                <w:rFonts w:ascii="현대하모니 M" w:eastAsia="현대하모니 M" w:hAnsi="현대하모니 M"/>
                <w:noProof/>
                <w:sz w:val="18"/>
                <w:szCs w:val="18"/>
              </w:rPr>
            </w:pPr>
          </w:p>
        </w:tc>
        <w:tc>
          <w:tcPr>
            <w:tcW w:w="5720" w:type="dxa"/>
            <w:tcBorders>
              <w:top w:val="nil"/>
              <w:left w:val="nil"/>
              <w:bottom w:val="nil"/>
              <w:right w:val="single" w:sz="12" w:space="0" w:color="auto"/>
            </w:tcBorders>
            <w:vAlign w:val="center"/>
            <w:hideMark/>
          </w:tcPr>
          <w:p w14:paraId="269D4B4F"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data#1</w:t>
            </w:r>
          </w:p>
        </w:tc>
      </w:tr>
      <w:tr w:rsidR="002B2ADC" w:rsidRPr="002B2ADC" w14:paraId="0B4B3490"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0229E90E"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CDE5D2F"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19A9962A" w14:textId="77777777" w:rsidR="002B2ADC" w:rsidRPr="002B2ADC" w:rsidRDefault="002B2ADC" w:rsidP="002B2ADC">
            <w:pPr>
              <w:rPr>
                <w:rFonts w:ascii="현대하모니 M" w:eastAsia="현대하모니 M" w:hAnsi="현대하모니 M"/>
                <w:noProof/>
                <w:sz w:val="18"/>
                <w:szCs w:val="18"/>
              </w:rPr>
            </w:pPr>
          </w:p>
        </w:tc>
        <w:tc>
          <w:tcPr>
            <w:tcW w:w="5720" w:type="dxa"/>
            <w:tcBorders>
              <w:top w:val="nil"/>
              <w:left w:val="nil"/>
              <w:bottom w:val="nil"/>
              <w:right w:val="single" w:sz="12" w:space="0" w:color="auto"/>
            </w:tcBorders>
            <w:vAlign w:val="center"/>
            <w:hideMark/>
          </w:tcPr>
          <w:p w14:paraId="19F29BAE"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w:t>
            </w:r>
          </w:p>
        </w:tc>
      </w:tr>
      <w:tr w:rsidR="002B2ADC" w:rsidRPr="002B2ADC" w14:paraId="48049129"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5F2C1D53"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A6DEF04"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6773B94" w14:textId="77777777" w:rsidR="002B2ADC" w:rsidRPr="002B2ADC" w:rsidRDefault="002B2ADC" w:rsidP="002B2ADC">
            <w:pPr>
              <w:rPr>
                <w:rFonts w:ascii="현대하모니 M" w:eastAsia="현대하모니 M" w:hAnsi="현대하모니 M"/>
                <w:noProof/>
                <w:sz w:val="18"/>
                <w:szCs w:val="18"/>
              </w:rPr>
            </w:pPr>
          </w:p>
        </w:tc>
        <w:tc>
          <w:tcPr>
            <w:tcW w:w="5720" w:type="dxa"/>
            <w:tcBorders>
              <w:top w:val="nil"/>
              <w:left w:val="nil"/>
              <w:bottom w:val="single" w:sz="12" w:space="0" w:color="auto"/>
              <w:right w:val="single" w:sz="12" w:space="0" w:color="auto"/>
            </w:tcBorders>
            <w:vAlign w:val="center"/>
            <w:hideMark/>
          </w:tcPr>
          <w:p w14:paraId="47356F69" w14:textId="77777777" w:rsidR="002B2ADC" w:rsidRPr="002B2ADC" w:rsidRDefault="002B2ADC" w:rsidP="002B2ADC">
            <w:pPr>
              <w:rPr>
                <w:rFonts w:ascii="현대하모니 M" w:eastAsia="현대하모니 M" w:hAnsi="현대하모니 M"/>
                <w:noProof/>
                <w:sz w:val="18"/>
                <w:szCs w:val="18"/>
                <w:vertAlign w:val="superscript"/>
              </w:rPr>
            </w:pPr>
            <w:r w:rsidRPr="002B2ADC">
              <w:rPr>
                <w:rFonts w:ascii="현대하모니 M" w:eastAsia="현대하모니 M" w:hAnsi="현대하모니 M" w:hint="eastAsia"/>
                <w:noProof/>
                <w:sz w:val="18"/>
                <w:szCs w:val="18"/>
              </w:rPr>
              <w:t>data#4]</w:t>
            </w:r>
          </w:p>
          <w:p w14:paraId="67FFF665" w14:textId="77777777" w:rsidR="002B2ADC" w:rsidRPr="002B2ADC" w:rsidRDefault="002B2ADC" w:rsidP="002B2ADC">
            <w:pPr>
              <w:rPr>
                <w:rFonts w:ascii="현대하모니 M" w:eastAsia="현대하모니 M" w:hAnsi="현대하모니 M"/>
                <w:noProof/>
                <w:sz w:val="18"/>
                <w:szCs w:val="18"/>
                <w:vertAlign w:val="superscript"/>
              </w:rPr>
            </w:pPr>
          </w:p>
          <w:p w14:paraId="619C6611"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Cs w:val="18"/>
                <w:vertAlign w:val="superscript"/>
              </w:rPr>
              <w:t>[HEX]</w:t>
            </w:r>
          </w:p>
        </w:tc>
      </w:tr>
    </w:tbl>
    <w:p w14:paraId="7241BCD1" w14:textId="77777777" w:rsidR="002B2ADC" w:rsidRPr="002B2ADC" w:rsidRDefault="002B2ADC" w:rsidP="00793C75">
      <w:pPr>
        <w:pStyle w:val="a1"/>
        <w:numPr>
          <w:ilvl w:val="0"/>
          <w:numId w:val="22"/>
        </w:numPr>
        <w:rPr>
          <w:rFonts w:ascii="현대하모니 M" w:eastAsia="현대하모니 M" w:hAnsi="현대하모니 M"/>
          <w:noProof/>
        </w:rPr>
      </w:pPr>
      <w:r w:rsidRPr="002B2ADC">
        <w:rPr>
          <w:rFonts w:ascii="현대하모니 M" w:eastAsia="현대하모니 M" w:hAnsi="현대하모니 M"/>
          <w:noProof/>
        </w:rPr>
        <w:t>Notation --- Supplier H/W Manufacturing Date :</w:t>
      </w:r>
    </w:p>
    <w:p w14:paraId="5EF57F7B" w14:textId="77777777" w:rsidR="002B2ADC" w:rsidRPr="002B2ADC" w:rsidRDefault="002B2ADC" w:rsidP="00793C75">
      <w:pPr>
        <w:pStyle w:val="a1"/>
        <w:numPr>
          <w:ilvl w:val="0"/>
          <w:numId w:val="22"/>
        </w:numPr>
        <w:rPr>
          <w:rFonts w:ascii="현대하모니 M" w:eastAsia="현대하모니 M" w:hAnsi="현대하모니 M"/>
          <w:noProof/>
        </w:rPr>
      </w:pPr>
      <w:r w:rsidRPr="002B2ADC">
        <w:rPr>
          <w:rFonts w:ascii="현대하모니 M" w:eastAsia="현대하모니 M" w:hAnsi="현대하모니 M" w:hint="eastAsia"/>
          <w:noProof/>
        </w:rPr>
        <w:t>EX) 2016년 1월 31일 생산 → 62 F1 8B 20 16 01 31</w:t>
      </w:r>
    </w:p>
    <w:p w14:paraId="0B287EB5" w14:textId="77777777" w:rsidR="002B2ADC" w:rsidRPr="002B2ADC" w:rsidRDefault="002B2ADC" w:rsidP="002B2ADC">
      <w:pPr>
        <w:rPr>
          <w:rFonts w:ascii="현대하모니 M" w:eastAsia="현대하모니 M" w:hAnsi="현대하모니 M"/>
          <w:noProof/>
        </w:rPr>
      </w:pPr>
      <w:r w:rsidRPr="002B2ADC">
        <w:rPr>
          <w:rFonts w:ascii="현대하모니 M" w:eastAsia="현대하모니 M" w:hAnsi="현대하모니 M" w:hint="eastAsia"/>
          <w:noProof/>
        </w:rPr>
        <w:t xml:space="preserve">             → 10진수 숫자를 그대로 16진수로 표현</w:t>
      </w:r>
    </w:p>
    <w:p w14:paraId="0D56CB19" w14:textId="5CFFADCB" w:rsidR="002B2ADC" w:rsidRPr="003F334A" w:rsidRDefault="002B2ADC" w:rsidP="002B2ADC"/>
    <w:p w14:paraId="55BA3920" w14:textId="77777777" w:rsidR="002B2ADC" w:rsidRDefault="002B2ADC" w:rsidP="002B2ADC">
      <w:pPr>
        <w:pStyle w:val="41"/>
        <w:rPr>
          <w:b/>
        </w:rPr>
      </w:pPr>
      <w:bookmarkStart w:id="96" w:name="_Toc110871874"/>
      <w:commentRangeStart w:id="97"/>
      <w:r w:rsidRPr="00E8265C">
        <w:rPr>
          <w:rFonts w:hint="eastAsia"/>
        </w:rPr>
        <w:t>F1</w:t>
      </w:r>
      <w:r w:rsidRPr="00E8265C">
        <w:t>8C</w:t>
      </w:r>
      <w:r w:rsidRPr="00E8265C">
        <w:rPr>
          <w:rFonts w:hint="eastAsia"/>
        </w:rPr>
        <w:t xml:space="preserve"> </w:t>
      </w:r>
      <w:r>
        <w:rPr>
          <w:rFonts w:ascii="바탕" w:eastAsia="바탕" w:hAnsi="바탕" w:cs="바탕" w:hint="eastAsia"/>
        </w:rPr>
        <w:t>–</w:t>
      </w:r>
      <w:r w:rsidRPr="00E8265C">
        <w:rPr>
          <w:rFonts w:hint="eastAsia"/>
        </w:rPr>
        <w:t xml:space="preserve"> </w:t>
      </w:r>
      <w:r w:rsidRPr="00E8265C">
        <w:t>ECU</w:t>
      </w:r>
      <w:r>
        <w:t xml:space="preserve"> </w:t>
      </w:r>
      <w:r w:rsidRPr="00E8265C">
        <w:t>Serial</w:t>
      </w:r>
      <w:r>
        <w:t xml:space="preserve"> </w:t>
      </w:r>
      <w:r w:rsidRPr="00E8265C">
        <w:t>Number</w:t>
      </w:r>
      <w:r>
        <w:t xml:space="preserve"> </w:t>
      </w:r>
      <w:r w:rsidRPr="00E8265C">
        <w:t>Data</w:t>
      </w:r>
      <w:r>
        <w:t xml:space="preserve"> </w:t>
      </w:r>
      <w:r w:rsidRPr="00E8265C">
        <w:t>Identifier</w:t>
      </w:r>
      <w:commentRangeEnd w:id="97"/>
      <w:r>
        <w:rPr>
          <w:rStyle w:val="affe"/>
          <w:rFonts w:ascii="Calibri" w:eastAsia="맑은 고딕" w:hAnsi="Calibri" w:cs="Arial"/>
          <w:iCs w:val="0"/>
          <w:noProof w:val="0"/>
          <w:color w:val="auto"/>
        </w:rPr>
        <w:commentReference w:id="97"/>
      </w:r>
      <w:bookmarkEnd w:id="96"/>
    </w:p>
    <w:p w14:paraId="642E5F8F" w14:textId="77777777" w:rsidR="002B2ADC" w:rsidRPr="00E8265C" w:rsidRDefault="002B2ADC" w:rsidP="002B2ADC"/>
    <w:tbl>
      <w:tblPr>
        <w:tblW w:w="9376" w:type="dxa"/>
        <w:jc w:val="center"/>
        <w:tblCellMar>
          <w:left w:w="99" w:type="dxa"/>
          <w:right w:w="99" w:type="dxa"/>
        </w:tblCellMar>
        <w:tblLook w:val="04A0" w:firstRow="1" w:lastRow="0" w:firstColumn="1" w:lastColumn="0" w:noHBand="0" w:noVBand="1"/>
      </w:tblPr>
      <w:tblGrid>
        <w:gridCol w:w="772"/>
        <w:gridCol w:w="1496"/>
        <w:gridCol w:w="1197"/>
        <w:gridCol w:w="5911"/>
      </w:tblGrid>
      <w:tr w:rsidR="002B2ADC" w:rsidRPr="00DD74DF" w14:paraId="15C0DED0" w14:textId="77777777" w:rsidTr="002B2ADC">
        <w:trPr>
          <w:trHeight w:val="285"/>
          <w:jc w:val="center"/>
        </w:trPr>
        <w:tc>
          <w:tcPr>
            <w:tcW w:w="772"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6214D01B" w14:textId="77777777" w:rsidR="002B2ADC" w:rsidRPr="00A64F2C" w:rsidRDefault="002B2ADC" w:rsidP="002B2ADC">
            <w:pPr>
              <w:rPr>
                <w:rFonts w:ascii="현대하모니 M" w:eastAsia="현대하모니 M" w:hAnsi="현대하모니 M"/>
                <w:noProof/>
                <w:sz w:val="18"/>
                <w:szCs w:val="18"/>
              </w:rPr>
            </w:pPr>
            <w:r w:rsidRPr="00A64F2C">
              <w:rPr>
                <w:rFonts w:ascii="현대하모니 M" w:eastAsia="현대하모니 M" w:hAnsi="현대하모니 M" w:cs="굴림" w:hint="eastAsia"/>
                <w:noProof/>
                <w:sz w:val="18"/>
                <w:szCs w:val="18"/>
              </w:rPr>
              <w:t xml:space="preserve">　</w:t>
            </w:r>
          </w:p>
        </w:tc>
        <w:tc>
          <w:tcPr>
            <w:tcW w:w="1496" w:type="dxa"/>
            <w:tcBorders>
              <w:top w:val="single" w:sz="12" w:space="0" w:color="auto"/>
              <w:left w:val="nil"/>
              <w:bottom w:val="single" w:sz="12" w:space="0" w:color="auto"/>
              <w:right w:val="single" w:sz="8" w:space="0" w:color="auto"/>
            </w:tcBorders>
            <w:shd w:val="clear" w:color="auto" w:fill="BFBFBF"/>
            <w:vAlign w:val="center"/>
            <w:hideMark/>
          </w:tcPr>
          <w:p w14:paraId="53808FDF" w14:textId="77777777" w:rsidR="002B2ADC" w:rsidRPr="00A64F2C" w:rsidRDefault="002B2ADC" w:rsidP="002B2ADC">
            <w:pPr>
              <w:rPr>
                <w:rFonts w:ascii="현대하모니 M" w:eastAsia="현대하모니 M" w:hAnsi="현대하모니 M"/>
                <w:bCs/>
                <w:noProof/>
                <w:sz w:val="18"/>
                <w:szCs w:val="18"/>
              </w:rPr>
            </w:pPr>
            <w:r w:rsidRPr="00A64F2C">
              <w:rPr>
                <w:rFonts w:ascii="현대하모니 M" w:eastAsia="현대하모니 M" w:hAnsi="현대하모니 M" w:hint="eastAsia"/>
                <w:bCs/>
                <w:noProof/>
                <w:sz w:val="18"/>
                <w:szCs w:val="18"/>
              </w:rPr>
              <w:t>Message Byte</w:t>
            </w:r>
          </w:p>
        </w:tc>
        <w:tc>
          <w:tcPr>
            <w:tcW w:w="1197" w:type="dxa"/>
            <w:tcBorders>
              <w:top w:val="single" w:sz="12" w:space="0" w:color="auto"/>
              <w:left w:val="nil"/>
              <w:bottom w:val="single" w:sz="12" w:space="0" w:color="auto"/>
              <w:right w:val="single" w:sz="8" w:space="0" w:color="auto"/>
            </w:tcBorders>
            <w:shd w:val="clear" w:color="auto" w:fill="BFBFBF"/>
            <w:vAlign w:val="center"/>
            <w:hideMark/>
          </w:tcPr>
          <w:p w14:paraId="061C45B7" w14:textId="77777777" w:rsidR="002B2ADC" w:rsidRPr="00A64F2C" w:rsidRDefault="002B2ADC" w:rsidP="002B2ADC">
            <w:pPr>
              <w:rPr>
                <w:rFonts w:ascii="현대하모니 M" w:eastAsia="현대하모니 M" w:hAnsi="현대하모니 M"/>
                <w:bCs/>
                <w:noProof/>
                <w:sz w:val="18"/>
                <w:szCs w:val="18"/>
              </w:rPr>
            </w:pPr>
            <w:r w:rsidRPr="00A64F2C">
              <w:rPr>
                <w:rFonts w:ascii="현대하모니 M" w:eastAsia="현대하모니 M" w:hAnsi="현대하모니 M" w:hint="eastAsia"/>
                <w:bCs/>
                <w:noProof/>
                <w:sz w:val="18"/>
                <w:szCs w:val="18"/>
              </w:rPr>
              <w:t>Hex Value</w:t>
            </w:r>
          </w:p>
        </w:tc>
        <w:tc>
          <w:tcPr>
            <w:tcW w:w="5911" w:type="dxa"/>
            <w:tcBorders>
              <w:top w:val="single" w:sz="12" w:space="0" w:color="auto"/>
              <w:left w:val="nil"/>
              <w:bottom w:val="single" w:sz="12" w:space="0" w:color="auto"/>
              <w:right w:val="single" w:sz="12" w:space="0" w:color="auto"/>
            </w:tcBorders>
            <w:shd w:val="clear" w:color="auto" w:fill="BFBFBF"/>
            <w:vAlign w:val="center"/>
            <w:hideMark/>
          </w:tcPr>
          <w:p w14:paraId="05AB3FF2" w14:textId="77777777" w:rsidR="002B2ADC" w:rsidRPr="00A64F2C" w:rsidRDefault="002B2ADC" w:rsidP="002B2ADC">
            <w:pPr>
              <w:rPr>
                <w:rFonts w:ascii="현대하모니 M" w:eastAsia="현대하모니 M" w:hAnsi="현대하모니 M"/>
                <w:bCs/>
                <w:noProof/>
                <w:sz w:val="18"/>
                <w:szCs w:val="18"/>
              </w:rPr>
            </w:pPr>
            <w:r w:rsidRPr="00A64F2C">
              <w:rPr>
                <w:rFonts w:ascii="현대하모니 M" w:eastAsia="현대하모니 M" w:hAnsi="현대하모니 M" w:hint="eastAsia"/>
                <w:bCs/>
                <w:noProof/>
                <w:sz w:val="18"/>
                <w:szCs w:val="18"/>
              </w:rPr>
              <w:t>Parameter Name</w:t>
            </w:r>
          </w:p>
        </w:tc>
      </w:tr>
      <w:tr w:rsidR="002B2ADC" w:rsidRPr="002B2ADC" w14:paraId="24D0FF11" w14:textId="77777777" w:rsidTr="002B2ADC">
        <w:trPr>
          <w:trHeight w:val="285"/>
          <w:jc w:val="center"/>
        </w:trPr>
        <w:tc>
          <w:tcPr>
            <w:tcW w:w="772" w:type="dxa"/>
            <w:tcBorders>
              <w:top w:val="single" w:sz="12" w:space="0" w:color="auto"/>
              <w:left w:val="single" w:sz="12" w:space="0" w:color="auto"/>
              <w:bottom w:val="single" w:sz="8" w:space="0" w:color="auto"/>
              <w:right w:val="single" w:sz="8" w:space="0" w:color="auto"/>
            </w:tcBorders>
            <w:vAlign w:val="center"/>
            <w:hideMark/>
          </w:tcPr>
          <w:p w14:paraId="2330985F" w14:textId="77777777" w:rsidR="002B2ADC" w:rsidRPr="002B2ADC" w:rsidRDefault="002B2ADC" w:rsidP="002B2ADC">
            <w:pPr>
              <w:rPr>
                <w:rFonts w:ascii="현대하모니 M" w:eastAsia="현대하모니 M" w:hAnsi="현대하모니 M"/>
                <w:bCs/>
                <w:noProof/>
                <w:sz w:val="18"/>
                <w:szCs w:val="18"/>
              </w:rPr>
            </w:pPr>
            <w:r w:rsidRPr="002B2ADC">
              <w:rPr>
                <w:rFonts w:ascii="현대하모니 M" w:eastAsia="현대하모니 M" w:hAnsi="현대하모니 M" w:hint="eastAsia"/>
                <w:bCs/>
                <w:noProof/>
                <w:sz w:val="18"/>
                <w:szCs w:val="18"/>
              </w:rPr>
              <w:t>Data Byte</w:t>
            </w:r>
          </w:p>
        </w:tc>
        <w:tc>
          <w:tcPr>
            <w:tcW w:w="1496" w:type="dxa"/>
            <w:tcBorders>
              <w:top w:val="single" w:sz="12" w:space="0" w:color="auto"/>
              <w:left w:val="nil"/>
              <w:bottom w:val="single" w:sz="8" w:space="0" w:color="auto"/>
              <w:right w:val="single" w:sz="8" w:space="0" w:color="auto"/>
            </w:tcBorders>
            <w:vAlign w:val="center"/>
            <w:hideMark/>
          </w:tcPr>
          <w:p w14:paraId="1A5240F1"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#1</w:t>
            </w:r>
          </w:p>
        </w:tc>
        <w:tc>
          <w:tcPr>
            <w:tcW w:w="1197" w:type="dxa"/>
            <w:tcBorders>
              <w:top w:val="single" w:sz="12" w:space="0" w:color="auto"/>
              <w:left w:val="nil"/>
              <w:bottom w:val="single" w:sz="8" w:space="0" w:color="auto"/>
              <w:right w:val="single" w:sz="8" w:space="0" w:color="auto"/>
            </w:tcBorders>
            <w:vAlign w:val="center"/>
            <w:hideMark/>
          </w:tcPr>
          <w:p w14:paraId="60921B84"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62</w:t>
            </w:r>
          </w:p>
        </w:tc>
        <w:tc>
          <w:tcPr>
            <w:tcW w:w="5911" w:type="dxa"/>
            <w:tcBorders>
              <w:top w:val="single" w:sz="12" w:space="0" w:color="auto"/>
              <w:left w:val="nil"/>
              <w:bottom w:val="single" w:sz="8" w:space="0" w:color="auto"/>
              <w:right w:val="single" w:sz="12" w:space="0" w:color="auto"/>
            </w:tcBorders>
            <w:vAlign w:val="center"/>
            <w:hideMark/>
          </w:tcPr>
          <w:p w14:paraId="6036791C"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readEcuIdentification Positive Response Service Id</w:t>
            </w:r>
          </w:p>
        </w:tc>
      </w:tr>
      <w:tr w:rsidR="002B2ADC" w:rsidRPr="002B2ADC" w14:paraId="09F8897B" w14:textId="77777777" w:rsidTr="002B2ADC">
        <w:trPr>
          <w:trHeight w:val="285"/>
          <w:jc w:val="center"/>
        </w:trPr>
        <w:tc>
          <w:tcPr>
            <w:tcW w:w="772" w:type="dxa"/>
            <w:vMerge w:val="restart"/>
            <w:tcBorders>
              <w:top w:val="nil"/>
              <w:left w:val="single" w:sz="12" w:space="0" w:color="auto"/>
              <w:bottom w:val="single" w:sz="12" w:space="0" w:color="auto"/>
              <w:right w:val="single" w:sz="8" w:space="0" w:color="auto"/>
            </w:tcBorders>
            <w:vAlign w:val="center"/>
            <w:hideMark/>
          </w:tcPr>
          <w:p w14:paraId="00D5E521"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1496" w:type="dxa"/>
            <w:tcBorders>
              <w:top w:val="nil"/>
              <w:left w:val="nil"/>
              <w:bottom w:val="single" w:sz="8" w:space="0" w:color="auto"/>
              <w:right w:val="single" w:sz="8" w:space="0" w:color="auto"/>
            </w:tcBorders>
            <w:vAlign w:val="center"/>
            <w:hideMark/>
          </w:tcPr>
          <w:p w14:paraId="28C3CE1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#2 ~ #3</w:t>
            </w:r>
          </w:p>
        </w:tc>
        <w:tc>
          <w:tcPr>
            <w:tcW w:w="1197" w:type="dxa"/>
            <w:tcBorders>
              <w:top w:val="nil"/>
              <w:left w:val="nil"/>
              <w:bottom w:val="single" w:sz="8" w:space="0" w:color="auto"/>
              <w:right w:val="single" w:sz="8" w:space="0" w:color="auto"/>
            </w:tcBorders>
            <w:vAlign w:val="center"/>
            <w:hideMark/>
          </w:tcPr>
          <w:p w14:paraId="7AC57362"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F1</w:t>
            </w:r>
            <w:r w:rsidRPr="002B2ADC">
              <w:rPr>
                <w:rFonts w:ascii="현대하모니 M" w:eastAsia="현대하모니 M" w:hAnsi="현대하모니 M"/>
                <w:noProof/>
                <w:sz w:val="18"/>
                <w:szCs w:val="18"/>
              </w:rPr>
              <w:t>8C</w:t>
            </w:r>
          </w:p>
        </w:tc>
        <w:tc>
          <w:tcPr>
            <w:tcW w:w="5911" w:type="dxa"/>
            <w:tcBorders>
              <w:top w:val="nil"/>
              <w:left w:val="nil"/>
              <w:bottom w:val="single" w:sz="8" w:space="0" w:color="auto"/>
              <w:right w:val="single" w:sz="12" w:space="0" w:color="auto"/>
            </w:tcBorders>
            <w:vAlign w:val="center"/>
            <w:hideMark/>
          </w:tcPr>
          <w:p w14:paraId="03E8830F"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noProof/>
                <w:sz w:val="18"/>
                <w:szCs w:val="18"/>
              </w:rPr>
              <w:t>Serial Number</w:t>
            </w:r>
          </w:p>
        </w:tc>
      </w:tr>
      <w:tr w:rsidR="002B2ADC" w:rsidRPr="002B2ADC" w14:paraId="576E1FFA"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EBEDB8C" w14:textId="77777777" w:rsidR="002B2ADC" w:rsidRPr="002B2ADC" w:rsidRDefault="002B2ADC" w:rsidP="002B2ADC">
            <w:pPr>
              <w:rPr>
                <w:rFonts w:ascii="현대하모니 M" w:eastAsia="현대하모니 M" w:hAnsi="현대하모니 M"/>
                <w:noProof/>
                <w:sz w:val="18"/>
                <w:szCs w:val="18"/>
              </w:rPr>
            </w:pPr>
          </w:p>
        </w:tc>
        <w:tc>
          <w:tcPr>
            <w:tcW w:w="1496" w:type="dxa"/>
            <w:vMerge w:val="restart"/>
            <w:tcBorders>
              <w:top w:val="nil"/>
              <w:left w:val="single" w:sz="8" w:space="0" w:color="auto"/>
              <w:bottom w:val="single" w:sz="12" w:space="0" w:color="auto"/>
              <w:right w:val="single" w:sz="8" w:space="0" w:color="auto"/>
            </w:tcBorders>
            <w:vAlign w:val="center"/>
            <w:hideMark/>
          </w:tcPr>
          <w:p w14:paraId="1AF9559D"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#4 ~ #</w:t>
            </w:r>
            <w:r w:rsidRPr="002B2ADC">
              <w:rPr>
                <w:rFonts w:ascii="현대하모니 M" w:eastAsia="현대하모니 M" w:hAnsi="현대하모니 M"/>
                <w:noProof/>
                <w:sz w:val="18"/>
                <w:szCs w:val="18"/>
              </w:rPr>
              <w:t>18</w:t>
            </w:r>
          </w:p>
        </w:tc>
        <w:tc>
          <w:tcPr>
            <w:tcW w:w="1197" w:type="dxa"/>
            <w:vMerge w:val="restart"/>
            <w:tcBorders>
              <w:top w:val="nil"/>
              <w:left w:val="single" w:sz="8" w:space="0" w:color="auto"/>
              <w:bottom w:val="single" w:sz="12" w:space="0" w:color="auto"/>
              <w:right w:val="single" w:sz="8" w:space="0" w:color="auto"/>
            </w:tcBorders>
            <w:vAlign w:val="center"/>
            <w:hideMark/>
          </w:tcPr>
          <w:p w14:paraId="6A563403"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cs="굴림" w:hint="eastAsia"/>
                <w:noProof/>
                <w:sz w:val="18"/>
                <w:szCs w:val="18"/>
              </w:rPr>
              <w:t xml:space="preserve">　</w:t>
            </w:r>
          </w:p>
        </w:tc>
        <w:tc>
          <w:tcPr>
            <w:tcW w:w="5911" w:type="dxa"/>
            <w:tcBorders>
              <w:top w:val="nil"/>
              <w:left w:val="nil"/>
              <w:bottom w:val="nil"/>
              <w:right w:val="single" w:sz="12" w:space="0" w:color="auto"/>
            </w:tcBorders>
            <w:vAlign w:val="center"/>
            <w:hideMark/>
          </w:tcPr>
          <w:p w14:paraId="081637FA"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dataRecord[] #1 = [</w:t>
            </w:r>
          </w:p>
        </w:tc>
      </w:tr>
      <w:tr w:rsidR="002B2ADC" w:rsidRPr="002B2ADC" w14:paraId="4303BE02"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36CD8F77"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7059350"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BF117AF" w14:textId="77777777" w:rsidR="002B2ADC" w:rsidRPr="002B2ADC" w:rsidRDefault="002B2ADC" w:rsidP="002B2ADC">
            <w:pPr>
              <w:rPr>
                <w:rFonts w:ascii="현대하모니 M" w:eastAsia="현대하모니 M" w:hAnsi="현대하모니 M"/>
                <w:noProof/>
                <w:sz w:val="18"/>
                <w:szCs w:val="18"/>
              </w:rPr>
            </w:pPr>
          </w:p>
        </w:tc>
        <w:tc>
          <w:tcPr>
            <w:tcW w:w="5911" w:type="dxa"/>
            <w:tcBorders>
              <w:top w:val="nil"/>
              <w:left w:val="nil"/>
              <w:bottom w:val="nil"/>
              <w:right w:val="single" w:sz="12" w:space="0" w:color="auto"/>
            </w:tcBorders>
            <w:vAlign w:val="center"/>
            <w:hideMark/>
          </w:tcPr>
          <w:p w14:paraId="6B269A8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data#1</w:t>
            </w:r>
          </w:p>
        </w:tc>
      </w:tr>
      <w:tr w:rsidR="002B2ADC" w:rsidRPr="002B2ADC" w14:paraId="6873F115" w14:textId="77777777" w:rsidTr="002B2ADC">
        <w:trPr>
          <w:trHeight w:val="44"/>
          <w:jc w:val="center"/>
        </w:trPr>
        <w:tc>
          <w:tcPr>
            <w:tcW w:w="0" w:type="auto"/>
            <w:vMerge/>
            <w:tcBorders>
              <w:top w:val="nil"/>
              <w:left w:val="single" w:sz="12" w:space="0" w:color="auto"/>
              <w:bottom w:val="single" w:sz="12" w:space="0" w:color="auto"/>
              <w:right w:val="single" w:sz="8" w:space="0" w:color="auto"/>
            </w:tcBorders>
            <w:vAlign w:val="center"/>
            <w:hideMark/>
          </w:tcPr>
          <w:p w14:paraId="019D21C8"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4259AF9"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1B70778" w14:textId="77777777" w:rsidR="002B2ADC" w:rsidRPr="002B2ADC" w:rsidRDefault="002B2ADC" w:rsidP="002B2ADC">
            <w:pPr>
              <w:rPr>
                <w:rFonts w:ascii="현대하모니 M" w:eastAsia="현대하모니 M" w:hAnsi="현대하모니 M"/>
                <w:noProof/>
                <w:sz w:val="18"/>
                <w:szCs w:val="18"/>
              </w:rPr>
            </w:pPr>
          </w:p>
        </w:tc>
        <w:tc>
          <w:tcPr>
            <w:tcW w:w="5911" w:type="dxa"/>
            <w:tcBorders>
              <w:top w:val="nil"/>
              <w:left w:val="nil"/>
              <w:bottom w:val="nil"/>
              <w:right w:val="single" w:sz="12" w:space="0" w:color="auto"/>
            </w:tcBorders>
            <w:vAlign w:val="center"/>
            <w:hideMark/>
          </w:tcPr>
          <w:p w14:paraId="55A650BB" w14:textId="77777777" w:rsidR="002B2ADC" w:rsidRPr="002B2ADC" w:rsidRDefault="002B2ADC" w:rsidP="002B2ADC">
            <w:pPr>
              <w:rPr>
                <w:rFonts w:ascii="현대하모니 M" w:eastAsia="현대하모니 M" w:hAnsi="현대하모니 M"/>
                <w:noProof/>
                <w:sz w:val="18"/>
                <w:szCs w:val="18"/>
              </w:rPr>
            </w:pPr>
            <w:r w:rsidRPr="002B2ADC">
              <w:rPr>
                <w:rFonts w:ascii="현대하모니 M" w:eastAsia="현대하모니 M" w:hAnsi="현대하모니 M" w:hint="eastAsia"/>
                <w:noProof/>
                <w:sz w:val="18"/>
                <w:szCs w:val="18"/>
              </w:rPr>
              <w:t>...</w:t>
            </w:r>
          </w:p>
        </w:tc>
      </w:tr>
      <w:tr w:rsidR="002B2ADC" w:rsidRPr="002B2ADC" w14:paraId="6A8DA4E1"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42F49E60"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D6CAA5B" w14:textId="77777777" w:rsidR="002B2ADC" w:rsidRPr="002B2ADC" w:rsidRDefault="002B2ADC" w:rsidP="002B2ADC">
            <w:pPr>
              <w:rPr>
                <w:rFonts w:ascii="현대하모니 M" w:eastAsia="현대하모니 M" w:hAnsi="현대하모니 M"/>
                <w:noProof/>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CD04AF7" w14:textId="77777777" w:rsidR="002B2ADC" w:rsidRPr="002B2ADC" w:rsidRDefault="002B2ADC" w:rsidP="002B2ADC">
            <w:pPr>
              <w:rPr>
                <w:rFonts w:ascii="현대하모니 M" w:eastAsia="현대하모니 M" w:hAnsi="현대하모니 M"/>
                <w:noProof/>
                <w:sz w:val="18"/>
                <w:szCs w:val="18"/>
              </w:rPr>
            </w:pPr>
          </w:p>
        </w:tc>
        <w:tc>
          <w:tcPr>
            <w:tcW w:w="5911" w:type="dxa"/>
            <w:tcBorders>
              <w:top w:val="nil"/>
              <w:left w:val="nil"/>
              <w:bottom w:val="single" w:sz="12" w:space="0" w:color="auto"/>
              <w:right w:val="single" w:sz="12" w:space="0" w:color="auto"/>
            </w:tcBorders>
            <w:vAlign w:val="center"/>
            <w:hideMark/>
          </w:tcPr>
          <w:p w14:paraId="2DD89A68" w14:textId="77777777" w:rsidR="002B2ADC" w:rsidRPr="002B2ADC" w:rsidRDefault="002B2ADC" w:rsidP="002B2ADC">
            <w:pPr>
              <w:rPr>
                <w:rFonts w:ascii="현대하모니 M" w:eastAsia="현대하모니 M" w:hAnsi="현대하모니 M"/>
                <w:noProof/>
                <w:sz w:val="18"/>
                <w:szCs w:val="18"/>
                <w:vertAlign w:val="superscript"/>
              </w:rPr>
            </w:pPr>
            <w:r w:rsidRPr="002B2ADC">
              <w:rPr>
                <w:rFonts w:ascii="현대하모니 M" w:eastAsia="현대하모니 M" w:hAnsi="현대하모니 M" w:hint="eastAsia"/>
                <w:noProof/>
                <w:sz w:val="18"/>
                <w:szCs w:val="18"/>
              </w:rPr>
              <w:t>data#</w:t>
            </w:r>
            <w:r w:rsidRPr="002B2ADC">
              <w:rPr>
                <w:rFonts w:ascii="현대하모니 M" w:eastAsia="현대하모니 M" w:hAnsi="현대하모니 M"/>
                <w:noProof/>
                <w:sz w:val="18"/>
                <w:szCs w:val="18"/>
              </w:rPr>
              <w:t>1</w:t>
            </w:r>
            <w:r w:rsidRPr="002B2ADC">
              <w:rPr>
                <w:rFonts w:ascii="현대하모니 M" w:eastAsia="현대하모니 M" w:hAnsi="현대하모니 M" w:hint="eastAsia"/>
                <w:noProof/>
                <w:sz w:val="18"/>
                <w:szCs w:val="18"/>
              </w:rPr>
              <w:t>5]</w:t>
            </w:r>
          </w:p>
          <w:p w14:paraId="69A855DB" w14:textId="77777777" w:rsidR="002B2ADC" w:rsidRPr="002B2ADC" w:rsidRDefault="002B2ADC" w:rsidP="002B2ADC">
            <w:pPr>
              <w:rPr>
                <w:rFonts w:ascii="현대하모니 M" w:eastAsia="현대하모니 M" w:hAnsi="현대하모니 M"/>
                <w:noProof/>
                <w:sz w:val="18"/>
                <w:szCs w:val="18"/>
                <w:vertAlign w:val="superscript"/>
              </w:rPr>
            </w:pPr>
          </w:p>
          <w:p w14:paraId="79F296BC" w14:textId="77777777" w:rsidR="002B2ADC" w:rsidRPr="002B2ADC" w:rsidRDefault="002B2ADC" w:rsidP="002B2ADC">
            <w:pPr>
              <w:rPr>
                <w:rFonts w:ascii="현대하모니 M" w:eastAsia="현대하모니 M" w:hAnsi="현대하모니 M"/>
                <w:noProof/>
                <w:sz w:val="24"/>
                <w:szCs w:val="24"/>
              </w:rPr>
            </w:pPr>
            <w:r w:rsidRPr="002B2ADC">
              <w:rPr>
                <w:rFonts w:ascii="현대하모니 M" w:eastAsia="현대하모니 M" w:hAnsi="현대하모니 M" w:hint="eastAsia"/>
                <w:noProof/>
                <w:sz w:val="24"/>
                <w:szCs w:val="24"/>
                <w:vertAlign w:val="superscript"/>
              </w:rPr>
              <w:t>[ASCII</w:t>
            </w:r>
            <w:r w:rsidRPr="002B2ADC">
              <w:rPr>
                <w:rFonts w:ascii="현대하모니 M" w:eastAsia="현대하모니 M" w:hAnsi="현대하모니 M"/>
                <w:noProof/>
                <w:sz w:val="24"/>
                <w:szCs w:val="24"/>
                <w:vertAlign w:val="superscript"/>
              </w:rPr>
              <w:t>]</w:t>
            </w:r>
          </w:p>
        </w:tc>
      </w:tr>
    </w:tbl>
    <w:p w14:paraId="56FB2BDF" w14:textId="77777777" w:rsidR="002B2ADC" w:rsidRPr="002B2ADC" w:rsidRDefault="002B2ADC" w:rsidP="00793C75">
      <w:pPr>
        <w:pStyle w:val="a1"/>
        <w:numPr>
          <w:ilvl w:val="0"/>
          <w:numId w:val="22"/>
        </w:numPr>
        <w:rPr>
          <w:rFonts w:ascii="현대하모니 M" w:eastAsia="현대하모니 M" w:hAnsi="현대하모니 M"/>
          <w:noProof/>
        </w:rPr>
      </w:pPr>
      <w:r w:rsidRPr="002B2ADC">
        <w:rPr>
          <w:rFonts w:ascii="현대하모니 M" w:eastAsia="현대하모니 M" w:hAnsi="현대하모니 M"/>
          <w:noProof/>
        </w:rPr>
        <w:t>Notation  ---  Serial Number :</w:t>
      </w:r>
    </w:p>
    <w:p w14:paraId="7CCEE592" w14:textId="77777777" w:rsidR="002B2ADC" w:rsidRPr="004E50AD" w:rsidRDefault="002B2ADC" w:rsidP="002B2ADC">
      <w:pPr>
        <w:rPr>
          <w:rFonts w:ascii="현대하모니 M" w:eastAsia="현대하모니 M" w:hAnsi="현대하모니 M"/>
          <w:noProof/>
        </w:rPr>
      </w:pPr>
    </w:p>
    <w:p w14:paraId="284A10E5" w14:textId="77777777" w:rsidR="002B2ADC" w:rsidRPr="00AE039C" w:rsidRDefault="002B2ADC" w:rsidP="002B2ADC">
      <w:pPr>
        <w:pStyle w:val="41"/>
        <w:rPr>
          <w:color w:val="4F81BD" w:themeColor="accent1"/>
        </w:rPr>
      </w:pPr>
      <w:bookmarkStart w:id="98" w:name="_Toc496099827"/>
      <w:bookmarkStart w:id="99" w:name="_Toc110871875"/>
      <w:commentRangeStart w:id="100"/>
      <w:r w:rsidRPr="00AE039C">
        <w:rPr>
          <w:rFonts w:hint="eastAsia"/>
          <w:color w:val="4F81BD" w:themeColor="accent1"/>
        </w:rPr>
        <w:t>F191- V</w:t>
      </w:r>
      <w:r w:rsidRPr="00AE039C">
        <w:rPr>
          <w:color w:val="4F81BD" w:themeColor="accent1"/>
        </w:rPr>
        <w:t>ehicle Manufacturer ECU Hardware Number DataIdentifier</w:t>
      </w:r>
      <w:bookmarkEnd w:id="98"/>
      <w:commentRangeEnd w:id="100"/>
      <w:r>
        <w:rPr>
          <w:rStyle w:val="affe"/>
          <w:rFonts w:ascii="Calibri" w:eastAsia="맑은 고딕" w:hAnsi="Calibri" w:cs="Arial"/>
          <w:iCs w:val="0"/>
          <w:noProof w:val="0"/>
          <w:color w:val="auto"/>
        </w:rPr>
        <w:commentReference w:id="100"/>
      </w:r>
      <w:bookmarkEnd w:id="99"/>
    </w:p>
    <w:p w14:paraId="3C76E899" w14:textId="77777777" w:rsidR="002B2ADC" w:rsidRPr="00AE039C" w:rsidRDefault="002B2ADC" w:rsidP="002B2ADC"/>
    <w:p w14:paraId="38C61365" w14:textId="77777777" w:rsidR="002B2ADC" w:rsidRPr="00AE039C" w:rsidRDefault="002B2ADC" w:rsidP="002B2ADC">
      <w:pPr>
        <w:spacing w:line="276" w:lineRule="auto"/>
        <w:ind w:left="612"/>
        <w:rPr>
          <w:rFonts w:ascii="현대하모니 M" w:eastAsia="현대하모니 M" w:hAnsi="현대하모니 M"/>
          <w:sz w:val="20"/>
        </w:rPr>
      </w:pPr>
      <w:r w:rsidRPr="00AE039C">
        <w:rPr>
          <w:rFonts w:ascii="현대하모니 M" w:eastAsia="현대하모니 M" w:hAnsi="현대하모니 M"/>
          <w:sz w:val="20"/>
        </w:rPr>
        <w:t>This value is HKMC defined ECU hardware version number shown on the drwaing of each system. H/W version shall be defined as ASCII code.</w:t>
      </w:r>
    </w:p>
    <w:p w14:paraId="21E2CD0E" w14:textId="77777777" w:rsidR="002B2ADC" w:rsidRPr="00AE039C" w:rsidRDefault="002B2ADC" w:rsidP="002B2ADC">
      <w:pPr>
        <w:spacing w:line="276" w:lineRule="auto"/>
        <w:rPr>
          <w:rFonts w:ascii="현대하모니 M" w:eastAsia="현대하모니 M" w:hAnsi="현대하모니 M"/>
          <w:sz w:val="20"/>
        </w:rPr>
      </w:pPr>
    </w:p>
    <w:p w14:paraId="14E150E1" w14:textId="77777777" w:rsidR="002B2ADC" w:rsidRPr="00AE039C" w:rsidRDefault="002B2ADC" w:rsidP="002B2ADC">
      <w:pPr>
        <w:spacing w:line="276" w:lineRule="auto"/>
        <w:rPr>
          <w:rFonts w:ascii="현대하모니 M" w:eastAsia="현대하모니 M" w:hAnsi="현대하모니 M"/>
          <w:sz w:val="20"/>
          <w:lang w:eastAsia="ja-JP"/>
        </w:rPr>
      </w:pPr>
      <w:r w:rsidRPr="00AE039C">
        <w:rPr>
          <w:rFonts w:ascii="현대하모니 M" w:eastAsia="현대하모니 M" w:hAnsi="현대하모니 M"/>
          <w:sz w:val="20"/>
        </w:rPr>
        <w:t>Request Message</w:t>
      </w:r>
    </w:p>
    <w:tbl>
      <w:tblPr>
        <w:tblW w:w="726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4"/>
        <w:gridCol w:w="3642"/>
        <w:gridCol w:w="622"/>
        <w:gridCol w:w="1800"/>
      </w:tblGrid>
      <w:tr w:rsidR="002B2ADC" w:rsidRPr="00AE039C" w14:paraId="2D309231" w14:textId="77777777" w:rsidTr="002B2ADC">
        <w:trPr>
          <w:trHeight w:val="210"/>
        </w:trPr>
        <w:tc>
          <w:tcPr>
            <w:tcW w:w="1204" w:type="dxa"/>
            <w:shd w:val="clear" w:color="auto" w:fill="FFCC99"/>
            <w:vAlign w:val="center"/>
          </w:tcPr>
          <w:p w14:paraId="22E88375"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Data Byte</w:t>
            </w:r>
          </w:p>
        </w:tc>
        <w:tc>
          <w:tcPr>
            <w:tcW w:w="3642" w:type="dxa"/>
            <w:shd w:val="clear" w:color="auto" w:fill="FFCC99"/>
            <w:vAlign w:val="center"/>
          </w:tcPr>
          <w:p w14:paraId="4D07F06D"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Parameter Name</w:t>
            </w:r>
          </w:p>
        </w:tc>
        <w:tc>
          <w:tcPr>
            <w:tcW w:w="622" w:type="dxa"/>
            <w:shd w:val="clear" w:color="auto" w:fill="FFCC99"/>
            <w:vAlign w:val="center"/>
          </w:tcPr>
          <w:p w14:paraId="449F6608"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lang w:eastAsia="ja-JP"/>
              </w:rPr>
              <w:t>Cvt</w:t>
            </w:r>
          </w:p>
        </w:tc>
        <w:tc>
          <w:tcPr>
            <w:tcW w:w="1800" w:type="dxa"/>
            <w:shd w:val="clear" w:color="auto" w:fill="FFCC99"/>
            <w:vAlign w:val="center"/>
          </w:tcPr>
          <w:p w14:paraId="321A11FB"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Hex Value</w:t>
            </w:r>
          </w:p>
        </w:tc>
      </w:tr>
      <w:tr w:rsidR="002B2ADC" w:rsidRPr="00AE039C" w14:paraId="1EDA02D4" w14:textId="77777777" w:rsidTr="002B2ADC">
        <w:trPr>
          <w:trHeight w:val="210"/>
        </w:trPr>
        <w:tc>
          <w:tcPr>
            <w:tcW w:w="1204" w:type="dxa"/>
            <w:vAlign w:val="center"/>
          </w:tcPr>
          <w:p w14:paraId="3B652AA2"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#1</w:t>
            </w:r>
          </w:p>
        </w:tc>
        <w:tc>
          <w:tcPr>
            <w:tcW w:w="3642" w:type="dxa"/>
            <w:vAlign w:val="center"/>
          </w:tcPr>
          <w:p w14:paraId="3321519C"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ReadDataByIdentifier Request Service ID</w:t>
            </w:r>
          </w:p>
        </w:tc>
        <w:tc>
          <w:tcPr>
            <w:tcW w:w="622" w:type="dxa"/>
            <w:vAlign w:val="center"/>
          </w:tcPr>
          <w:p w14:paraId="20448F76"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tc>
        <w:tc>
          <w:tcPr>
            <w:tcW w:w="1800" w:type="dxa"/>
            <w:vAlign w:val="center"/>
          </w:tcPr>
          <w:p w14:paraId="014067C8"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22</w:t>
            </w:r>
          </w:p>
        </w:tc>
      </w:tr>
      <w:tr w:rsidR="002B2ADC" w:rsidRPr="00AE039C" w14:paraId="72592E07" w14:textId="77777777" w:rsidTr="002B2ADC">
        <w:trPr>
          <w:trHeight w:val="666"/>
        </w:trPr>
        <w:tc>
          <w:tcPr>
            <w:tcW w:w="1204" w:type="dxa"/>
            <w:vAlign w:val="center"/>
          </w:tcPr>
          <w:p w14:paraId="2CAB4813"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rPr>
              <w:t>#2</w:t>
            </w:r>
          </w:p>
          <w:p w14:paraId="41F8C3B3"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#3</w:t>
            </w:r>
          </w:p>
        </w:tc>
        <w:tc>
          <w:tcPr>
            <w:tcW w:w="3642" w:type="dxa"/>
            <w:vAlign w:val="center"/>
          </w:tcPr>
          <w:p w14:paraId="7F789476" w14:textId="77777777" w:rsidR="002B2ADC" w:rsidRPr="00AE039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dataIdentifier[]#1 = [</w:t>
            </w:r>
          </w:p>
          <w:p w14:paraId="4FE460B6" w14:textId="77777777" w:rsidR="002B2ADC" w:rsidRPr="00AE039C" w:rsidRDefault="002B2ADC" w:rsidP="002B2ADC">
            <w:pPr>
              <w:autoSpaceDE w:val="0"/>
              <w:autoSpaceDN w:val="0"/>
              <w:adjustRightInd w:val="0"/>
              <w:spacing w:line="276" w:lineRule="auto"/>
              <w:jc w:val="center"/>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 xml:space="preserve">    byte#1 (MSB)</w:t>
            </w:r>
          </w:p>
          <w:p w14:paraId="075F0B0D" w14:textId="77777777" w:rsidR="002B2ADC" w:rsidRPr="00AE039C" w:rsidRDefault="002B2ADC" w:rsidP="002B2ADC">
            <w:pPr>
              <w:spacing w:line="276" w:lineRule="auto"/>
              <w:jc w:val="center"/>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byte#2 ]</w:t>
            </w:r>
          </w:p>
        </w:tc>
        <w:tc>
          <w:tcPr>
            <w:tcW w:w="622" w:type="dxa"/>
            <w:vAlign w:val="center"/>
          </w:tcPr>
          <w:p w14:paraId="64379889"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43E39D0E"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p w14:paraId="0E0D0166"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tc>
        <w:tc>
          <w:tcPr>
            <w:tcW w:w="1800" w:type="dxa"/>
            <w:vAlign w:val="center"/>
          </w:tcPr>
          <w:p w14:paraId="23FB5B55"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7CEB84F9"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lang w:eastAsia="ja-JP"/>
              </w:rPr>
              <w:t>F19</w:t>
            </w:r>
            <w:r w:rsidRPr="00AE039C">
              <w:rPr>
                <w:rFonts w:ascii="현대하모니 M" w:eastAsia="현대하모니 M" w:hAnsi="현대하모니 M" w:hint="eastAsia"/>
                <w:sz w:val="16"/>
                <w:szCs w:val="16"/>
              </w:rPr>
              <w:t>1</w:t>
            </w:r>
          </w:p>
        </w:tc>
      </w:tr>
    </w:tbl>
    <w:p w14:paraId="75A52F87" w14:textId="0C8D6723" w:rsidR="002B2ADC" w:rsidRPr="002B2ADC" w:rsidRDefault="002B2ADC" w:rsidP="002B2ADC">
      <w:pPr>
        <w:spacing w:line="276" w:lineRule="auto"/>
        <w:rPr>
          <w:rFonts w:ascii="현대하모니 M" w:eastAsia="MS Mincho" w:hAnsi="현대하모니 M"/>
          <w:sz w:val="20"/>
          <w:lang w:eastAsia="ja-JP"/>
        </w:rPr>
      </w:pPr>
    </w:p>
    <w:p w14:paraId="5D1D476D" w14:textId="77777777" w:rsidR="002B2ADC" w:rsidRPr="00AE039C" w:rsidRDefault="002B2ADC" w:rsidP="002B2ADC">
      <w:pPr>
        <w:spacing w:line="276" w:lineRule="auto"/>
        <w:rPr>
          <w:rFonts w:ascii="현대하모니 M" w:eastAsia="현대하모니 M" w:hAnsi="현대하모니 M"/>
          <w:sz w:val="20"/>
          <w:lang w:eastAsia="ja-JP"/>
        </w:rPr>
      </w:pPr>
      <w:r w:rsidRPr="00AE039C">
        <w:rPr>
          <w:rFonts w:ascii="현대하모니 M" w:eastAsia="현대하모니 M" w:hAnsi="현대하모니 M"/>
          <w:sz w:val="20"/>
        </w:rPr>
        <w:t>Positive Response Message</w:t>
      </w:r>
    </w:p>
    <w:tbl>
      <w:tblPr>
        <w:tblW w:w="72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3649"/>
        <w:gridCol w:w="616"/>
        <w:gridCol w:w="1819"/>
      </w:tblGrid>
      <w:tr w:rsidR="002B2ADC" w:rsidRPr="00AE039C" w14:paraId="086EC0B8" w14:textId="77777777" w:rsidTr="002B2ADC">
        <w:trPr>
          <w:trHeight w:val="210"/>
        </w:trPr>
        <w:tc>
          <w:tcPr>
            <w:tcW w:w="1195" w:type="dxa"/>
            <w:shd w:val="clear" w:color="auto" w:fill="FFCC99"/>
            <w:vAlign w:val="center"/>
          </w:tcPr>
          <w:p w14:paraId="474A0454"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Data Byte</w:t>
            </w:r>
          </w:p>
        </w:tc>
        <w:tc>
          <w:tcPr>
            <w:tcW w:w="3649" w:type="dxa"/>
            <w:shd w:val="clear" w:color="auto" w:fill="FFCC99"/>
            <w:vAlign w:val="center"/>
          </w:tcPr>
          <w:p w14:paraId="7D94DB49"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Parameter Name</w:t>
            </w:r>
          </w:p>
        </w:tc>
        <w:tc>
          <w:tcPr>
            <w:tcW w:w="616" w:type="dxa"/>
            <w:shd w:val="clear" w:color="auto" w:fill="FFCC99"/>
            <w:vAlign w:val="center"/>
          </w:tcPr>
          <w:p w14:paraId="52AD7861"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lang w:eastAsia="ja-JP"/>
              </w:rPr>
              <w:t>Cvt</w:t>
            </w:r>
          </w:p>
        </w:tc>
        <w:tc>
          <w:tcPr>
            <w:tcW w:w="1819" w:type="dxa"/>
            <w:shd w:val="clear" w:color="auto" w:fill="FFCC99"/>
            <w:vAlign w:val="center"/>
          </w:tcPr>
          <w:p w14:paraId="63EFFAA0"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Hex Value</w:t>
            </w:r>
          </w:p>
        </w:tc>
      </w:tr>
      <w:tr w:rsidR="002B2ADC" w:rsidRPr="00AE039C" w14:paraId="692A4C45" w14:textId="77777777" w:rsidTr="002B2ADC">
        <w:trPr>
          <w:trHeight w:val="210"/>
        </w:trPr>
        <w:tc>
          <w:tcPr>
            <w:tcW w:w="1195" w:type="dxa"/>
            <w:vAlign w:val="center"/>
          </w:tcPr>
          <w:p w14:paraId="1BE3F83C"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rPr>
              <w:t>#1</w:t>
            </w:r>
          </w:p>
        </w:tc>
        <w:tc>
          <w:tcPr>
            <w:tcW w:w="3649" w:type="dxa"/>
            <w:vAlign w:val="center"/>
          </w:tcPr>
          <w:p w14:paraId="13B6E1C7"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bCs/>
                <w:sz w:val="16"/>
                <w:szCs w:val="16"/>
                <w:lang w:eastAsia="ja-JP"/>
              </w:rPr>
              <w:t>ReadDataByIdentifier Response Service ID</w:t>
            </w:r>
          </w:p>
        </w:tc>
        <w:tc>
          <w:tcPr>
            <w:tcW w:w="616" w:type="dxa"/>
            <w:vAlign w:val="center"/>
          </w:tcPr>
          <w:p w14:paraId="6A0049CF"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tc>
        <w:tc>
          <w:tcPr>
            <w:tcW w:w="1819" w:type="dxa"/>
            <w:vAlign w:val="center"/>
          </w:tcPr>
          <w:p w14:paraId="281C8515"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62</w:t>
            </w:r>
          </w:p>
        </w:tc>
      </w:tr>
      <w:tr w:rsidR="002B2ADC" w:rsidRPr="00AE039C" w14:paraId="2487D2AC" w14:textId="77777777" w:rsidTr="002B2ADC">
        <w:trPr>
          <w:trHeight w:val="637"/>
        </w:trPr>
        <w:tc>
          <w:tcPr>
            <w:tcW w:w="1195" w:type="dxa"/>
            <w:vAlign w:val="center"/>
          </w:tcPr>
          <w:p w14:paraId="16BCE483"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rPr>
              <w:t>#2</w:t>
            </w:r>
          </w:p>
          <w:p w14:paraId="67972937"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#3</w:t>
            </w:r>
          </w:p>
        </w:tc>
        <w:tc>
          <w:tcPr>
            <w:tcW w:w="3649" w:type="dxa"/>
            <w:vAlign w:val="center"/>
          </w:tcPr>
          <w:p w14:paraId="2D150297" w14:textId="77777777" w:rsidR="002B2ADC" w:rsidRPr="00AE039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dataIdentifier[]#1 = [</w:t>
            </w:r>
          </w:p>
          <w:p w14:paraId="1A112C01" w14:textId="77777777" w:rsidR="002B2ADC" w:rsidRPr="00AE039C" w:rsidRDefault="002B2ADC" w:rsidP="002B2ADC">
            <w:pPr>
              <w:autoSpaceDE w:val="0"/>
              <w:autoSpaceDN w:val="0"/>
              <w:adjustRightInd w:val="0"/>
              <w:spacing w:line="276" w:lineRule="auto"/>
              <w:jc w:val="center"/>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 xml:space="preserve">    byte#1 (MSB)</w:t>
            </w:r>
          </w:p>
          <w:p w14:paraId="1FD1F157" w14:textId="77777777" w:rsidR="002B2ADC" w:rsidRPr="00AE039C" w:rsidRDefault="002B2ADC" w:rsidP="002B2ADC">
            <w:pPr>
              <w:spacing w:line="276" w:lineRule="auto"/>
              <w:jc w:val="center"/>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byte#2 ]</w:t>
            </w:r>
          </w:p>
        </w:tc>
        <w:tc>
          <w:tcPr>
            <w:tcW w:w="616" w:type="dxa"/>
            <w:vAlign w:val="center"/>
          </w:tcPr>
          <w:p w14:paraId="54245B50"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11CFFB8F"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p w14:paraId="72F25B36"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tc>
        <w:tc>
          <w:tcPr>
            <w:tcW w:w="1819" w:type="dxa"/>
            <w:vAlign w:val="center"/>
          </w:tcPr>
          <w:p w14:paraId="56A224A5"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2564BBDD" w14:textId="77777777" w:rsidR="002B2ADC" w:rsidRPr="00AE039C" w:rsidRDefault="002B2ADC" w:rsidP="002B2ADC">
            <w:pPr>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lang w:eastAsia="ja-JP"/>
              </w:rPr>
              <w:t>F19</w:t>
            </w:r>
            <w:r w:rsidRPr="00AE039C">
              <w:rPr>
                <w:rFonts w:ascii="현대하모니 M" w:eastAsia="현대하모니 M" w:hAnsi="현대하모니 M" w:hint="eastAsia"/>
                <w:sz w:val="16"/>
                <w:szCs w:val="16"/>
              </w:rPr>
              <w:t>1</w:t>
            </w:r>
          </w:p>
        </w:tc>
      </w:tr>
      <w:tr w:rsidR="002B2ADC" w:rsidRPr="00AE039C" w14:paraId="519510D1" w14:textId="77777777" w:rsidTr="002B2ADC">
        <w:trPr>
          <w:trHeight w:val="443"/>
        </w:trPr>
        <w:tc>
          <w:tcPr>
            <w:tcW w:w="1195" w:type="dxa"/>
            <w:vAlign w:val="center"/>
          </w:tcPr>
          <w:p w14:paraId="09A9CB9B" w14:textId="77777777" w:rsidR="002B2ADC" w:rsidRPr="00AE039C" w:rsidRDefault="002B2ADC" w:rsidP="002B2ADC">
            <w:pPr>
              <w:autoSpaceDE w:val="0"/>
              <w:autoSpaceDN w:val="0"/>
              <w:adjustRightInd w:val="0"/>
              <w:spacing w:line="276" w:lineRule="auto"/>
              <w:rPr>
                <w:rFonts w:ascii="현대하모니 M" w:eastAsia="현대하모니 M" w:hAnsi="현대하모니 M"/>
                <w:sz w:val="16"/>
                <w:szCs w:val="16"/>
              </w:rPr>
            </w:pPr>
            <w:r w:rsidRPr="00AE039C">
              <w:rPr>
                <w:rFonts w:ascii="현대하모니 M" w:eastAsia="현대하모니 M" w:hAnsi="현대하모니 M"/>
                <w:sz w:val="16"/>
                <w:szCs w:val="16"/>
                <w:lang w:eastAsia="ja-JP"/>
              </w:rPr>
              <w:t xml:space="preserve">#4 - </w:t>
            </w:r>
            <w:commentRangeStart w:id="101"/>
            <w:r w:rsidRPr="00AE039C">
              <w:rPr>
                <w:rFonts w:ascii="현대하모니 M" w:eastAsia="현대하모니 M" w:hAnsi="현대하모니 M"/>
                <w:sz w:val="16"/>
                <w:szCs w:val="16"/>
                <w:lang w:eastAsia="ja-JP"/>
              </w:rPr>
              <w:t>#</w:t>
            </w:r>
            <w:r w:rsidRPr="00AE039C">
              <w:rPr>
                <w:rFonts w:ascii="현대하모니 M" w:eastAsia="현대하모니 M" w:hAnsi="현대하모니 M" w:hint="eastAsia"/>
                <w:sz w:val="16"/>
                <w:szCs w:val="16"/>
              </w:rPr>
              <w:t>7</w:t>
            </w:r>
            <w:commentRangeEnd w:id="101"/>
            <w:r w:rsidRPr="00AE039C">
              <w:rPr>
                <w:rStyle w:val="affe"/>
              </w:rPr>
              <w:commentReference w:id="101"/>
            </w:r>
          </w:p>
        </w:tc>
        <w:tc>
          <w:tcPr>
            <w:tcW w:w="3649" w:type="dxa"/>
            <w:vAlign w:val="center"/>
          </w:tcPr>
          <w:p w14:paraId="51F4B8D9" w14:textId="77777777" w:rsidR="002B2ADC" w:rsidRPr="00AE039C" w:rsidRDefault="002B2ADC" w:rsidP="002B2ADC">
            <w:pPr>
              <w:autoSpaceDE w:val="0"/>
              <w:autoSpaceDN w:val="0"/>
              <w:adjustRightInd w:val="0"/>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dataRecord[] #1 = [</w:t>
            </w:r>
          </w:p>
          <w:p w14:paraId="346437DF" w14:textId="77777777" w:rsidR="002B2ADC" w:rsidRPr="00AE039C" w:rsidRDefault="002B2ADC" w:rsidP="002B2ADC">
            <w:pPr>
              <w:autoSpaceDE w:val="0"/>
              <w:autoSpaceDN w:val="0"/>
              <w:adjustRightInd w:val="0"/>
              <w:spacing w:line="276" w:lineRule="auto"/>
              <w:jc w:val="center"/>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vehicle ManufacturerECUHardwareNumberData]</w:t>
            </w:r>
          </w:p>
        </w:tc>
        <w:tc>
          <w:tcPr>
            <w:tcW w:w="616" w:type="dxa"/>
            <w:vAlign w:val="center"/>
          </w:tcPr>
          <w:p w14:paraId="03C03417"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7F9B142B"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M</w:t>
            </w:r>
          </w:p>
        </w:tc>
        <w:tc>
          <w:tcPr>
            <w:tcW w:w="1819" w:type="dxa"/>
            <w:vAlign w:val="center"/>
          </w:tcPr>
          <w:p w14:paraId="7B61B033" w14:textId="77777777" w:rsidR="002B2ADC" w:rsidRPr="00AE039C" w:rsidRDefault="002B2ADC" w:rsidP="002B2ADC">
            <w:pPr>
              <w:spacing w:line="276" w:lineRule="auto"/>
              <w:rPr>
                <w:rFonts w:ascii="현대하모니 M" w:eastAsia="현대하모니 M" w:hAnsi="현대하모니 M"/>
                <w:sz w:val="16"/>
                <w:szCs w:val="16"/>
                <w:lang w:eastAsia="ja-JP"/>
              </w:rPr>
            </w:pPr>
          </w:p>
          <w:p w14:paraId="6DB19B05" w14:textId="77777777" w:rsidR="002B2ADC" w:rsidRPr="00AE039C" w:rsidRDefault="002B2ADC" w:rsidP="002B2ADC">
            <w:pPr>
              <w:spacing w:line="276" w:lineRule="auto"/>
              <w:rPr>
                <w:rFonts w:ascii="현대하모니 M" w:eastAsia="현대하모니 M" w:hAnsi="현대하모니 M"/>
                <w:sz w:val="16"/>
                <w:szCs w:val="16"/>
                <w:lang w:eastAsia="ja-JP"/>
              </w:rPr>
            </w:pPr>
            <w:r w:rsidRPr="00AE039C">
              <w:rPr>
                <w:rFonts w:ascii="현대하모니 M" w:eastAsia="현대하모니 M" w:hAnsi="현대하모니 M"/>
                <w:sz w:val="16"/>
                <w:szCs w:val="16"/>
                <w:lang w:eastAsia="ja-JP"/>
              </w:rPr>
              <w:t>Ex)</w:t>
            </w:r>
          </w:p>
        </w:tc>
      </w:tr>
    </w:tbl>
    <w:p w14:paraId="5EB30175" w14:textId="77777777" w:rsidR="002B2ADC" w:rsidRPr="00BA3214" w:rsidRDefault="002B2ADC" w:rsidP="00793C75">
      <w:pPr>
        <w:pStyle w:val="a1"/>
        <w:numPr>
          <w:ilvl w:val="0"/>
          <w:numId w:val="22"/>
        </w:numPr>
      </w:pPr>
      <w:r w:rsidRPr="00BA3214">
        <w:t>Notation --- HKMC H/W Version :</w:t>
      </w:r>
    </w:p>
    <w:p w14:paraId="144BD60D" w14:textId="77777777" w:rsidR="002B2ADC" w:rsidRPr="00524593" w:rsidRDefault="002B2ADC" w:rsidP="00793C75">
      <w:pPr>
        <w:pStyle w:val="a1"/>
        <w:numPr>
          <w:ilvl w:val="0"/>
          <w:numId w:val="22"/>
        </w:numPr>
        <w:rPr>
          <w:rFonts w:ascii="현대하모니 M" w:eastAsia="현대하모니 M" w:hAnsi="현대하모니 M"/>
          <w:noProof/>
        </w:rPr>
      </w:pPr>
      <w:r w:rsidRPr="00524593">
        <w:rPr>
          <w:rFonts w:ascii="현대하모니 M" w:eastAsia="현대하모니 M" w:hAnsi="현대하모니 M"/>
          <w:noProof/>
        </w:rPr>
        <w:t>Ex)</w:t>
      </w:r>
    </w:p>
    <w:p w14:paraId="3C5F5D75" w14:textId="77777777" w:rsidR="002B2ADC" w:rsidRPr="00AE039C" w:rsidRDefault="002B2ADC" w:rsidP="002B2ADC">
      <w:pPr>
        <w:ind w:firstLine="710"/>
        <w:rPr>
          <w:rFonts w:ascii="현대하모니 M" w:eastAsia="현대하모니 M" w:hAnsi="현대하모니 M"/>
          <w:noProof/>
        </w:rPr>
      </w:pPr>
      <w:r w:rsidRPr="00AE039C">
        <w:rPr>
          <w:rFonts w:ascii="현대하모니 M" w:eastAsia="현대하모니 M" w:hAnsi="현대하모니 M"/>
          <w:noProof/>
        </w:rPr>
        <w:t>Data Byte #4d = 0x31(‘1’)</w:t>
      </w:r>
    </w:p>
    <w:p w14:paraId="319115D7" w14:textId="77777777" w:rsidR="002B2ADC" w:rsidRPr="00AE039C" w:rsidRDefault="002B2ADC" w:rsidP="002B2ADC">
      <w:pPr>
        <w:ind w:firstLine="710"/>
        <w:rPr>
          <w:rFonts w:ascii="현대하모니 M" w:eastAsia="현대하모니 M" w:hAnsi="현대하모니 M"/>
          <w:noProof/>
        </w:rPr>
      </w:pPr>
      <w:r w:rsidRPr="00AE039C">
        <w:rPr>
          <w:rFonts w:ascii="현대하모니 M" w:eastAsia="현대하모니 M" w:hAnsi="현대하모니 M"/>
          <w:noProof/>
        </w:rPr>
        <w:t>Data Byte #5d = 0x2E(‘.’)</w:t>
      </w:r>
    </w:p>
    <w:p w14:paraId="25FFA5C2" w14:textId="77777777" w:rsidR="002B2ADC" w:rsidRPr="00AE039C" w:rsidRDefault="002B2ADC" w:rsidP="002B2ADC">
      <w:pPr>
        <w:ind w:firstLine="710"/>
        <w:rPr>
          <w:rFonts w:ascii="현대하모니 M" w:eastAsia="현대하모니 M" w:hAnsi="현대하모니 M"/>
          <w:noProof/>
        </w:rPr>
      </w:pPr>
      <w:r w:rsidRPr="00AE039C">
        <w:rPr>
          <w:rFonts w:ascii="현대하모니 M" w:eastAsia="현대하모니 M" w:hAnsi="현대하모니 M"/>
          <w:noProof/>
        </w:rPr>
        <w:t>Data Byte #6d = 0x30(‘0’)</w:t>
      </w:r>
    </w:p>
    <w:p w14:paraId="5B86D659" w14:textId="77777777" w:rsidR="002B2ADC" w:rsidRDefault="002B2ADC" w:rsidP="002B2ADC">
      <w:pPr>
        <w:ind w:firstLine="710"/>
        <w:rPr>
          <w:rFonts w:ascii="현대하모니 M" w:eastAsia="현대하모니 M" w:hAnsi="현대하모니 M"/>
          <w:noProof/>
        </w:rPr>
      </w:pPr>
      <w:r w:rsidRPr="00AE039C">
        <w:rPr>
          <w:rFonts w:ascii="현대하모니 M" w:eastAsia="현대하모니 M" w:hAnsi="현대하모니 M"/>
          <w:noProof/>
        </w:rPr>
        <w:t>Data Byte #7d = 0x30(‘0’)</w:t>
      </w:r>
    </w:p>
    <w:p w14:paraId="5ED9EA20" w14:textId="77777777" w:rsidR="002B2ADC" w:rsidRPr="00AE039C" w:rsidRDefault="002B2ADC" w:rsidP="002B2ADC">
      <w:pPr>
        <w:rPr>
          <w:rFonts w:ascii="현대하모니 M" w:eastAsia="현대하모니 M" w:hAnsi="현대하모니 M"/>
          <w:noProof/>
        </w:rPr>
      </w:pPr>
    </w:p>
    <w:p w14:paraId="68F7A6A3" w14:textId="77777777" w:rsidR="002B2ADC" w:rsidRDefault="002B2ADC" w:rsidP="002B2ADC">
      <w:pPr>
        <w:pStyle w:val="41"/>
      </w:pPr>
      <w:bookmarkStart w:id="102" w:name="_Toc110871876"/>
      <w:commentRangeStart w:id="103"/>
      <w:r w:rsidRPr="00660548">
        <w:rPr>
          <w:rFonts w:hint="eastAsia"/>
        </w:rPr>
        <w:t xml:space="preserve">F193- </w:t>
      </w:r>
      <w:r w:rsidRPr="00660548">
        <w:t>System</w:t>
      </w:r>
      <w:r>
        <w:t xml:space="preserve"> </w:t>
      </w:r>
      <w:r w:rsidRPr="00660548">
        <w:t>Supplier</w:t>
      </w:r>
      <w:r>
        <w:t xml:space="preserve"> </w:t>
      </w:r>
      <w:r w:rsidRPr="00660548">
        <w:t>ECU</w:t>
      </w:r>
      <w:r>
        <w:t xml:space="preserve"> </w:t>
      </w:r>
      <w:r w:rsidRPr="00660548">
        <w:t>Hardware</w:t>
      </w:r>
      <w:r>
        <w:t xml:space="preserve"> </w:t>
      </w:r>
      <w:r w:rsidRPr="00660548">
        <w:t>Version</w:t>
      </w:r>
      <w:r>
        <w:t xml:space="preserve"> </w:t>
      </w:r>
      <w:r w:rsidRPr="00660548">
        <w:t>Number</w:t>
      </w:r>
      <w:r>
        <w:t xml:space="preserve"> </w:t>
      </w:r>
      <w:r w:rsidRPr="00660548">
        <w:t xml:space="preserve">DataIdentifier </w:t>
      </w:r>
      <w:commentRangeEnd w:id="103"/>
      <w:r w:rsidR="00783F6B">
        <w:rPr>
          <w:rStyle w:val="affe"/>
          <w:rFonts w:ascii="Calibri" w:eastAsia="맑은 고딕" w:hAnsi="Calibri" w:cs="Arial"/>
          <w:iCs w:val="0"/>
          <w:noProof w:val="0"/>
          <w:color w:val="auto"/>
        </w:rPr>
        <w:commentReference w:id="103"/>
      </w:r>
      <w:bookmarkEnd w:id="102"/>
    </w:p>
    <w:p w14:paraId="7FC0B352" w14:textId="77777777" w:rsidR="002B2ADC" w:rsidRPr="00371700" w:rsidRDefault="002B2ADC" w:rsidP="002B2ADC"/>
    <w:p w14:paraId="1EAC5783" w14:textId="77777777" w:rsidR="002B2ADC" w:rsidRPr="00DD7BD4" w:rsidRDefault="002B2ADC" w:rsidP="002B2ADC">
      <w:pPr>
        <w:spacing w:line="276" w:lineRule="auto"/>
        <w:rPr>
          <w:rFonts w:ascii="현대하모니 M" w:eastAsia="현대하모니 M" w:hAnsi="현대하모니 M"/>
          <w:sz w:val="20"/>
          <w:lang w:eastAsia="ja-JP"/>
        </w:rPr>
      </w:pPr>
      <w:r w:rsidRPr="00DD7BD4">
        <w:rPr>
          <w:rFonts w:ascii="현대하모니 M" w:eastAsia="현대하모니 M" w:hAnsi="현대하모니 M"/>
          <w:sz w:val="20"/>
          <w:lang w:eastAsia="ja-JP"/>
        </w:rPr>
        <w:t xml:space="preserve">This value shall be used to reference the system supplier specific ECU (server) hardware version number. Record data content and format shall be server specific and defined by the system supplier. </w:t>
      </w:r>
    </w:p>
    <w:p w14:paraId="54A606D8" w14:textId="77777777" w:rsidR="002B2ADC" w:rsidRDefault="002B2ADC" w:rsidP="002B2ADC">
      <w:pPr>
        <w:spacing w:line="276" w:lineRule="auto"/>
        <w:rPr>
          <w:rFonts w:ascii="현대하모니 M" w:eastAsia="현대하모니 M" w:hAnsi="현대하모니 M"/>
          <w:sz w:val="20"/>
        </w:rPr>
      </w:pPr>
    </w:p>
    <w:p w14:paraId="00616689" w14:textId="77777777" w:rsidR="002B2ADC" w:rsidRDefault="002B2ADC" w:rsidP="002B2ADC">
      <w:pPr>
        <w:spacing w:line="276" w:lineRule="auto"/>
        <w:rPr>
          <w:rFonts w:ascii="현대하모니 M" w:eastAsia="현대하모니 M" w:hAnsi="현대하모니 M"/>
          <w:sz w:val="20"/>
        </w:rPr>
      </w:pPr>
      <w:r w:rsidRPr="005910BE">
        <w:rPr>
          <w:rFonts w:ascii="현대하모니 M" w:eastAsia="현대하모니 M" w:hAnsi="현대하모니 M"/>
          <w:sz w:val="20"/>
        </w:rPr>
        <w:t>Request Message</w:t>
      </w:r>
    </w:p>
    <w:p w14:paraId="33A755FC" w14:textId="77777777" w:rsidR="002B2ADC" w:rsidRPr="003F334A" w:rsidRDefault="002B2ADC" w:rsidP="002B2ADC">
      <w:pPr>
        <w:spacing w:line="276" w:lineRule="auto"/>
        <w:rPr>
          <w:rFonts w:ascii="현대하모니 M" w:eastAsia="현대하모니 M" w:hAnsi="현대하모니 M"/>
          <w:color w:val="000000" w:themeColor="text1"/>
          <w:sz w:val="20"/>
        </w:rPr>
      </w:pPr>
    </w:p>
    <w:tbl>
      <w:tblPr>
        <w:tblW w:w="726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4"/>
        <w:gridCol w:w="3642"/>
        <w:gridCol w:w="622"/>
        <w:gridCol w:w="1800"/>
      </w:tblGrid>
      <w:tr w:rsidR="002B2ADC" w:rsidRPr="003F334A" w14:paraId="5DFBA8DB" w14:textId="77777777" w:rsidTr="002B2ADC">
        <w:trPr>
          <w:trHeight w:val="210"/>
        </w:trPr>
        <w:tc>
          <w:tcPr>
            <w:tcW w:w="1204" w:type="dxa"/>
            <w:shd w:val="clear" w:color="auto" w:fill="FFCC99"/>
            <w:vAlign w:val="center"/>
          </w:tcPr>
          <w:p w14:paraId="359A7193"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Data Byte</w:t>
            </w:r>
          </w:p>
        </w:tc>
        <w:tc>
          <w:tcPr>
            <w:tcW w:w="3642" w:type="dxa"/>
            <w:shd w:val="clear" w:color="auto" w:fill="FFCC99"/>
            <w:vAlign w:val="center"/>
          </w:tcPr>
          <w:p w14:paraId="0103F224"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Parameter Name</w:t>
            </w:r>
          </w:p>
        </w:tc>
        <w:tc>
          <w:tcPr>
            <w:tcW w:w="622" w:type="dxa"/>
            <w:shd w:val="clear" w:color="auto" w:fill="FFCC99"/>
            <w:vAlign w:val="center"/>
          </w:tcPr>
          <w:p w14:paraId="0F6D0B79"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lang w:eastAsia="ja-JP"/>
              </w:rPr>
              <w:t>Cvt</w:t>
            </w:r>
          </w:p>
        </w:tc>
        <w:tc>
          <w:tcPr>
            <w:tcW w:w="1800" w:type="dxa"/>
            <w:shd w:val="clear" w:color="auto" w:fill="FFCC99"/>
            <w:vAlign w:val="center"/>
          </w:tcPr>
          <w:p w14:paraId="655DE3DE"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Hex Value</w:t>
            </w:r>
          </w:p>
        </w:tc>
      </w:tr>
      <w:tr w:rsidR="002B2ADC" w:rsidRPr="003F334A" w14:paraId="10F5495C" w14:textId="77777777" w:rsidTr="002B2ADC">
        <w:trPr>
          <w:trHeight w:val="210"/>
        </w:trPr>
        <w:tc>
          <w:tcPr>
            <w:tcW w:w="1204" w:type="dxa"/>
            <w:vAlign w:val="center"/>
          </w:tcPr>
          <w:p w14:paraId="1A89BC9E"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#1</w:t>
            </w:r>
          </w:p>
        </w:tc>
        <w:tc>
          <w:tcPr>
            <w:tcW w:w="3642" w:type="dxa"/>
            <w:vAlign w:val="center"/>
          </w:tcPr>
          <w:p w14:paraId="3115B1D2"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ReadDataByIdentifier Request Service ID</w:t>
            </w:r>
          </w:p>
        </w:tc>
        <w:tc>
          <w:tcPr>
            <w:tcW w:w="622" w:type="dxa"/>
            <w:vAlign w:val="center"/>
          </w:tcPr>
          <w:p w14:paraId="28539683"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tc>
        <w:tc>
          <w:tcPr>
            <w:tcW w:w="1800" w:type="dxa"/>
            <w:vAlign w:val="center"/>
          </w:tcPr>
          <w:p w14:paraId="29C1F589"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22</w:t>
            </w:r>
          </w:p>
        </w:tc>
      </w:tr>
      <w:tr w:rsidR="002B2ADC" w:rsidRPr="003F334A" w14:paraId="28726FC3" w14:textId="77777777" w:rsidTr="002B2ADC">
        <w:trPr>
          <w:trHeight w:val="666"/>
        </w:trPr>
        <w:tc>
          <w:tcPr>
            <w:tcW w:w="1204" w:type="dxa"/>
            <w:vAlign w:val="center"/>
          </w:tcPr>
          <w:p w14:paraId="2D0C17EE"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rPr>
              <w:t>#2</w:t>
            </w:r>
          </w:p>
          <w:p w14:paraId="43FEC034"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#3</w:t>
            </w:r>
          </w:p>
        </w:tc>
        <w:tc>
          <w:tcPr>
            <w:tcW w:w="3642" w:type="dxa"/>
            <w:vAlign w:val="center"/>
          </w:tcPr>
          <w:p w14:paraId="1F207451" w14:textId="77777777" w:rsidR="002B2ADC" w:rsidRPr="003F334A"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dataIdentifier[]#1 = [</w:t>
            </w:r>
          </w:p>
          <w:p w14:paraId="3B1B10B5" w14:textId="77777777" w:rsidR="002B2ADC" w:rsidRPr="003F334A"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 xml:space="preserve">    byte#1 (MSB)</w:t>
            </w:r>
          </w:p>
          <w:p w14:paraId="185CBBF5" w14:textId="77777777" w:rsidR="002B2ADC" w:rsidRPr="003F334A"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byte#2 ]</w:t>
            </w:r>
          </w:p>
        </w:tc>
        <w:tc>
          <w:tcPr>
            <w:tcW w:w="622" w:type="dxa"/>
            <w:vAlign w:val="center"/>
          </w:tcPr>
          <w:p w14:paraId="38A3756E"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p>
          <w:p w14:paraId="71DCC51D"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p w14:paraId="3D82E6AA"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tc>
        <w:tc>
          <w:tcPr>
            <w:tcW w:w="1800" w:type="dxa"/>
            <w:vAlign w:val="center"/>
          </w:tcPr>
          <w:p w14:paraId="61D7EEC8"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p>
          <w:p w14:paraId="33F0657E"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F193</w:t>
            </w:r>
          </w:p>
        </w:tc>
      </w:tr>
    </w:tbl>
    <w:p w14:paraId="49364F46" w14:textId="77777777" w:rsidR="002B2ADC" w:rsidRPr="003F334A" w:rsidRDefault="002B2ADC" w:rsidP="002B2ADC">
      <w:pPr>
        <w:spacing w:line="276" w:lineRule="auto"/>
        <w:rPr>
          <w:rFonts w:ascii="현대하모니 M" w:eastAsia="현대하모니 M" w:hAnsi="현대하모니 M"/>
          <w:color w:val="000000" w:themeColor="text1"/>
          <w:sz w:val="20"/>
          <w:lang w:eastAsia="ja-JP"/>
        </w:rPr>
      </w:pPr>
    </w:p>
    <w:p w14:paraId="438C1C8D" w14:textId="77777777" w:rsidR="002B2ADC" w:rsidRPr="003F334A" w:rsidRDefault="002B2ADC" w:rsidP="002B2ADC">
      <w:pPr>
        <w:spacing w:line="276" w:lineRule="auto"/>
        <w:rPr>
          <w:rFonts w:ascii="현대하모니 M" w:eastAsia="현대하모니 M" w:hAnsi="현대하모니 M"/>
          <w:color w:val="000000" w:themeColor="text1"/>
          <w:sz w:val="20"/>
          <w:lang w:eastAsia="ja-JP"/>
        </w:rPr>
      </w:pPr>
      <w:r w:rsidRPr="003F334A">
        <w:rPr>
          <w:rFonts w:ascii="현대하모니 M" w:eastAsia="현대하모니 M" w:hAnsi="현대하모니 M"/>
          <w:color w:val="000000" w:themeColor="text1"/>
          <w:sz w:val="20"/>
        </w:rPr>
        <w:t>Positive Response Message</w:t>
      </w:r>
    </w:p>
    <w:tbl>
      <w:tblPr>
        <w:tblW w:w="72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8"/>
        <w:gridCol w:w="3925"/>
        <w:gridCol w:w="590"/>
        <w:gridCol w:w="1636"/>
      </w:tblGrid>
      <w:tr w:rsidR="002B2ADC" w:rsidRPr="003F334A" w14:paraId="2D3051F2" w14:textId="77777777" w:rsidTr="002B2ADC">
        <w:trPr>
          <w:trHeight w:val="210"/>
        </w:trPr>
        <w:tc>
          <w:tcPr>
            <w:tcW w:w="1128" w:type="dxa"/>
            <w:shd w:val="clear" w:color="auto" w:fill="FFCC99"/>
            <w:vAlign w:val="center"/>
          </w:tcPr>
          <w:p w14:paraId="71302B2E"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Data Byte</w:t>
            </w:r>
          </w:p>
        </w:tc>
        <w:tc>
          <w:tcPr>
            <w:tcW w:w="3925" w:type="dxa"/>
            <w:shd w:val="clear" w:color="auto" w:fill="FFCC99"/>
            <w:vAlign w:val="center"/>
          </w:tcPr>
          <w:p w14:paraId="5FF57B5F"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Parameter Name</w:t>
            </w:r>
          </w:p>
        </w:tc>
        <w:tc>
          <w:tcPr>
            <w:tcW w:w="590" w:type="dxa"/>
            <w:shd w:val="clear" w:color="auto" w:fill="FFCC99"/>
            <w:vAlign w:val="center"/>
          </w:tcPr>
          <w:p w14:paraId="678AC87F"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lang w:eastAsia="ja-JP"/>
              </w:rPr>
              <w:t>Cvt</w:t>
            </w:r>
          </w:p>
        </w:tc>
        <w:tc>
          <w:tcPr>
            <w:tcW w:w="1636" w:type="dxa"/>
            <w:shd w:val="clear" w:color="auto" w:fill="FFCC99"/>
            <w:vAlign w:val="center"/>
          </w:tcPr>
          <w:p w14:paraId="523A99EF"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t>Hex Value</w:t>
            </w:r>
          </w:p>
        </w:tc>
      </w:tr>
      <w:tr w:rsidR="002B2ADC" w:rsidRPr="003F334A" w14:paraId="12CB82A3" w14:textId="77777777" w:rsidTr="002B2ADC">
        <w:trPr>
          <w:trHeight w:val="210"/>
        </w:trPr>
        <w:tc>
          <w:tcPr>
            <w:tcW w:w="1128" w:type="dxa"/>
            <w:vAlign w:val="center"/>
          </w:tcPr>
          <w:p w14:paraId="31C48EE0"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rPr>
              <w:lastRenderedPageBreak/>
              <w:t>#1</w:t>
            </w:r>
          </w:p>
        </w:tc>
        <w:tc>
          <w:tcPr>
            <w:tcW w:w="3925" w:type="dxa"/>
            <w:vAlign w:val="center"/>
          </w:tcPr>
          <w:p w14:paraId="5CA9F8AC"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bCs/>
                <w:color w:val="000000" w:themeColor="text1"/>
                <w:sz w:val="16"/>
                <w:szCs w:val="16"/>
                <w:lang w:eastAsia="ja-JP"/>
              </w:rPr>
              <w:t>ReadDataByIdentifier Response Service ID</w:t>
            </w:r>
          </w:p>
        </w:tc>
        <w:tc>
          <w:tcPr>
            <w:tcW w:w="590" w:type="dxa"/>
            <w:vAlign w:val="center"/>
          </w:tcPr>
          <w:p w14:paraId="7FB5BB64"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tc>
        <w:tc>
          <w:tcPr>
            <w:tcW w:w="1636" w:type="dxa"/>
            <w:vAlign w:val="center"/>
          </w:tcPr>
          <w:p w14:paraId="79E2F485"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62</w:t>
            </w:r>
          </w:p>
        </w:tc>
      </w:tr>
      <w:tr w:rsidR="002B2ADC" w:rsidRPr="003F334A" w14:paraId="465A414D" w14:textId="77777777" w:rsidTr="002B2ADC">
        <w:trPr>
          <w:trHeight w:val="637"/>
        </w:trPr>
        <w:tc>
          <w:tcPr>
            <w:tcW w:w="1128" w:type="dxa"/>
            <w:vAlign w:val="center"/>
          </w:tcPr>
          <w:p w14:paraId="245F657B"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rPr>
              <w:t>#2</w:t>
            </w:r>
          </w:p>
          <w:p w14:paraId="7AC4F759"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#3</w:t>
            </w:r>
          </w:p>
        </w:tc>
        <w:tc>
          <w:tcPr>
            <w:tcW w:w="3925" w:type="dxa"/>
            <w:vAlign w:val="center"/>
          </w:tcPr>
          <w:p w14:paraId="7151FF19" w14:textId="77777777" w:rsidR="002B2ADC" w:rsidRPr="003F334A"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dataIdentifier[]#1 = [</w:t>
            </w:r>
          </w:p>
          <w:p w14:paraId="71B46654" w14:textId="77777777" w:rsidR="002B2ADC" w:rsidRPr="003F334A"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 xml:space="preserve">    byte#1 (MSB)</w:t>
            </w:r>
          </w:p>
          <w:p w14:paraId="30C69549" w14:textId="77777777" w:rsidR="002B2ADC" w:rsidRPr="003F334A"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byte#2 ]</w:t>
            </w:r>
          </w:p>
        </w:tc>
        <w:tc>
          <w:tcPr>
            <w:tcW w:w="590" w:type="dxa"/>
            <w:vAlign w:val="center"/>
          </w:tcPr>
          <w:p w14:paraId="4D59D33B"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p>
          <w:p w14:paraId="0A0963BE"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p w14:paraId="25441351"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tc>
        <w:tc>
          <w:tcPr>
            <w:tcW w:w="1636" w:type="dxa"/>
            <w:vAlign w:val="center"/>
          </w:tcPr>
          <w:p w14:paraId="3FA5D31B"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p>
          <w:p w14:paraId="57A093FD"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F193</w:t>
            </w:r>
          </w:p>
        </w:tc>
      </w:tr>
      <w:tr w:rsidR="002B2ADC" w:rsidRPr="003F334A" w14:paraId="096CAFB2" w14:textId="77777777" w:rsidTr="002B2ADC">
        <w:trPr>
          <w:trHeight w:val="443"/>
        </w:trPr>
        <w:tc>
          <w:tcPr>
            <w:tcW w:w="1128" w:type="dxa"/>
            <w:vAlign w:val="center"/>
          </w:tcPr>
          <w:p w14:paraId="0F88127F" w14:textId="77777777" w:rsidR="002B2ADC" w:rsidRPr="003F334A"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color w:val="000000" w:themeColor="text1"/>
                <w:sz w:val="16"/>
                <w:szCs w:val="16"/>
                <w:lang w:eastAsia="ja-JP"/>
              </w:rPr>
              <w:t xml:space="preserve">#4 - </w:t>
            </w:r>
            <w:commentRangeStart w:id="104"/>
            <w:r w:rsidRPr="003F334A">
              <w:rPr>
                <w:rFonts w:ascii="현대하모니 M" w:eastAsia="현대하모니 M" w:hAnsi="현대하모니 M"/>
                <w:b/>
                <w:color w:val="000000" w:themeColor="text1"/>
                <w:sz w:val="16"/>
                <w:szCs w:val="16"/>
                <w:lang w:eastAsia="ja-JP"/>
              </w:rPr>
              <w:t>#</w:t>
            </w:r>
            <w:r w:rsidRPr="003F334A">
              <w:rPr>
                <w:rFonts w:ascii="현대하모니 M" w:eastAsia="현대하모니 M" w:hAnsi="현대하모니 M" w:hint="eastAsia"/>
                <w:b/>
                <w:color w:val="000000" w:themeColor="text1"/>
                <w:sz w:val="16"/>
                <w:szCs w:val="16"/>
              </w:rPr>
              <w:t>7</w:t>
            </w:r>
            <w:commentRangeEnd w:id="104"/>
            <w:r w:rsidRPr="003F334A">
              <w:rPr>
                <w:rStyle w:val="affe"/>
                <w:color w:val="000000" w:themeColor="text1"/>
              </w:rPr>
              <w:commentReference w:id="104"/>
            </w:r>
          </w:p>
        </w:tc>
        <w:tc>
          <w:tcPr>
            <w:tcW w:w="3925" w:type="dxa"/>
            <w:vAlign w:val="center"/>
          </w:tcPr>
          <w:p w14:paraId="723A5EB6" w14:textId="77777777" w:rsidR="002B2ADC" w:rsidRPr="003F334A"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dataRecord[] #1 = [</w:t>
            </w:r>
          </w:p>
          <w:p w14:paraId="44505E62" w14:textId="77777777" w:rsidR="002B2ADC" w:rsidRPr="003F334A"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rPr>
              <w:t>SystemSupplierECUHardwareVersionNumberData</w:t>
            </w:r>
            <w:r w:rsidRPr="003F334A">
              <w:rPr>
                <w:rFonts w:ascii="현대하모니 M" w:eastAsia="현대하모니 M" w:hAnsi="현대하모니 M"/>
                <w:color w:val="000000" w:themeColor="text1"/>
                <w:sz w:val="16"/>
                <w:szCs w:val="16"/>
                <w:lang w:eastAsia="ja-JP"/>
              </w:rPr>
              <w:t>]</w:t>
            </w:r>
          </w:p>
        </w:tc>
        <w:tc>
          <w:tcPr>
            <w:tcW w:w="590" w:type="dxa"/>
            <w:vAlign w:val="center"/>
          </w:tcPr>
          <w:p w14:paraId="5A41AF97"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p>
          <w:p w14:paraId="24FA1377"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M</w:t>
            </w:r>
          </w:p>
        </w:tc>
        <w:tc>
          <w:tcPr>
            <w:tcW w:w="1636" w:type="dxa"/>
            <w:vAlign w:val="center"/>
          </w:tcPr>
          <w:p w14:paraId="28C98D61" w14:textId="77777777" w:rsidR="002B2ADC" w:rsidRPr="003F334A" w:rsidRDefault="002B2ADC" w:rsidP="002B2ADC">
            <w:pPr>
              <w:spacing w:line="276" w:lineRule="auto"/>
              <w:rPr>
                <w:rFonts w:ascii="현대하모니 M" w:eastAsia="현대하모니 M" w:hAnsi="현대하모니 M"/>
                <w:color w:val="000000" w:themeColor="text1"/>
                <w:sz w:val="16"/>
                <w:szCs w:val="16"/>
              </w:rPr>
            </w:pPr>
            <w:r w:rsidRPr="003F334A">
              <w:rPr>
                <w:rFonts w:ascii="현대하모니 M" w:eastAsia="현대하모니 M" w:hAnsi="현대하모니 M" w:hint="eastAsia"/>
                <w:color w:val="000000" w:themeColor="text1"/>
                <w:sz w:val="16"/>
                <w:szCs w:val="16"/>
              </w:rPr>
              <w:t>[ASCII]</w:t>
            </w:r>
          </w:p>
          <w:p w14:paraId="57419136" w14:textId="77777777" w:rsidR="002B2ADC" w:rsidRPr="003F334A" w:rsidRDefault="002B2ADC" w:rsidP="002B2ADC">
            <w:pPr>
              <w:spacing w:line="276" w:lineRule="auto"/>
              <w:rPr>
                <w:rFonts w:ascii="현대하모니 M" w:eastAsia="현대하모니 M" w:hAnsi="현대하모니 M"/>
                <w:color w:val="000000" w:themeColor="text1"/>
                <w:sz w:val="16"/>
                <w:szCs w:val="16"/>
                <w:lang w:eastAsia="ja-JP"/>
              </w:rPr>
            </w:pPr>
            <w:r w:rsidRPr="003F334A">
              <w:rPr>
                <w:rFonts w:ascii="현대하모니 M" w:eastAsia="현대하모니 M" w:hAnsi="현대하모니 M"/>
                <w:color w:val="000000" w:themeColor="text1"/>
                <w:sz w:val="16"/>
                <w:szCs w:val="16"/>
                <w:lang w:eastAsia="ja-JP"/>
              </w:rPr>
              <w:t>Ex)</w:t>
            </w:r>
          </w:p>
        </w:tc>
      </w:tr>
    </w:tbl>
    <w:p w14:paraId="299CE26F" w14:textId="77777777" w:rsidR="002B2ADC" w:rsidRPr="00783F6B" w:rsidRDefault="002B2ADC" w:rsidP="00793C75">
      <w:pPr>
        <w:pStyle w:val="a1"/>
        <w:numPr>
          <w:ilvl w:val="0"/>
          <w:numId w:val="22"/>
        </w:numPr>
      </w:pPr>
      <w:r w:rsidRPr="00783F6B">
        <w:t>Notation --- Supplier H/W Version :</w:t>
      </w:r>
    </w:p>
    <w:p w14:paraId="02A77A98" w14:textId="77777777" w:rsidR="002B2ADC" w:rsidRPr="00822574" w:rsidRDefault="002B2ADC" w:rsidP="00793C75">
      <w:pPr>
        <w:pStyle w:val="a1"/>
        <w:numPr>
          <w:ilvl w:val="0"/>
          <w:numId w:val="22"/>
        </w:numPr>
        <w:rPr>
          <w:rFonts w:ascii="현대하모니 M" w:eastAsia="현대하모니 M" w:hAnsi="현대하모니 M"/>
          <w:noProof/>
          <w:color w:val="000000" w:themeColor="text1"/>
        </w:rPr>
      </w:pPr>
      <w:r w:rsidRPr="00822574">
        <w:rPr>
          <w:color w:val="000000" w:themeColor="text1"/>
        </w:rPr>
        <w:t>E</w:t>
      </w:r>
      <w:r w:rsidRPr="00822574">
        <w:rPr>
          <w:rFonts w:ascii="현대하모니 M" w:eastAsia="현대하모니 M" w:hAnsi="현대하모니 M"/>
          <w:noProof/>
          <w:color w:val="000000" w:themeColor="text1"/>
        </w:rPr>
        <w:t>x)</w:t>
      </w:r>
    </w:p>
    <w:p w14:paraId="6E16CA85" w14:textId="77777777" w:rsidR="002B2ADC" w:rsidRPr="003F334A" w:rsidRDefault="002B2ADC" w:rsidP="002B2ADC">
      <w:pPr>
        <w:ind w:firstLine="710"/>
        <w:rPr>
          <w:rFonts w:ascii="현대하모니 M" w:eastAsia="현대하모니 M" w:hAnsi="현대하모니 M"/>
          <w:noProof/>
          <w:color w:val="000000" w:themeColor="text1"/>
        </w:rPr>
      </w:pPr>
      <w:r w:rsidRPr="003F334A">
        <w:rPr>
          <w:rFonts w:ascii="현대하모니 M" w:eastAsia="현대하모니 M" w:hAnsi="현대하모니 M"/>
          <w:noProof/>
          <w:color w:val="000000" w:themeColor="text1"/>
        </w:rPr>
        <w:t>Data Byte #4d = 0x31(‘1’)</w:t>
      </w:r>
    </w:p>
    <w:p w14:paraId="7B643E16" w14:textId="77777777" w:rsidR="002B2ADC" w:rsidRPr="003F334A" w:rsidRDefault="002B2ADC" w:rsidP="002B2ADC">
      <w:pPr>
        <w:ind w:firstLine="710"/>
        <w:rPr>
          <w:rFonts w:ascii="현대하모니 M" w:eastAsia="현대하모니 M" w:hAnsi="현대하모니 M"/>
          <w:noProof/>
          <w:color w:val="000000" w:themeColor="text1"/>
        </w:rPr>
      </w:pPr>
      <w:r w:rsidRPr="003F334A">
        <w:rPr>
          <w:rFonts w:ascii="현대하모니 M" w:eastAsia="현대하모니 M" w:hAnsi="현대하모니 M"/>
          <w:noProof/>
          <w:color w:val="000000" w:themeColor="text1"/>
        </w:rPr>
        <w:t>Data Byte #5d = 0x2E(‘.’)</w:t>
      </w:r>
    </w:p>
    <w:p w14:paraId="4FAEC6CE" w14:textId="77777777" w:rsidR="002B2ADC" w:rsidRPr="003F334A" w:rsidRDefault="002B2ADC" w:rsidP="002B2ADC">
      <w:pPr>
        <w:ind w:firstLine="710"/>
        <w:rPr>
          <w:rFonts w:ascii="현대하모니 M" w:eastAsia="현대하모니 M" w:hAnsi="현대하모니 M"/>
          <w:noProof/>
          <w:color w:val="000000" w:themeColor="text1"/>
        </w:rPr>
      </w:pPr>
      <w:r w:rsidRPr="003F334A">
        <w:rPr>
          <w:rFonts w:ascii="현대하모니 M" w:eastAsia="현대하모니 M" w:hAnsi="현대하모니 M"/>
          <w:noProof/>
          <w:color w:val="000000" w:themeColor="text1"/>
        </w:rPr>
        <w:t>Data Byte #6d = 0x30(‘0’)</w:t>
      </w:r>
    </w:p>
    <w:p w14:paraId="7F0DAD91" w14:textId="77777777" w:rsidR="002B2ADC" w:rsidRPr="003F334A" w:rsidRDefault="002B2ADC" w:rsidP="002B2ADC">
      <w:pPr>
        <w:ind w:firstLine="710"/>
        <w:rPr>
          <w:rFonts w:ascii="현대하모니 M" w:eastAsia="현대하모니 M" w:hAnsi="현대하모니 M"/>
          <w:noProof/>
          <w:color w:val="000000" w:themeColor="text1"/>
        </w:rPr>
      </w:pPr>
      <w:r w:rsidRPr="003F334A">
        <w:rPr>
          <w:rFonts w:ascii="현대하모니 M" w:eastAsia="현대하모니 M" w:hAnsi="현대하모니 M"/>
          <w:noProof/>
          <w:color w:val="000000" w:themeColor="text1"/>
        </w:rPr>
        <w:t>Data Byte #7d = 0x30(‘0’)</w:t>
      </w:r>
    </w:p>
    <w:p w14:paraId="4AC8809F" w14:textId="77777777" w:rsidR="002B2ADC" w:rsidRPr="00AE039C" w:rsidRDefault="002B2ADC" w:rsidP="002B2ADC">
      <w:pPr>
        <w:rPr>
          <w:rFonts w:ascii="현대하모니 M" w:eastAsia="현대하모니 M" w:hAnsi="현대하모니 M"/>
          <w:strike/>
          <w:noProof/>
          <w:color w:val="000000" w:themeColor="text1"/>
        </w:rPr>
      </w:pPr>
    </w:p>
    <w:p w14:paraId="08FB31CD" w14:textId="77777777" w:rsidR="002B2ADC" w:rsidRPr="001B2643" w:rsidRDefault="002B2ADC" w:rsidP="002B2ADC">
      <w:pPr>
        <w:pStyle w:val="41"/>
      </w:pPr>
      <w:bookmarkStart w:id="105" w:name="_Toc110871877"/>
      <w:commentRangeStart w:id="106"/>
      <w:commentRangeStart w:id="107"/>
      <w:r w:rsidRPr="001B2643">
        <w:rPr>
          <w:rFonts w:hint="eastAsia"/>
        </w:rPr>
        <w:t xml:space="preserve">F1A1 </w:t>
      </w:r>
      <w:r>
        <w:t>–</w:t>
      </w:r>
      <w:r w:rsidRPr="001B2643">
        <w:rPr>
          <w:rFonts w:hint="eastAsia"/>
        </w:rPr>
        <w:t xml:space="preserve"> ECU</w:t>
      </w:r>
      <w:r>
        <w:t xml:space="preserve"> </w:t>
      </w:r>
      <w:r w:rsidRPr="001B2643">
        <w:rPr>
          <w:rFonts w:hint="eastAsia"/>
        </w:rPr>
        <w:t>Supplier</w:t>
      </w:r>
      <w:r>
        <w:t xml:space="preserve"> </w:t>
      </w:r>
      <w:r w:rsidRPr="001B2643">
        <w:rPr>
          <w:rFonts w:hint="eastAsia"/>
        </w:rPr>
        <w:t>Code</w:t>
      </w:r>
      <w:r>
        <w:t xml:space="preserve"> </w:t>
      </w:r>
      <w:r w:rsidRPr="001B2643">
        <w:rPr>
          <w:rFonts w:hint="eastAsia"/>
        </w:rPr>
        <w:t>DataIdentifier</w:t>
      </w:r>
      <w:commentRangeEnd w:id="106"/>
      <w:r w:rsidR="00783F6B">
        <w:rPr>
          <w:rStyle w:val="affe"/>
          <w:rFonts w:ascii="Calibri" w:eastAsia="맑은 고딕" w:hAnsi="Calibri" w:cs="Arial"/>
          <w:iCs w:val="0"/>
          <w:noProof w:val="0"/>
          <w:color w:val="auto"/>
        </w:rPr>
        <w:commentReference w:id="106"/>
      </w:r>
      <w:bookmarkEnd w:id="105"/>
    </w:p>
    <w:p w14:paraId="27B23760" w14:textId="77777777" w:rsidR="002B2ADC" w:rsidRPr="001B2643" w:rsidRDefault="002B2ADC" w:rsidP="002B2ADC">
      <w:pPr>
        <w:rPr>
          <w:b/>
        </w:rPr>
      </w:pPr>
    </w:p>
    <w:p w14:paraId="7B0336A9" w14:textId="77777777" w:rsidR="002B2ADC" w:rsidRDefault="002B2ADC" w:rsidP="002B2ADC">
      <w:pPr>
        <w:spacing w:line="276" w:lineRule="auto"/>
        <w:rPr>
          <w:rFonts w:ascii="현대하모니 M" w:eastAsia="현대하모니 M" w:hAnsi="현대하모니 M"/>
          <w:sz w:val="20"/>
        </w:rPr>
      </w:pPr>
      <w:r>
        <w:rPr>
          <w:rFonts w:ascii="현대하모니 M" w:eastAsia="현대하모니 M" w:hAnsi="현대하모니 M" w:hint="eastAsia"/>
          <w:sz w:val="20"/>
        </w:rPr>
        <w:t>This value shall be used to reference the ECU (server) Supplier Code</w:t>
      </w:r>
      <w:r w:rsidRPr="00DD7BD4">
        <w:rPr>
          <w:rFonts w:ascii="현대하모니 M" w:eastAsia="현대하모니 M" w:hAnsi="현대하모니 M"/>
          <w:sz w:val="20"/>
          <w:lang w:eastAsia="ja-JP"/>
        </w:rPr>
        <w:t>.</w:t>
      </w:r>
    </w:p>
    <w:p w14:paraId="4554FAF6" w14:textId="77777777" w:rsidR="002B2ADC" w:rsidRDefault="002B2ADC" w:rsidP="002B2ADC">
      <w:pPr>
        <w:spacing w:line="276" w:lineRule="auto"/>
        <w:rPr>
          <w:rFonts w:ascii="현대하모니 M" w:eastAsia="현대하모니 M" w:hAnsi="현대하모니 M"/>
          <w:sz w:val="20"/>
        </w:rPr>
      </w:pPr>
      <w:r>
        <w:rPr>
          <w:rFonts w:ascii="현대하모니 M" w:eastAsia="현대하모니 M" w:hAnsi="현대하모니 M" w:hint="eastAsia"/>
          <w:sz w:val="20"/>
        </w:rPr>
        <w:t>Record data format shall be ASCII and size shall be 4bytes.</w:t>
      </w:r>
    </w:p>
    <w:p w14:paraId="682C9C16" w14:textId="77777777" w:rsidR="002B2ADC" w:rsidRDefault="002B2ADC" w:rsidP="002B2ADC">
      <w:pPr>
        <w:spacing w:line="276" w:lineRule="auto"/>
        <w:rPr>
          <w:rFonts w:ascii="현대하모니 M" w:eastAsia="현대하모니 M" w:hAnsi="현대하모니 M"/>
          <w:sz w:val="20"/>
        </w:rPr>
      </w:pPr>
      <w:r>
        <w:rPr>
          <w:rFonts w:ascii="현대하모니 M" w:eastAsia="현대하모니 M" w:hAnsi="현대하모니 M" w:hint="eastAsia"/>
          <w:sz w:val="20"/>
        </w:rPr>
        <w:t xml:space="preserve"> (e.g. DELPHI CORPORATION : AB9H -&gt; 0x41 42 39 48)</w:t>
      </w:r>
    </w:p>
    <w:p w14:paraId="126CE757" w14:textId="77777777" w:rsidR="002B2ADC" w:rsidRPr="00F853D9" w:rsidRDefault="002B2ADC" w:rsidP="002B2ADC">
      <w:pPr>
        <w:spacing w:line="276" w:lineRule="auto"/>
        <w:rPr>
          <w:rFonts w:ascii="현대하모니 M" w:eastAsia="현대하모니 M" w:hAnsi="현대하모니 M"/>
          <w:sz w:val="20"/>
        </w:rPr>
      </w:pPr>
    </w:p>
    <w:p w14:paraId="76F3A4EE" w14:textId="77777777" w:rsidR="002B2ADC" w:rsidRPr="005910BE" w:rsidRDefault="002B2ADC" w:rsidP="002B2ADC">
      <w:pPr>
        <w:spacing w:line="276" w:lineRule="auto"/>
        <w:rPr>
          <w:rFonts w:ascii="현대하모니 M" w:eastAsia="현대하모니 M" w:hAnsi="현대하모니 M"/>
          <w:sz w:val="20"/>
        </w:rPr>
      </w:pPr>
      <w:r w:rsidRPr="005910BE">
        <w:rPr>
          <w:rFonts w:ascii="현대하모니 M" w:eastAsia="현대하모니 M" w:hAnsi="현대하모니 M"/>
          <w:sz w:val="20"/>
        </w:rPr>
        <w:t>Request Message</w:t>
      </w:r>
    </w:p>
    <w:tbl>
      <w:tblPr>
        <w:tblW w:w="726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4"/>
        <w:gridCol w:w="3642"/>
        <w:gridCol w:w="622"/>
        <w:gridCol w:w="1800"/>
      </w:tblGrid>
      <w:tr w:rsidR="002B2ADC" w:rsidRPr="005910BE" w14:paraId="0D236C6B" w14:textId="77777777" w:rsidTr="002B2ADC">
        <w:trPr>
          <w:trHeight w:val="210"/>
        </w:trPr>
        <w:tc>
          <w:tcPr>
            <w:tcW w:w="1204" w:type="dxa"/>
            <w:shd w:val="clear" w:color="auto" w:fill="FFCC99"/>
            <w:vAlign w:val="center"/>
          </w:tcPr>
          <w:p w14:paraId="7C0B44BB"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Data Byte</w:t>
            </w:r>
          </w:p>
        </w:tc>
        <w:tc>
          <w:tcPr>
            <w:tcW w:w="3642" w:type="dxa"/>
            <w:shd w:val="clear" w:color="auto" w:fill="FFCC99"/>
            <w:vAlign w:val="center"/>
          </w:tcPr>
          <w:p w14:paraId="5758A6F4"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Parameter Name</w:t>
            </w:r>
          </w:p>
        </w:tc>
        <w:tc>
          <w:tcPr>
            <w:tcW w:w="622" w:type="dxa"/>
            <w:shd w:val="clear" w:color="auto" w:fill="FFCC99"/>
            <w:vAlign w:val="center"/>
          </w:tcPr>
          <w:p w14:paraId="7F09C391"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lang w:eastAsia="ja-JP"/>
              </w:rPr>
              <w:t>Cvt</w:t>
            </w:r>
          </w:p>
        </w:tc>
        <w:tc>
          <w:tcPr>
            <w:tcW w:w="1800" w:type="dxa"/>
            <w:shd w:val="clear" w:color="auto" w:fill="FFCC99"/>
            <w:vAlign w:val="center"/>
          </w:tcPr>
          <w:p w14:paraId="34A08537"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Hex Value</w:t>
            </w:r>
          </w:p>
        </w:tc>
      </w:tr>
      <w:tr w:rsidR="002B2ADC" w:rsidRPr="005910BE" w14:paraId="2C06C2EE" w14:textId="77777777" w:rsidTr="002B2ADC">
        <w:trPr>
          <w:trHeight w:val="210"/>
        </w:trPr>
        <w:tc>
          <w:tcPr>
            <w:tcW w:w="1204" w:type="dxa"/>
            <w:vAlign w:val="center"/>
          </w:tcPr>
          <w:p w14:paraId="23030BC1" w14:textId="77777777" w:rsidR="002B2ADC" w:rsidRPr="001D1252" w:rsidRDefault="002B2ADC" w:rsidP="002B2ADC">
            <w:pPr>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rPr>
              <w:t>#1</w:t>
            </w:r>
          </w:p>
        </w:tc>
        <w:tc>
          <w:tcPr>
            <w:tcW w:w="3642" w:type="dxa"/>
            <w:vAlign w:val="center"/>
          </w:tcPr>
          <w:p w14:paraId="46E6BE82"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ReadDataByIdentifier Request Service ID</w:t>
            </w:r>
          </w:p>
        </w:tc>
        <w:tc>
          <w:tcPr>
            <w:tcW w:w="622" w:type="dxa"/>
            <w:vAlign w:val="center"/>
          </w:tcPr>
          <w:p w14:paraId="1D276170"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00" w:type="dxa"/>
            <w:vAlign w:val="center"/>
          </w:tcPr>
          <w:p w14:paraId="0AD1C1DC"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22</w:t>
            </w:r>
          </w:p>
        </w:tc>
      </w:tr>
      <w:tr w:rsidR="002B2ADC" w:rsidRPr="005910BE" w14:paraId="0D2071EC" w14:textId="77777777" w:rsidTr="002B2ADC">
        <w:trPr>
          <w:trHeight w:val="666"/>
        </w:trPr>
        <w:tc>
          <w:tcPr>
            <w:tcW w:w="1204" w:type="dxa"/>
            <w:vAlign w:val="center"/>
          </w:tcPr>
          <w:p w14:paraId="1A70EC2C"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792100F0"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rPr>
              <w:t>#2</w:t>
            </w:r>
          </w:p>
          <w:p w14:paraId="022DF6CB"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#3</w:t>
            </w:r>
          </w:p>
        </w:tc>
        <w:tc>
          <w:tcPr>
            <w:tcW w:w="3642" w:type="dxa"/>
            <w:vAlign w:val="center"/>
          </w:tcPr>
          <w:p w14:paraId="38618A1C"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dataIdentifier[]#1 = [</w:t>
            </w:r>
          </w:p>
          <w:p w14:paraId="10FC2F24" w14:textId="77777777" w:rsidR="002B2ADC" w:rsidRPr="001D1252"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 xml:space="preserve">    byte#1 (MSB)</w:t>
            </w:r>
          </w:p>
          <w:p w14:paraId="35A92FD3" w14:textId="77777777" w:rsidR="002B2ADC" w:rsidRPr="001D1252"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byte#2 ]</w:t>
            </w:r>
          </w:p>
        </w:tc>
        <w:tc>
          <w:tcPr>
            <w:tcW w:w="622" w:type="dxa"/>
            <w:vAlign w:val="center"/>
          </w:tcPr>
          <w:p w14:paraId="369C90E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2F6F292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p w14:paraId="5689E0EE"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00" w:type="dxa"/>
            <w:vAlign w:val="center"/>
          </w:tcPr>
          <w:p w14:paraId="0286F3AA"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0E3E752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F1</w:t>
            </w:r>
            <w:r w:rsidRPr="001D1252">
              <w:rPr>
                <w:rFonts w:ascii="현대하모니 M" w:eastAsia="현대하모니 M" w:hAnsi="현대하모니 M" w:hint="eastAsia"/>
                <w:color w:val="000000" w:themeColor="text1"/>
                <w:sz w:val="16"/>
                <w:szCs w:val="16"/>
              </w:rPr>
              <w:t>A1</w:t>
            </w:r>
          </w:p>
        </w:tc>
      </w:tr>
    </w:tbl>
    <w:p w14:paraId="30BF29AD" w14:textId="77777777" w:rsidR="002B2ADC" w:rsidRPr="005910BE" w:rsidRDefault="002B2ADC" w:rsidP="002B2ADC">
      <w:pPr>
        <w:spacing w:line="276" w:lineRule="auto"/>
        <w:rPr>
          <w:rFonts w:ascii="현대하모니 M" w:eastAsia="현대하모니 M" w:hAnsi="현대하모니 M"/>
          <w:sz w:val="20"/>
          <w:lang w:eastAsia="ja-JP"/>
        </w:rPr>
      </w:pPr>
    </w:p>
    <w:p w14:paraId="30AE9B81" w14:textId="77777777" w:rsidR="002B2ADC" w:rsidRPr="005910BE" w:rsidRDefault="002B2ADC" w:rsidP="002B2ADC">
      <w:pPr>
        <w:spacing w:line="276" w:lineRule="auto"/>
        <w:rPr>
          <w:rFonts w:ascii="현대하모니 M" w:eastAsia="현대하모니 M" w:hAnsi="현대하모니 M"/>
          <w:sz w:val="20"/>
          <w:lang w:eastAsia="ja-JP"/>
        </w:rPr>
      </w:pPr>
    </w:p>
    <w:p w14:paraId="35906C8B" w14:textId="77777777" w:rsidR="002B2ADC" w:rsidRPr="005910BE" w:rsidRDefault="002B2ADC" w:rsidP="002B2ADC">
      <w:pPr>
        <w:spacing w:line="276" w:lineRule="auto"/>
        <w:rPr>
          <w:rFonts w:ascii="현대하모니 M" w:eastAsia="현대하모니 M" w:hAnsi="현대하모니 M"/>
          <w:sz w:val="20"/>
          <w:lang w:eastAsia="ja-JP"/>
        </w:rPr>
      </w:pPr>
      <w:r w:rsidRPr="005910BE">
        <w:rPr>
          <w:rFonts w:ascii="현대하모니 M" w:eastAsia="현대하모니 M" w:hAnsi="현대하모니 M"/>
          <w:sz w:val="20"/>
        </w:rPr>
        <w:t>Positive Response Message</w:t>
      </w:r>
    </w:p>
    <w:tbl>
      <w:tblPr>
        <w:tblW w:w="72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3649"/>
        <w:gridCol w:w="616"/>
        <w:gridCol w:w="1819"/>
      </w:tblGrid>
      <w:tr w:rsidR="002B2ADC" w:rsidRPr="005910BE" w14:paraId="73067748" w14:textId="77777777" w:rsidTr="002B2ADC">
        <w:trPr>
          <w:trHeight w:val="210"/>
        </w:trPr>
        <w:tc>
          <w:tcPr>
            <w:tcW w:w="1195" w:type="dxa"/>
            <w:shd w:val="clear" w:color="auto" w:fill="FFCC99"/>
            <w:vAlign w:val="center"/>
          </w:tcPr>
          <w:p w14:paraId="00A0F1AF"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Data Byte</w:t>
            </w:r>
          </w:p>
        </w:tc>
        <w:tc>
          <w:tcPr>
            <w:tcW w:w="3649" w:type="dxa"/>
            <w:shd w:val="clear" w:color="auto" w:fill="FFCC99"/>
            <w:vAlign w:val="center"/>
          </w:tcPr>
          <w:p w14:paraId="39646A3E"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Parameter Name</w:t>
            </w:r>
          </w:p>
        </w:tc>
        <w:tc>
          <w:tcPr>
            <w:tcW w:w="616" w:type="dxa"/>
            <w:shd w:val="clear" w:color="auto" w:fill="FFCC99"/>
            <w:vAlign w:val="center"/>
          </w:tcPr>
          <w:p w14:paraId="5C4C91AF"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lang w:eastAsia="ja-JP"/>
              </w:rPr>
              <w:t>Cvt</w:t>
            </w:r>
          </w:p>
        </w:tc>
        <w:tc>
          <w:tcPr>
            <w:tcW w:w="1819" w:type="dxa"/>
            <w:shd w:val="clear" w:color="auto" w:fill="FFCC99"/>
            <w:vAlign w:val="center"/>
          </w:tcPr>
          <w:p w14:paraId="007DBE9F" w14:textId="77777777" w:rsidR="002B2ADC" w:rsidRPr="005910BE" w:rsidRDefault="002B2ADC" w:rsidP="002B2ADC">
            <w:pPr>
              <w:spacing w:line="276" w:lineRule="auto"/>
              <w:rPr>
                <w:rFonts w:ascii="현대하모니 M" w:eastAsia="현대하모니 M" w:hAnsi="현대하모니 M"/>
                <w:sz w:val="16"/>
                <w:szCs w:val="16"/>
              </w:rPr>
            </w:pPr>
            <w:r w:rsidRPr="005910BE">
              <w:rPr>
                <w:rFonts w:ascii="현대하모니 M" w:eastAsia="현대하모니 M" w:hAnsi="현대하모니 M"/>
                <w:sz w:val="16"/>
                <w:szCs w:val="16"/>
              </w:rPr>
              <w:t>Hex Value</w:t>
            </w:r>
          </w:p>
        </w:tc>
      </w:tr>
      <w:tr w:rsidR="002B2ADC" w:rsidRPr="005910BE" w14:paraId="48C57E52" w14:textId="77777777" w:rsidTr="002B2ADC">
        <w:trPr>
          <w:trHeight w:val="210"/>
        </w:trPr>
        <w:tc>
          <w:tcPr>
            <w:tcW w:w="1195" w:type="dxa"/>
            <w:vAlign w:val="center"/>
          </w:tcPr>
          <w:p w14:paraId="5A1AF4B9" w14:textId="77777777" w:rsidR="002B2ADC" w:rsidRPr="001D1252" w:rsidRDefault="002B2ADC" w:rsidP="002B2ADC">
            <w:pPr>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rPr>
              <w:t>#1</w:t>
            </w:r>
          </w:p>
        </w:tc>
        <w:tc>
          <w:tcPr>
            <w:tcW w:w="3649" w:type="dxa"/>
            <w:vAlign w:val="center"/>
          </w:tcPr>
          <w:p w14:paraId="572B546B"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bCs/>
                <w:color w:val="000000" w:themeColor="text1"/>
                <w:sz w:val="16"/>
                <w:szCs w:val="16"/>
                <w:lang w:eastAsia="ja-JP"/>
              </w:rPr>
              <w:t>ReadDataByIdentifier Response Service ID</w:t>
            </w:r>
          </w:p>
        </w:tc>
        <w:tc>
          <w:tcPr>
            <w:tcW w:w="616" w:type="dxa"/>
            <w:vAlign w:val="center"/>
          </w:tcPr>
          <w:p w14:paraId="34526656"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582CC66F"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62</w:t>
            </w:r>
          </w:p>
        </w:tc>
      </w:tr>
      <w:tr w:rsidR="002B2ADC" w:rsidRPr="005910BE" w14:paraId="2A984D83" w14:textId="77777777" w:rsidTr="002B2ADC">
        <w:trPr>
          <w:trHeight w:val="637"/>
        </w:trPr>
        <w:tc>
          <w:tcPr>
            <w:tcW w:w="1195" w:type="dxa"/>
            <w:vAlign w:val="center"/>
          </w:tcPr>
          <w:p w14:paraId="5B8BDC24"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1F892E71"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rPr>
              <w:t>#2</w:t>
            </w:r>
          </w:p>
          <w:p w14:paraId="6CC764F6"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#3</w:t>
            </w:r>
          </w:p>
        </w:tc>
        <w:tc>
          <w:tcPr>
            <w:tcW w:w="3649" w:type="dxa"/>
            <w:vAlign w:val="center"/>
          </w:tcPr>
          <w:p w14:paraId="38792F3F"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dataIdentifier[]#1 = [</w:t>
            </w:r>
          </w:p>
          <w:p w14:paraId="1C1663B9" w14:textId="77777777" w:rsidR="002B2ADC" w:rsidRPr="001D1252" w:rsidRDefault="002B2ADC" w:rsidP="002B2ADC">
            <w:pPr>
              <w:autoSpaceDE w:val="0"/>
              <w:autoSpaceDN w:val="0"/>
              <w:adjustRightInd w:val="0"/>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 xml:space="preserve">    byte#1 (MSB)</w:t>
            </w:r>
          </w:p>
          <w:p w14:paraId="21FC6FE6" w14:textId="77777777" w:rsidR="002B2ADC" w:rsidRPr="001D1252" w:rsidRDefault="002B2ADC" w:rsidP="002B2ADC">
            <w:pPr>
              <w:spacing w:line="276" w:lineRule="auto"/>
              <w:jc w:val="center"/>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byte#2 ]</w:t>
            </w:r>
          </w:p>
        </w:tc>
        <w:tc>
          <w:tcPr>
            <w:tcW w:w="616" w:type="dxa"/>
            <w:vAlign w:val="center"/>
          </w:tcPr>
          <w:p w14:paraId="6C5D8D2A"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5BFD7074"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p w14:paraId="24CFF712"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59463AB7"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76475BC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F1</w:t>
            </w:r>
            <w:r w:rsidRPr="001D1252">
              <w:rPr>
                <w:rFonts w:ascii="현대하모니 M" w:eastAsia="현대하모니 M" w:hAnsi="현대하모니 M" w:hint="eastAsia"/>
                <w:color w:val="000000" w:themeColor="text1"/>
                <w:sz w:val="16"/>
                <w:szCs w:val="16"/>
              </w:rPr>
              <w:t>A1</w:t>
            </w:r>
          </w:p>
        </w:tc>
      </w:tr>
      <w:tr w:rsidR="002B2ADC" w:rsidRPr="005910BE" w14:paraId="6529CE19" w14:textId="77777777" w:rsidTr="002B2ADC">
        <w:trPr>
          <w:trHeight w:val="443"/>
        </w:trPr>
        <w:tc>
          <w:tcPr>
            <w:tcW w:w="1195" w:type="dxa"/>
            <w:vAlign w:val="center"/>
          </w:tcPr>
          <w:p w14:paraId="2FE2763A"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p>
          <w:p w14:paraId="1DDE6E88"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lang w:eastAsia="ja-JP"/>
              </w:rPr>
              <w:t>#4 - #</w:t>
            </w:r>
            <w:r w:rsidRPr="001D1252">
              <w:rPr>
                <w:rFonts w:ascii="현대하모니 M" w:eastAsia="현대하모니 M" w:hAnsi="현대하모니 M" w:hint="eastAsia"/>
                <w:color w:val="000000" w:themeColor="text1"/>
                <w:sz w:val="16"/>
                <w:szCs w:val="16"/>
              </w:rPr>
              <w:t>7</w:t>
            </w:r>
          </w:p>
        </w:tc>
        <w:tc>
          <w:tcPr>
            <w:tcW w:w="3649" w:type="dxa"/>
            <w:vAlign w:val="center"/>
          </w:tcPr>
          <w:p w14:paraId="79431A9D"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color w:val="000000" w:themeColor="text1"/>
                <w:sz w:val="16"/>
                <w:szCs w:val="16"/>
                <w:lang w:eastAsia="ja-JP"/>
              </w:rPr>
              <w:t>dataRecord[] #1 = [</w:t>
            </w:r>
          </w:p>
          <w:p w14:paraId="1E60F69E"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hint="eastAsia"/>
                <w:color w:val="000000" w:themeColor="text1"/>
                <w:sz w:val="16"/>
                <w:szCs w:val="16"/>
              </w:rPr>
              <w:t>data#1</w:t>
            </w:r>
          </w:p>
          <w:p w14:paraId="08E1CF5D"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hint="eastAsia"/>
                <w:color w:val="000000" w:themeColor="text1"/>
                <w:sz w:val="16"/>
                <w:szCs w:val="16"/>
              </w:rPr>
              <w:t>...</w:t>
            </w:r>
          </w:p>
          <w:p w14:paraId="59DCCC98" w14:textId="77777777" w:rsidR="002B2ADC" w:rsidRPr="001D1252" w:rsidRDefault="002B2ADC" w:rsidP="002B2ADC">
            <w:pPr>
              <w:autoSpaceDE w:val="0"/>
              <w:autoSpaceDN w:val="0"/>
              <w:adjustRightInd w:val="0"/>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rPr>
              <w:t>d</w:t>
            </w:r>
            <w:r w:rsidRPr="001D1252">
              <w:rPr>
                <w:rFonts w:ascii="현대하모니 M" w:eastAsia="현대하모니 M" w:hAnsi="현대하모니 M" w:hint="eastAsia"/>
                <w:color w:val="000000" w:themeColor="text1"/>
                <w:sz w:val="16"/>
                <w:szCs w:val="16"/>
              </w:rPr>
              <w:t>ata#4</w:t>
            </w:r>
            <w:r w:rsidRPr="001D1252">
              <w:rPr>
                <w:rFonts w:ascii="현대하모니 M" w:eastAsia="현대하모니 M" w:hAnsi="현대하모니 M"/>
                <w:color w:val="000000" w:themeColor="text1"/>
                <w:sz w:val="16"/>
                <w:szCs w:val="16"/>
              </w:rPr>
              <w:t>]</w:t>
            </w:r>
          </w:p>
        </w:tc>
        <w:tc>
          <w:tcPr>
            <w:tcW w:w="616" w:type="dxa"/>
            <w:vAlign w:val="center"/>
          </w:tcPr>
          <w:p w14:paraId="06A1CAB3"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07E9E296"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r w:rsidRPr="001D1252">
              <w:rPr>
                <w:rFonts w:ascii="현대하모니 M" w:eastAsia="현대하모니 M" w:hAnsi="현대하모니 M"/>
                <w:color w:val="000000" w:themeColor="text1"/>
                <w:sz w:val="16"/>
                <w:szCs w:val="16"/>
                <w:lang w:eastAsia="ja-JP"/>
              </w:rPr>
              <w:t>M</w:t>
            </w:r>
          </w:p>
        </w:tc>
        <w:tc>
          <w:tcPr>
            <w:tcW w:w="1819" w:type="dxa"/>
            <w:vAlign w:val="center"/>
          </w:tcPr>
          <w:p w14:paraId="32A658C1" w14:textId="77777777" w:rsidR="002B2ADC" w:rsidRPr="001D1252" w:rsidRDefault="002B2ADC" w:rsidP="002B2ADC">
            <w:pPr>
              <w:spacing w:line="276" w:lineRule="auto"/>
              <w:rPr>
                <w:rFonts w:ascii="현대하모니 M" w:eastAsia="현대하모니 M" w:hAnsi="현대하모니 M"/>
                <w:color w:val="000000" w:themeColor="text1"/>
                <w:sz w:val="16"/>
                <w:szCs w:val="16"/>
                <w:lang w:eastAsia="ja-JP"/>
              </w:rPr>
            </w:pPr>
          </w:p>
          <w:p w14:paraId="32A7A9CC" w14:textId="77777777" w:rsidR="002B2ADC" w:rsidRPr="001D1252" w:rsidRDefault="002B2ADC" w:rsidP="002B2ADC">
            <w:pPr>
              <w:spacing w:line="276" w:lineRule="auto"/>
              <w:rPr>
                <w:rFonts w:ascii="현대하모니 M" w:eastAsia="현대하모니 M" w:hAnsi="현대하모니 M"/>
                <w:color w:val="000000" w:themeColor="text1"/>
                <w:sz w:val="16"/>
                <w:szCs w:val="16"/>
              </w:rPr>
            </w:pPr>
            <w:r w:rsidRPr="001D1252">
              <w:rPr>
                <w:rFonts w:ascii="현대하모니 M" w:eastAsia="현대하모니 M" w:hAnsi="현대하모니 M" w:hint="eastAsia"/>
                <w:color w:val="000000" w:themeColor="text1"/>
                <w:sz w:val="16"/>
                <w:szCs w:val="16"/>
              </w:rPr>
              <w:t>[ASCII</w:t>
            </w:r>
            <w:r w:rsidRPr="001D1252">
              <w:rPr>
                <w:rFonts w:ascii="현대하모니 M" w:eastAsia="현대하모니 M" w:hAnsi="현대하모니 M"/>
                <w:color w:val="000000" w:themeColor="text1"/>
                <w:sz w:val="16"/>
                <w:szCs w:val="16"/>
              </w:rPr>
              <w:t>]</w:t>
            </w:r>
          </w:p>
        </w:tc>
      </w:tr>
    </w:tbl>
    <w:commentRangeEnd w:id="107"/>
    <w:p w14:paraId="0FD490DE" w14:textId="4ABB583F" w:rsidR="002B2ADC" w:rsidRPr="00783F6B" w:rsidRDefault="002B2ADC" w:rsidP="00793C75">
      <w:pPr>
        <w:pStyle w:val="a1"/>
        <w:numPr>
          <w:ilvl w:val="0"/>
          <w:numId w:val="22"/>
        </w:numPr>
      </w:pPr>
      <w:r w:rsidRPr="00783F6B">
        <w:rPr>
          <w:rStyle w:val="affe"/>
        </w:rPr>
        <w:commentReference w:id="107"/>
      </w:r>
      <w:r w:rsidRPr="00783F6B">
        <w:t>N</w:t>
      </w:r>
      <w:r w:rsidR="00783F6B" w:rsidRPr="00783F6B">
        <w:t xml:space="preserve">otation </w:t>
      </w:r>
      <w:r w:rsidRPr="00783F6B">
        <w:t xml:space="preserve">--- System Supplier Code : </w:t>
      </w:r>
    </w:p>
    <w:p w14:paraId="68C64AD2" w14:textId="77777777" w:rsidR="002B2ADC" w:rsidRPr="00524593" w:rsidRDefault="002B2ADC" w:rsidP="002B2ADC"/>
    <w:p w14:paraId="1A3140A5" w14:textId="77777777" w:rsidR="002B2ADC" w:rsidRDefault="002B2ADC" w:rsidP="002B2ADC">
      <w:pPr>
        <w:pStyle w:val="41"/>
      </w:pPr>
      <w:bookmarkStart w:id="108" w:name="_Toc110871878"/>
      <w:r>
        <w:t>F10</w:t>
      </w:r>
      <w:r>
        <w:rPr>
          <w:rFonts w:hint="eastAsia"/>
        </w:rPr>
        <w:t xml:space="preserve">0 </w:t>
      </w:r>
      <w:r>
        <w:t>–</w:t>
      </w:r>
      <w:r>
        <w:rPr>
          <w:rFonts w:hint="eastAsia"/>
        </w:rPr>
        <w:t xml:space="preserve"> </w:t>
      </w:r>
      <w:r w:rsidRPr="00DD74DF">
        <w:rPr>
          <w:rFonts w:hint="eastAsia"/>
        </w:rPr>
        <w:t>CAN</w:t>
      </w:r>
      <w:r>
        <w:t xml:space="preserve"> </w:t>
      </w:r>
      <w:r w:rsidRPr="00DD74DF">
        <w:rPr>
          <w:rFonts w:hint="eastAsia"/>
        </w:rPr>
        <w:t>Data</w:t>
      </w:r>
      <w:r>
        <w:t xml:space="preserve"> </w:t>
      </w:r>
      <w:r w:rsidRPr="00DD74DF">
        <w:rPr>
          <w:rFonts w:hint="eastAsia"/>
        </w:rPr>
        <w:t>Base</w:t>
      </w:r>
      <w:r>
        <w:t xml:space="preserve"> </w:t>
      </w:r>
      <w:r w:rsidRPr="00DD74DF">
        <w:rPr>
          <w:rFonts w:hint="eastAsia"/>
        </w:rPr>
        <w:t>Version</w:t>
      </w:r>
      <w:r>
        <w:t xml:space="preserve"> </w:t>
      </w:r>
      <w:r w:rsidRPr="00DD74DF">
        <w:rPr>
          <w:rFonts w:hint="eastAsia"/>
        </w:rPr>
        <w:t>Number</w:t>
      </w:r>
      <w:r>
        <w:t xml:space="preserve"> </w:t>
      </w:r>
      <w:r w:rsidRPr="00DD74DF">
        <w:rPr>
          <w:rFonts w:hint="eastAsia"/>
        </w:rPr>
        <w:t>DataIdentifier</w:t>
      </w:r>
      <w:bookmarkEnd w:id="108"/>
    </w:p>
    <w:p w14:paraId="6E89B20F" w14:textId="77777777" w:rsidR="002B2ADC" w:rsidRPr="00DD74DF" w:rsidRDefault="002B2ADC" w:rsidP="002B2ADC">
      <w:pPr>
        <w:rPr>
          <w:rFonts w:ascii="현대하모니 M" w:eastAsia="현대하모니 M" w:hAnsi="현대하모니 M"/>
          <w:noProof/>
        </w:rPr>
      </w:pPr>
    </w:p>
    <w:tbl>
      <w:tblPr>
        <w:tblW w:w="9376" w:type="dxa"/>
        <w:jc w:val="center"/>
        <w:tblCellMar>
          <w:left w:w="99" w:type="dxa"/>
          <w:right w:w="99" w:type="dxa"/>
        </w:tblCellMar>
        <w:tblLook w:val="04A0" w:firstRow="1" w:lastRow="0" w:firstColumn="1" w:lastColumn="0" w:noHBand="0" w:noVBand="1"/>
      </w:tblPr>
      <w:tblGrid>
        <w:gridCol w:w="772"/>
        <w:gridCol w:w="1496"/>
        <w:gridCol w:w="1197"/>
        <w:gridCol w:w="5911"/>
      </w:tblGrid>
      <w:tr w:rsidR="002B2ADC" w:rsidRPr="00DD74DF" w14:paraId="73D85A1B" w14:textId="77777777" w:rsidTr="002B2ADC">
        <w:trPr>
          <w:trHeight w:val="285"/>
          <w:jc w:val="center"/>
        </w:trPr>
        <w:tc>
          <w:tcPr>
            <w:tcW w:w="9376" w:type="dxa"/>
            <w:gridSpan w:val="4"/>
            <w:tcBorders>
              <w:top w:val="nil"/>
              <w:left w:val="nil"/>
              <w:bottom w:val="single" w:sz="12" w:space="0" w:color="auto"/>
              <w:right w:val="nil"/>
            </w:tcBorders>
            <w:noWrap/>
            <w:vAlign w:val="center"/>
            <w:hideMark/>
          </w:tcPr>
          <w:p w14:paraId="3380EB87" w14:textId="77777777" w:rsidR="002B2ADC" w:rsidRPr="00DD74DF" w:rsidRDefault="002B2ADC" w:rsidP="002B2ADC">
            <w:pPr>
              <w:rPr>
                <w:noProof/>
              </w:rPr>
            </w:pPr>
            <w:r w:rsidRPr="00DD74DF">
              <w:rPr>
                <w:rFonts w:hint="eastAsia"/>
                <w:noProof/>
              </w:rPr>
              <w:t xml:space="preserve">F100 - CANDataBaseVersionNumberDataIdentifier </w:t>
            </w:r>
          </w:p>
        </w:tc>
      </w:tr>
      <w:tr w:rsidR="002B2ADC" w:rsidRPr="00DD74DF" w14:paraId="74A3EDD1" w14:textId="77777777" w:rsidTr="002B2ADC">
        <w:trPr>
          <w:trHeight w:val="285"/>
          <w:jc w:val="center"/>
        </w:trPr>
        <w:tc>
          <w:tcPr>
            <w:tcW w:w="772"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4E05A343"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single" w:sz="12" w:space="0" w:color="auto"/>
              <w:left w:val="nil"/>
              <w:bottom w:val="single" w:sz="12" w:space="0" w:color="auto"/>
              <w:right w:val="single" w:sz="8" w:space="0" w:color="auto"/>
            </w:tcBorders>
            <w:shd w:val="clear" w:color="auto" w:fill="BFBFBF"/>
            <w:vAlign w:val="center"/>
            <w:hideMark/>
          </w:tcPr>
          <w:p w14:paraId="49551915"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197" w:type="dxa"/>
            <w:tcBorders>
              <w:top w:val="single" w:sz="12" w:space="0" w:color="auto"/>
              <w:left w:val="nil"/>
              <w:bottom w:val="single" w:sz="12" w:space="0" w:color="auto"/>
              <w:right w:val="single" w:sz="8" w:space="0" w:color="auto"/>
            </w:tcBorders>
            <w:shd w:val="clear" w:color="auto" w:fill="BFBFBF"/>
            <w:vAlign w:val="center"/>
            <w:hideMark/>
          </w:tcPr>
          <w:p w14:paraId="60B00901"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5911" w:type="dxa"/>
            <w:tcBorders>
              <w:top w:val="single" w:sz="12" w:space="0" w:color="auto"/>
              <w:left w:val="nil"/>
              <w:bottom w:val="single" w:sz="12" w:space="0" w:color="auto"/>
              <w:right w:val="single" w:sz="12" w:space="0" w:color="auto"/>
            </w:tcBorders>
            <w:shd w:val="clear" w:color="auto" w:fill="BFBFBF"/>
            <w:vAlign w:val="center"/>
            <w:hideMark/>
          </w:tcPr>
          <w:p w14:paraId="5C56450D"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2B2ADC" w:rsidRPr="00DD74DF" w14:paraId="39A699F6" w14:textId="77777777" w:rsidTr="002B2ADC">
        <w:trPr>
          <w:trHeight w:val="285"/>
          <w:jc w:val="center"/>
        </w:trPr>
        <w:tc>
          <w:tcPr>
            <w:tcW w:w="772" w:type="dxa"/>
            <w:tcBorders>
              <w:top w:val="single" w:sz="12" w:space="0" w:color="auto"/>
              <w:left w:val="single" w:sz="12" w:space="0" w:color="auto"/>
              <w:bottom w:val="single" w:sz="8" w:space="0" w:color="auto"/>
              <w:right w:val="single" w:sz="8" w:space="0" w:color="auto"/>
            </w:tcBorders>
            <w:vAlign w:val="center"/>
            <w:hideMark/>
          </w:tcPr>
          <w:p w14:paraId="4FE772EC" w14:textId="77777777" w:rsidR="002B2ADC" w:rsidRPr="00DD74DF" w:rsidRDefault="002B2ADC" w:rsidP="002B2ADC">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496" w:type="dxa"/>
            <w:tcBorders>
              <w:top w:val="single" w:sz="12" w:space="0" w:color="auto"/>
              <w:left w:val="nil"/>
              <w:bottom w:val="single" w:sz="8" w:space="0" w:color="auto"/>
              <w:right w:val="single" w:sz="8" w:space="0" w:color="auto"/>
            </w:tcBorders>
            <w:vAlign w:val="center"/>
            <w:hideMark/>
          </w:tcPr>
          <w:p w14:paraId="7D309548"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197" w:type="dxa"/>
            <w:tcBorders>
              <w:top w:val="single" w:sz="12" w:space="0" w:color="auto"/>
              <w:left w:val="nil"/>
              <w:bottom w:val="single" w:sz="8" w:space="0" w:color="auto"/>
              <w:right w:val="single" w:sz="8" w:space="0" w:color="auto"/>
            </w:tcBorders>
            <w:vAlign w:val="center"/>
            <w:hideMark/>
          </w:tcPr>
          <w:p w14:paraId="4BDBEB49"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5911" w:type="dxa"/>
            <w:tcBorders>
              <w:top w:val="single" w:sz="12" w:space="0" w:color="auto"/>
              <w:left w:val="nil"/>
              <w:bottom w:val="single" w:sz="8" w:space="0" w:color="auto"/>
              <w:right w:val="single" w:sz="12" w:space="0" w:color="auto"/>
            </w:tcBorders>
            <w:vAlign w:val="center"/>
            <w:hideMark/>
          </w:tcPr>
          <w:p w14:paraId="4EDE1A5F"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readEcuIdentification Positive Response Service Id</w:t>
            </w:r>
          </w:p>
        </w:tc>
      </w:tr>
      <w:tr w:rsidR="002B2ADC" w:rsidRPr="00BB7020" w14:paraId="05B5B358" w14:textId="77777777" w:rsidTr="002B2ADC">
        <w:trPr>
          <w:trHeight w:val="285"/>
          <w:jc w:val="center"/>
        </w:trPr>
        <w:tc>
          <w:tcPr>
            <w:tcW w:w="772" w:type="dxa"/>
            <w:vMerge w:val="restart"/>
            <w:tcBorders>
              <w:top w:val="nil"/>
              <w:left w:val="single" w:sz="12" w:space="0" w:color="auto"/>
              <w:bottom w:val="single" w:sz="12" w:space="0" w:color="auto"/>
              <w:right w:val="single" w:sz="8" w:space="0" w:color="auto"/>
            </w:tcBorders>
            <w:vAlign w:val="center"/>
            <w:hideMark/>
          </w:tcPr>
          <w:p w14:paraId="476D37FA" w14:textId="77777777" w:rsidR="002B2ADC" w:rsidRPr="00DD74DF" w:rsidRDefault="002B2ADC" w:rsidP="002B2ADC">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nil"/>
              <w:left w:val="nil"/>
              <w:bottom w:val="single" w:sz="8" w:space="0" w:color="auto"/>
              <w:right w:val="single" w:sz="8" w:space="0" w:color="auto"/>
            </w:tcBorders>
            <w:vAlign w:val="center"/>
            <w:hideMark/>
          </w:tcPr>
          <w:p w14:paraId="440941D8" w14:textId="77777777" w:rsidR="002B2ADC" w:rsidRPr="00BB7020" w:rsidRDefault="002B2ADC" w:rsidP="002B2ADC">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#2 ~ #3</w:t>
            </w:r>
          </w:p>
        </w:tc>
        <w:tc>
          <w:tcPr>
            <w:tcW w:w="1197" w:type="dxa"/>
            <w:tcBorders>
              <w:top w:val="nil"/>
              <w:left w:val="nil"/>
              <w:bottom w:val="single" w:sz="8" w:space="0" w:color="auto"/>
              <w:right w:val="single" w:sz="8" w:space="0" w:color="auto"/>
            </w:tcBorders>
            <w:vAlign w:val="center"/>
            <w:hideMark/>
          </w:tcPr>
          <w:p w14:paraId="322FD502" w14:textId="77777777" w:rsidR="002B2ADC" w:rsidRPr="00BB7020" w:rsidRDefault="002B2ADC" w:rsidP="002B2ADC">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F100</w:t>
            </w:r>
          </w:p>
        </w:tc>
        <w:tc>
          <w:tcPr>
            <w:tcW w:w="5911" w:type="dxa"/>
            <w:tcBorders>
              <w:top w:val="nil"/>
              <w:left w:val="nil"/>
              <w:bottom w:val="single" w:sz="8" w:space="0" w:color="auto"/>
              <w:right w:val="single" w:sz="12" w:space="0" w:color="auto"/>
            </w:tcBorders>
            <w:vAlign w:val="center"/>
            <w:hideMark/>
          </w:tcPr>
          <w:p w14:paraId="700B89E3" w14:textId="77777777" w:rsidR="002B2ADC" w:rsidRPr="00BB7020" w:rsidRDefault="002B2ADC" w:rsidP="002B2ADC">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 xml:space="preserve">CANDataBaseVersionNumberDataIdentifier </w:t>
            </w:r>
          </w:p>
        </w:tc>
      </w:tr>
      <w:tr w:rsidR="002B2ADC" w:rsidRPr="00BB7020" w14:paraId="6395116F"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26ADDD69"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1496" w:type="dxa"/>
            <w:vMerge w:val="restart"/>
            <w:tcBorders>
              <w:top w:val="nil"/>
              <w:left w:val="single" w:sz="8" w:space="0" w:color="auto"/>
              <w:bottom w:val="single" w:sz="12" w:space="0" w:color="auto"/>
              <w:right w:val="single" w:sz="8" w:space="0" w:color="auto"/>
            </w:tcBorders>
            <w:vAlign w:val="center"/>
            <w:hideMark/>
          </w:tcPr>
          <w:p w14:paraId="7713BF96" w14:textId="77777777" w:rsidR="002B2ADC" w:rsidRPr="00BB7020" w:rsidRDefault="002B2ADC" w:rsidP="002B2ADC">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#4 ~ #7</w:t>
            </w:r>
          </w:p>
        </w:tc>
        <w:tc>
          <w:tcPr>
            <w:tcW w:w="1197" w:type="dxa"/>
            <w:vMerge w:val="restart"/>
            <w:tcBorders>
              <w:top w:val="nil"/>
              <w:left w:val="single" w:sz="8" w:space="0" w:color="auto"/>
              <w:bottom w:val="single" w:sz="12" w:space="0" w:color="auto"/>
              <w:right w:val="single" w:sz="8" w:space="0" w:color="auto"/>
            </w:tcBorders>
            <w:vAlign w:val="center"/>
            <w:hideMark/>
          </w:tcPr>
          <w:p w14:paraId="4BA9D168" w14:textId="77777777" w:rsidR="002B2ADC" w:rsidRPr="00BB7020" w:rsidRDefault="002B2ADC" w:rsidP="002B2ADC">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cs="굴림" w:hint="eastAsia"/>
                <w:noProof/>
                <w:color w:val="000000" w:themeColor="text1"/>
                <w:sz w:val="18"/>
                <w:szCs w:val="18"/>
              </w:rPr>
              <w:t xml:space="preserve">　</w:t>
            </w:r>
          </w:p>
        </w:tc>
        <w:tc>
          <w:tcPr>
            <w:tcW w:w="5911" w:type="dxa"/>
            <w:tcBorders>
              <w:top w:val="nil"/>
              <w:left w:val="nil"/>
              <w:bottom w:val="nil"/>
              <w:right w:val="single" w:sz="12" w:space="0" w:color="auto"/>
            </w:tcBorders>
            <w:vAlign w:val="center"/>
            <w:hideMark/>
          </w:tcPr>
          <w:p w14:paraId="4CD35C9F" w14:textId="77777777" w:rsidR="002B2ADC" w:rsidRPr="00BB7020" w:rsidRDefault="002B2ADC" w:rsidP="002B2ADC">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dataRecord[] #1 = [</w:t>
            </w:r>
          </w:p>
        </w:tc>
      </w:tr>
      <w:tr w:rsidR="002B2ADC" w:rsidRPr="00BB7020" w14:paraId="3A5343C6"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68CAA8B6"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41B742B5"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E86E582"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081F7835" w14:textId="77777777" w:rsidR="002B2ADC" w:rsidRPr="00BB7020" w:rsidRDefault="002B2ADC" w:rsidP="002B2ADC">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 #1</w:t>
            </w:r>
          </w:p>
        </w:tc>
      </w:tr>
      <w:tr w:rsidR="002B2ADC" w:rsidRPr="00BB7020" w14:paraId="54AB1355"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275BD773"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9652C6D"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965F651"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27A7350E" w14:textId="77777777" w:rsidR="002B2ADC" w:rsidRPr="00BB7020" w:rsidRDefault="002B2ADC" w:rsidP="002B2ADC">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w:t>
            </w:r>
          </w:p>
        </w:tc>
      </w:tr>
      <w:tr w:rsidR="002B2ADC" w:rsidRPr="00BB7020" w14:paraId="6C4F631C" w14:textId="77777777" w:rsidTr="002B2ADC">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42117507"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2C35C85"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BC11F07" w14:textId="77777777" w:rsidR="002B2ADC" w:rsidRPr="00BB7020" w:rsidRDefault="002B2ADC" w:rsidP="002B2ADC">
            <w:pPr>
              <w:rPr>
                <w:rFonts w:ascii="현대하모니 M" w:eastAsia="현대하모니 M" w:hAnsi="현대하모니 M"/>
                <w:noProof/>
                <w:color w:val="000000" w:themeColor="text1"/>
                <w:sz w:val="18"/>
                <w:szCs w:val="18"/>
              </w:rPr>
            </w:pPr>
          </w:p>
        </w:tc>
        <w:tc>
          <w:tcPr>
            <w:tcW w:w="5911" w:type="dxa"/>
            <w:tcBorders>
              <w:top w:val="nil"/>
              <w:left w:val="nil"/>
              <w:bottom w:val="single" w:sz="12" w:space="0" w:color="auto"/>
              <w:right w:val="single" w:sz="12" w:space="0" w:color="auto"/>
            </w:tcBorders>
            <w:vAlign w:val="center"/>
            <w:hideMark/>
          </w:tcPr>
          <w:p w14:paraId="0AD018AD" w14:textId="77777777" w:rsidR="002B2ADC" w:rsidRPr="00BB7020" w:rsidRDefault="002B2ADC" w:rsidP="002B2ADC">
            <w:pPr>
              <w:rPr>
                <w:rFonts w:ascii="현대하모니 M" w:eastAsia="현대하모니 M" w:hAnsi="현대하모니 M"/>
                <w:noProof/>
                <w:color w:val="000000" w:themeColor="text1"/>
                <w:sz w:val="18"/>
                <w:szCs w:val="18"/>
              </w:rPr>
            </w:pPr>
            <w:commentRangeStart w:id="109"/>
            <w:r w:rsidRPr="00BB7020">
              <w:rPr>
                <w:rFonts w:ascii="현대하모니 M" w:eastAsia="현대하모니 M" w:hAnsi="현대하모니 M" w:hint="eastAsia"/>
                <w:noProof/>
                <w:color w:val="000000" w:themeColor="text1"/>
                <w:sz w:val="18"/>
                <w:szCs w:val="18"/>
              </w:rPr>
              <w:t>data#4</w:t>
            </w:r>
            <w:commentRangeEnd w:id="109"/>
            <w:r w:rsidRPr="00BB7020">
              <w:rPr>
                <w:rStyle w:val="affe"/>
                <w:color w:val="000000" w:themeColor="text1"/>
              </w:rPr>
              <w:commentReference w:id="109"/>
            </w:r>
            <w:r w:rsidRPr="00BB7020">
              <w:rPr>
                <w:rFonts w:ascii="현대하모니 M" w:eastAsia="현대하모니 M" w:hAnsi="현대하모니 M" w:hint="eastAsia"/>
                <w:noProof/>
                <w:color w:val="000000" w:themeColor="text1"/>
                <w:sz w:val="18"/>
                <w:szCs w:val="18"/>
              </w:rPr>
              <w:t>]</w:t>
            </w:r>
          </w:p>
        </w:tc>
      </w:tr>
    </w:tbl>
    <w:p w14:paraId="3C9A2734" w14:textId="77777777" w:rsidR="002B2ADC" w:rsidRPr="00BB7020" w:rsidRDefault="002B2ADC" w:rsidP="002B2ADC">
      <w:pPr>
        <w:rPr>
          <w:rFonts w:ascii="현대하모니 M" w:eastAsia="현대하모니 M" w:hAnsi="현대하모니 M"/>
          <w:color w:val="000000" w:themeColor="text1"/>
        </w:rPr>
      </w:pPr>
    </w:p>
    <w:p w14:paraId="00DEBD74" w14:textId="77777777" w:rsidR="002B2ADC" w:rsidRPr="00BB7020" w:rsidRDefault="002B2ADC" w:rsidP="002B2ADC">
      <w:pPr>
        <w:rPr>
          <w:rFonts w:ascii="현대하모니 M" w:eastAsia="현대하모니 M" w:hAnsi="현대하모니 M"/>
          <w:noProof/>
          <w:color w:val="000000" w:themeColor="text1"/>
        </w:rPr>
      </w:pPr>
      <w:r w:rsidRPr="00BB7020">
        <w:rPr>
          <w:rFonts w:ascii="현대하모니 M" w:eastAsia="현대하모니 M" w:hAnsi="현대하모니 M"/>
          <w:noProof/>
          <w:color w:val="000000" w:themeColor="text1"/>
        </w:rPr>
        <w:t>Ex)</w:t>
      </w:r>
    </w:p>
    <w:p w14:paraId="7C16AA28" w14:textId="77777777" w:rsidR="002B2ADC" w:rsidRPr="00BB7020" w:rsidRDefault="002B2ADC" w:rsidP="002B2ADC">
      <w:pPr>
        <w:rPr>
          <w:rFonts w:ascii="현대하모니 M" w:eastAsia="현대하모니 M" w:hAnsi="현대하모니 M"/>
          <w:noProof/>
          <w:color w:val="000000" w:themeColor="text1"/>
        </w:rPr>
      </w:pPr>
      <w:r w:rsidRPr="00BB7020">
        <w:rPr>
          <w:rFonts w:ascii="현대하모니 M" w:eastAsia="현대하모니 M" w:hAnsi="현대하모니 M"/>
          <w:noProof/>
          <w:color w:val="000000" w:themeColor="text1"/>
        </w:rPr>
        <w:t>Data Byte #4d = 0x31(‘1’)</w:t>
      </w:r>
    </w:p>
    <w:p w14:paraId="0C8AC862" w14:textId="77777777" w:rsidR="002B2ADC" w:rsidRPr="00BB7020" w:rsidRDefault="002B2ADC" w:rsidP="002B2ADC">
      <w:pPr>
        <w:rPr>
          <w:rFonts w:ascii="현대하모니 M" w:eastAsia="현대하모니 M" w:hAnsi="현대하모니 M"/>
          <w:noProof/>
          <w:color w:val="000000" w:themeColor="text1"/>
        </w:rPr>
      </w:pPr>
      <w:r w:rsidRPr="00BB7020">
        <w:rPr>
          <w:rFonts w:ascii="현대하모니 M" w:eastAsia="현대하모니 M" w:hAnsi="현대하모니 M"/>
          <w:noProof/>
          <w:color w:val="000000" w:themeColor="text1"/>
        </w:rPr>
        <w:t>Data Byte #5d = 0x2E(‘.’)</w:t>
      </w:r>
    </w:p>
    <w:p w14:paraId="4335FC64" w14:textId="77777777" w:rsidR="002B2ADC" w:rsidRPr="00BB7020" w:rsidRDefault="002B2ADC" w:rsidP="002B2ADC">
      <w:pPr>
        <w:rPr>
          <w:rFonts w:ascii="현대하모니 M" w:eastAsia="현대하모니 M" w:hAnsi="현대하모니 M"/>
          <w:noProof/>
          <w:color w:val="000000" w:themeColor="text1"/>
        </w:rPr>
      </w:pPr>
      <w:r w:rsidRPr="00BB7020">
        <w:rPr>
          <w:rFonts w:ascii="현대하모니 M" w:eastAsia="현대하모니 M" w:hAnsi="현대하모니 M"/>
          <w:noProof/>
          <w:color w:val="000000" w:themeColor="text1"/>
        </w:rPr>
        <w:t>Data Byte #6d = 0x30(‘0’)</w:t>
      </w:r>
    </w:p>
    <w:p w14:paraId="0920694A" w14:textId="77777777" w:rsidR="002B2ADC" w:rsidRPr="00014FA4" w:rsidRDefault="002B2ADC" w:rsidP="002B2ADC">
      <w:pPr>
        <w:rPr>
          <w:rFonts w:ascii="현대하모니 M" w:eastAsia="현대하모니 M" w:hAnsi="현대하모니 M"/>
          <w:noProof/>
        </w:rPr>
      </w:pPr>
      <w:r w:rsidRPr="00BB7020">
        <w:rPr>
          <w:rFonts w:ascii="현대하모니 M" w:eastAsia="현대하모니 M" w:hAnsi="현대하모니 M"/>
          <w:noProof/>
        </w:rPr>
        <w:t>Data Byte #7d = 0x30(‘0’)</w:t>
      </w:r>
    </w:p>
    <w:p w14:paraId="3B73F102" w14:textId="77777777" w:rsidR="002B2ADC" w:rsidRDefault="002B2ADC" w:rsidP="002B2ADC">
      <w:pPr>
        <w:rPr>
          <w:rFonts w:ascii="현대하모니 M" w:eastAsia="현대하모니 M" w:hAnsi="현대하모니 M"/>
        </w:rPr>
      </w:pPr>
    </w:p>
    <w:p w14:paraId="69F1AB3F" w14:textId="77777777" w:rsidR="002B2ADC" w:rsidRPr="00406BFF" w:rsidRDefault="002B2ADC" w:rsidP="002B2ADC">
      <w:pPr>
        <w:pStyle w:val="41"/>
      </w:pPr>
      <w:bookmarkStart w:id="110" w:name="_Toc110871879"/>
      <w:commentRangeStart w:id="111"/>
      <w:r>
        <w:t xml:space="preserve">F1EF - </w:t>
      </w:r>
      <w:r w:rsidRPr="00406BFF">
        <w:t>Read ECU Identification : LocalRXSWINDataIdentifier - DID #F1EF hex</w:t>
      </w:r>
      <w:commentRangeEnd w:id="111"/>
      <w:r>
        <w:rPr>
          <w:rStyle w:val="affe"/>
        </w:rPr>
        <w:commentReference w:id="111"/>
      </w:r>
      <w:bookmarkEnd w:id="110"/>
    </w:p>
    <w:tbl>
      <w:tblPr>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31"/>
        <w:gridCol w:w="3345"/>
        <w:gridCol w:w="440"/>
        <w:gridCol w:w="939"/>
        <w:gridCol w:w="969"/>
      </w:tblGrid>
      <w:tr w:rsidR="002B2ADC" w:rsidRPr="00406BFF" w14:paraId="53881A8E" w14:textId="77777777" w:rsidTr="002B2ADC">
        <w:tc>
          <w:tcPr>
            <w:tcW w:w="0" w:type="auto"/>
            <w:shd w:val="clear" w:color="auto" w:fill="auto"/>
            <w:vAlign w:val="center"/>
          </w:tcPr>
          <w:p w14:paraId="774381B3"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b/>
                <w:bCs/>
                <w:sz w:val="16"/>
              </w:rPr>
              <w:t>Data Byte</w:t>
            </w:r>
          </w:p>
        </w:tc>
        <w:tc>
          <w:tcPr>
            <w:tcW w:w="0" w:type="auto"/>
            <w:shd w:val="clear" w:color="auto" w:fill="auto"/>
            <w:vAlign w:val="center"/>
          </w:tcPr>
          <w:p w14:paraId="73D3ACDB"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b/>
                <w:bCs/>
                <w:sz w:val="16"/>
              </w:rPr>
              <w:t>Parameter Name</w:t>
            </w:r>
          </w:p>
        </w:tc>
        <w:tc>
          <w:tcPr>
            <w:tcW w:w="0" w:type="auto"/>
            <w:shd w:val="clear" w:color="auto" w:fill="auto"/>
            <w:vAlign w:val="center"/>
          </w:tcPr>
          <w:p w14:paraId="1A9B3F14"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b/>
                <w:bCs/>
                <w:sz w:val="16"/>
              </w:rPr>
              <w:t>Cvt</w:t>
            </w:r>
          </w:p>
        </w:tc>
        <w:tc>
          <w:tcPr>
            <w:tcW w:w="0" w:type="auto"/>
            <w:shd w:val="clear" w:color="auto" w:fill="auto"/>
            <w:vAlign w:val="center"/>
          </w:tcPr>
          <w:p w14:paraId="50CF9CEF"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b/>
                <w:bCs/>
                <w:sz w:val="16"/>
              </w:rPr>
              <w:t>Hex Value</w:t>
            </w:r>
          </w:p>
        </w:tc>
        <w:tc>
          <w:tcPr>
            <w:tcW w:w="0" w:type="auto"/>
            <w:shd w:val="clear" w:color="auto" w:fill="auto"/>
            <w:vAlign w:val="center"/>
          </w:tcPr>
          <w:p w14:paraId="47C45F48"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b/>
                <w:bCs/>
                <w:sz w:val="16"/>
              </w:rPr>
              <w:t>Mnemonic</w:t>
            </w:r>
          </w:p>
        </w:tc>
      </w:tr>
      <w:tr w:rsidR="002B2ADC" w:rsidRPr="00406BFF" w14:paraId="1E46E5CF" w14:textId="77777777" w:rsidTr="002B2ADC">
        <w:tc>
          <w:tcPr>
            <w:tcW w:w="0" w:type="auto"/>
            <w:shd w:val="clear" w:color="auto" w:fill="auto"/>
            <w:vAlign w:val="center"/>
          </w:tcPr>
          <w:p w14:paraId="276FABC7"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#1d</w:t>
            </w:r>
          </w:p>
        </w:tc>
        <w:tc>
          <w:tcPr>
            <w:tcW w:w="0" w:type="auto"/>
            <w:shd w:val="clear" w:color="auto" w:fill="auto"/>
            <w:vAlign w:val="center"/>
          </w:tcPr>
          <w:p w14:paraId="021DC43E"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ReadDataByIdentifier Response Service ID</w:t>
            </w:r>
          </w:p>
        </w:tc>
        <w:tc>
          <w:tcPr>
            <w:tcW w:w="0" w:type="auto"/>
            <w:shd w:val="clear" w:color="auto" w:fill="auto"/>
            <w:vAlign w:val="center"/>
          </w:tcPr>
          <w:p w14:paraId="4AFE34EC"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tc>
        <w:tc>
          <w:tcPr>
            <w:tcW w:w="0" w:type="auto"/>
            <w:shd w:val="clear" w:color="auto" w:fill="auto"/>
            <w:vAlign w:val="center"/>
          </w:tcPr>
          <w:p w14:paraId="154116A2"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#62h</w:t>
            </w:r>
          </w:p>
        </w:tc>
        <w:tc>
          <w:tcPr>
            <w:tcW w:w="0" w:type="auto"/>
            <w:shd w:val="clear" w:color="auto" w:fill="auto"/>
            <w:vAlign w:val="center"/>
          </w:tcPr>
          <w:p w14:paraId="7D0E079C"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RDBIPR</w:t>
            </w:r>
          </w:p>
        </w:tc>
      </w:tr>
      <w:tr w:rsidR="002B2ADC" w:rsidRPr="00406BFF" w14:paraId="73A48A89" w14:textId="77777777" w:rsidTr="002B2ADC">
        <w:tc>
          <w:tcPr>
            <w:tcW w:w="0" w:type="auto"/>
            <w:shd w:val="clear" w:color="auto" w:fill="auto"/>
            <w:vAlign w:val="center"/>
          </w:tcPr>
          <w:p w14:paraId="20EAECAD" w14:textId="77777777" w:rsidR="002B2ADC" w:rsidRPr="00406BFF" w:rsidRDefault="002B2ADC" w:rsidP="002B2ADC">
            <w:pPr>
              <w:rPr>
                <w:rFonts w:ascii="Arial Unicode MS" w:eastAsia="Arial Unicode MS" w:hAnsi="Arial Unicode MS" w:cs="Arial Unicode MS"/>
                <w:sz w:val="16"/>
              </w:rPr>
            </w:pPr>
          </w:p>
          <w:p w14:paraId="6F865E58"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#2d</w:t>
            </w:r>
          </w:p>
          <w:p w14:paraId="10DE4A56"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#3d</w:t>
            </w:r>
          </w:p>
        </w:tc>
        <w:tc>
          <w:tcPr>
            <w:tcW w:w="0" w:type="auto"/>
            <w:shd w:val="clear" w:color="auto" w:fill="auto"/>
            <w:vAlign w:val="center"/>
          </w:tcPr>
          <w:p w14:paraId="3AD67C2A"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DataIdentifier #1 = [</w:t>
            </w:r>
          </w:p>
          <w:p w14:paraId="51663691"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ab/>
              <w:t xml:space="preserve">byte#1(MSB) </w:t>
            </w:r>
          </w:p>
          <w:p w14:paraId="59483450"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ab/>
              <w:t>byte#2(LSB)</w:t>
            </w:r>
          </w:p>
          <w:p w14:paraId="420BC085"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ab/>
              <w:t>]</w:t>
            </w:r>
          </w:p>
        </w:tc>
        <w:tc>
          <w:tcPr>
            <w:tcW w:w="0" w:type="auto"/>
            <w:shd w:val="clear" w:color="auto" w:fill="auto"/>
            <w:vAlign w:val="center"/>
          </w:tcPr>
          <w:p w14:paraId="57E597E4" w14:textId="77777777" w:rsidR="002B2ADC" w:rsidRPr="00406BFF" w:rsidRDefault="002B2ADC" w:rsidP="002B2ADC">
            <w:pPr>
              <w:rPr>
                <w:rFonts w:ascii="Arial Unicode MS" w:eastAsia="Arial Unicode MS" w:hAnsi="Arial Unicode MS" w:cs="Arial Unicode MS"/>
                <w:sz w:val="16"/>
              </w:rPr>
            </w:pPr>
          </w:p>
          <w:p w14:paraId="1E00DD0C"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p w14:paraId="222CD952"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tc>
        <w:tc>
          <w:tcPr>
            <w:tcW w:w="0" w:type="auto"/>
            <w:shd w:val="clear" w:color="auto" w:fill="auto"/>
            <w:vAlign w:val="center"/>
          </w:tcPr>
          <w:p w14:paraId="2D99EEF7"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#F1EFh</w:t>
            </w:r>
          </w:p>
        </w:tc>
        <w:tc>
          <w:tcPr>
            <w:tcW w:w="0" w:type="auto"/>
            <w:shd w:val="clear" w:color="auto" w:fill="auto"/>
            <w:vAlign w:val="center"/>
          </w:tcPr>
          <w:p w14:paraId="05713AD9"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DID_</w:t>
            </w:r>
          </w:p>
          <w:p w14:paraId="63EB4463"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HB</w:t>
            </w:r>
          </w:p>
          <w:p w14:paraId="53AB7496"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LB</w:t>
            </w:r>
          </w:p>
        </w:tc>
      </w:tr>
      <w:tr w:rsidR="002B2ADC" w:rsidRPr="00406BFF" w14:paraId="549D8DEF" w14:textId="77777777" w:rsidTr="002B2ADC">
        <w:tc>
          <w:tcPr>
            <w:tcW w:w="0" w:type="auto"/>
            <w:shd w:val="clear" w:color="auto" w:fill="auto"/>
            <w:vAlign w:val="center"/>
          </w:tcPr>
          <w:p w14:paraId="0A63A721" w14:textId="77777777" w:rsidR="002B2ADC" w:rsidRPr="00406BFF" w:rsidRDefault="002B2ADC" w:rsidP="002B2ADC">
            <w:pPr>
              <w:rPr>
                <w:rFonts w:ascii="Arial Unicode MS" w:eastAsia="Arial Unicode MS" w:hAnsi="Arial Unicode MS" w:cs="Arial Unicode MS"/>
                <w:sz w:val="16"/>
              </w:rPr>
            </w:pPr>
          </w:p>
          <w:p w14:paraId="2C0F4C1F"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#4d</w:t>
            </w:r>
          </w:p>
          <w:p w14:paraId="61E7FE67"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#5d</w:t>
            </w:r>
          </w:p>
          <w:p w14:paraId="1C1797A7"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hint="eastAsia"/>
                <w:sz w:val="16"/>
              </w:rPr>
              <w:t>…</w:t>
            </w:r>
          </w:p>
          <w:p w14:paraId="50219A2A"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#35d</w:t>
            </w:r>
          </w:p>
        </w:tc>
        <w:tc>
          <w:tcPr>
            <w:tcW w:w="0" w:type="auto"/>
            <w:shd w:val="clear" w:color="auto" w:fill="auto"/>
            <w:vAlign w:val="center"/>
          </w:tcPr>
          <w:p w14:paraId="34241573"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DataRecord[] #1 = [</w:t>
            </w:r>
          </w:p>
          <w:p w14:paraId="6757AE99" w14:textId="77777777" w:rsidR="002B2ADC" w:rsidRPr="00406BFF" w:rsidRDefault="002B2ADC" w:rsidP="002B2ADC">
            <w:pPr>
              <w:rPr>
                <w:rFonts w:ascii="Arial Unicode MS" w:eastAsia="Arial Unicode MS" w:hAnsi="Arial Unicode MS" w:cs="Arial Unicode MS"/>
                <w:sz w:val="16"/>
                <w:vertAlign w:val="superscript"/>
              </w:rPr>
            </w:pPr>
            <w:r w:rsidRPr="00406BFF">
              <w:rPr>
                <w:rFonts w:ascii="Arial Unicode MS" w:eastAsia="Arial Unicode MS" w:hAnsi="Arial Unicode MS" w:cs="Arial Unicode MS"/>
                <w:sz w:val="16"/>
              </w:rPr>
              <w:tab/>
              <w:t>LocalRXSWINInfo</w:t>
            </w:r>
          </w:p>
          <w:p w14:paraId="29D20AE9"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ab/>
              <w:t>]</w:t>
            </w:r>
          </w:p>
        </w:tc>
        <w:tc>
          <w:tcPr>
            <w:tcW w:w="0" w:type="auto"/>
            <w:shd w:val="clear" w:color="auto" w:fill="auto"/>
            <w:vAlign w:val="center"/>
          </w:tcPr>
          <w:p w14:paraId="79F952A0" w14:textId="77777777" w:rsidR="002B2ADC" w:rsidRPr="00406BFF" w:rsidRDefault="002B2ADC" w:rsidP="002B2ADC">
            <w:pPr>
              <w:rPr>
                <w:rFonts w:ascii="Arial Unicode MS" w:eastAsia="Arial Unicode MS" w:hAnsi="Arial Unicode MS" w:cs="Arial Unicode MS"/>
                <w:sz w:val="16"/>
              </w:rPr>
            </w:pPr>
          </w:p>
          <w:p w14:paraId="6CE3B6FD"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p w14:paraId="76EFF348"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p w14:paraId="6E54F63B"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M</w:t>
            </w:r>
          </w:p>
        </w:tc>
        <w:tc>
          <w:tcPr>
            <w:tcW w:w="0" w:type="auto"/>
            <w:shd w:val="clear" w:color="auto" w:fill="auto"/>
            <w:vAlign w:val="center"/>
          </w:tcPr>
          <w:p w14:paraId="4C7736FC" w14:textId="77777777" w:rsidR="002B2ADC" w:rsidRPr="00406BFF" w:rsidRDefault="002B2ADC" w:rsidP="002B2ADC">
            <w:pPr>
              <w:rPr>
                <w:rFonts w:ascii="Arial Unicode MS" w:eastAsia="Arial Unicode MS" w:hAnsi="Arial Unicode MS" w:cs="Arial Unicode MS"/>
                <w:sz w:val="16"/>
              </w:rPr>
            </w:pPr>
          </w:p>
          <w:p w14:paraId="14853DA3"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#XXh</w:t>
            </w:r>
          </w:p>
          <w:p w14:paraId="569A52C1"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#XXh</w:t>
            </w:r>
          </w:p>
          <w:p w14:paraId="7965AD52"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hint="eastAsia"/>
                <w:sz w:val="16"/>
              </w:rPr>
              <w:t>…</w:t>
            </w:r>
          </w:p>
          <w:p w14:paraId="4CB7229E"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#XXh</w:t>
            </w:r>
          </w:p>
        </w:tc>
        <w:tc>
          <w:tcPr>
            <w:tcW w:w="0" w:type="auto"/>
            <w:shd w:val="clear" w:color="auto" w:fill="auto"/>
            <w:vAlign w:val="center"/>
          </w:tcPr>
          <w:p w14:paraId="28B7DCBE"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DREC_</w:t>
            </w:r>
          </w:p>
          <w:p w14:paraId="309C3A98"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DATA_1</w:t>
            </w:r>
          </w:p>
          <w:p w14:paraId="74809D53"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sz w:val="16"/>
              </w:rPr>
              <w:t>DATA_2</w:t>
            </w:r>
          </w:p>
          <w:p w14:paraId="05207DA1" w14:textId="77777777" w:rsidR="002B2ADC" w:rsidRPr="00406BFF" w:rsidRDefault="002B2ADC" w:rsidP="002B2ADC">
            <w:pPr>
              <w:rPr>
                <w:rFonts w:ascii="Arial Unicode MS" w:eastAsia="Arial Unicode MS" w:hAnsi="Arial Unicode MS" w:cs="Arial Unicode MS"/>
                <w:sz w:val="16"/>
              </w:rPr>
            </w:pPr>
            <w:r w:rsidRPr="00406BFF">
              <w:rPr>
                <w:rFonts w:ascii="Arial Unicode MS" w:eastAsia="Arial Unicode MS" w:hAnsi="Arial Unicode MS" w:cs="Arial Unicode MS" w:hint="eastAsia"/>
                <w:sz w:val="16"/>
              </w:rPr>
              <w:t>…</w:t>
            </w:r>
          </w:p>
          <w:p w14:paraId="4A80425C" w14:textId="77777777" w:rsidR="002B2ADC" w:rsidRDefault="002B2ADC" w:rsidP="002B2ADC">
            <w:pPr>
              <w:keepNext/>
              <w:rPr>
                <w:rFonts w:ascii="Arial Unicode MS" w:eastAsia="Arial Unicode MS" w:hAnsi="Arial Unicode MS" w:cs="Arial Unicode MS"/>
                <w:sz w:val="16"/>
              </w:rPr>
            </w:pPr>
            <w:r w:rsidRPr="00406BFF">
              <w:rPr>
                <w:rFonts w:ascii="Arial Unicode MS" w:eastAsia="Arial Unicode MS" w:hAnsi="Arial Unicode MS" w:cs="Arial Unicode MS"/>
                <w:sz w:val="16"/>
              </w:rPr>
              <w:t>DATA_32</w:t>
            </w:r>
          </w:p>
          <w:p w14:paraId="357E9818" w14:textId="77777777" w:rsidR="002B2ADC" w:rsidRPr="00406BFF" w:rsidRDefault="002B2ADC" w:rsidP="002B2ADC">
            <w:pPr>
              <w:keepNext/>
              <w:rPr>
                <w:rFonts w:ascii="Arial Unicode MS" w:eastAsia="Arial Unicode MS" w:hAnsi="Arial Unicode MS" w:cs="Arial Unicode MS"/>
                <w:sz w:val="16"/>
              </w:rPr>
            </w:pPr>
            <w:r>
              <w:rPr>
                <w:rFonts w:ascii="Arial Unicode MS" w:eastAsia="Arial Unicode MS" w:hAnsi="Arial Unicode MS" w:cs="Arial Unicode MS"/>
                <w:sz w:val="16"/>
              </w:rPr>
              <w:t>[ASCII]</w:t>
            </w:r>
          </w:p>
        </w:tc>
      </w:tr>
    </w:tbl>
    <w:p w14:paraId="3B5AF306" w14:textId="77777777" w:rsidR="002B2ADC" w:rsidRPr="00406BFF" w:rsidRDefault="002B2ADC" w:rsidP="002B2ADC">
      <w:pPr>
        <w:pStyle w:val="affc"/>
        <w:ind w:leftChars="200" w:left="440" w:firstLineChars="50" w:firstLine="100"/>
        <w:rPr>
          <w:rFonts w:ascii="Arial Unicode MS" w:eastAsia="Arial Unicode MS" w:hAnsi="Arial Unicode MS" w:cs="Arial Unicode MS"/>
        </w:rPr>
      </w:pPr>
      <w:r w:rsidRPr="00406BFF">
        <w:rPr>
          <w:rFonts w:ascii="Arial Unicode MS" w:eastAsia="Arial Unicode MS" w:hAnsi="Arial Unicode MS" w:cs="Arial Unicode MS"/>
        </w:rPr>
        <w:t>Positive Response Message Definition - LocalRXSWINDataIdentifier (#F1EF hex)</w:t>
      </w:r>
    </w:p>
    <w:p w14:paraId="2B2A07EB" w14:textId="77777777" w:rsidR="002B2ADC" w:rsidRPr="00406BFF" w:rsidRDefault="002B2ADC" w:rsidP="002B2ADC">
      <w:pPr>
        <w:ind w:leftChars="200" w:left="440"/>
        <w:rPr>
          <w:rFonts w:ascii="Arial Unicode MS" w:eastAsia="Arial Unicode MS" w:hAnsi="Arial Unicode MS" w:cs="Arial Unicode MS"/>
        </w:rPr>
      </w:pPr>
      <w:r w:rsidRPr="00406BFF">
        <w:rPr>
          <w:rFonts w:ascii="Arial Unicode MS" w:eastAsia="Arial Unicode MS" w:hAnsi="Arial Unicode MS" w:cs="Arial Unicode MS"/>
        </w:rPr>
        <w:t xml:space="preserve">Refer to </w:t>
      </w:r>
      <w:r>
        <w:rPr>
          <w:rFonts w:ascii="Arial Unicode MS" w:eastAsia="Arial Unicode MS" w:hAnsi="Arial Unicode MS" w:cs="Arial Unicode MS"/>
        </w:rPr>
        <w:t xml:space="preserve">ES95486-00(Annex J) or </w:t>
      </w:r>
      <w:r w:rsidRPr="00406BFF">
        <w:rPr>
          <w:rFonts w:ascii="Arial Unicode MS" w:eastAsia="Arial Unicode MS" w:hAnsi="Arial Unicode MS" w:cs="Arial Unicode MS"/>
        </w:rPr>
        <w:t>ES95486-02(Annex J) for more detail requirements.</w:t>
      </w:r>
    </w:p>
    <w:p w14:paraId="067E9AF1" w14:textId="77777777" w:rsidR="002B2ADC" w:rsidRDefault="002B2ADC" w:rsidP="002B2ADC">
      <w:pPr>
        <w:rPr>
          <w:rFonts w:ascii="현대하모니 M" w:eastAsia="현대하모니 M" w:hAnsi="현대하모니 M"/>
        </w:rPr>
      </w:pPr>
    </w:p>
    <w:p w14:paraId="420AB77D" w14:textId="77777777" w:rsidR="002B2ADC" w:rsidRPr="008674AD" w:rsidRDefault="002B2ADC" w:rsidP="002B2ADC">
      <w:pPr>
        <w:pStyle w:val="41"/>
      </w:pPr>
      <w:bookmarkStart w:id="112" w:name="_Toc110871880"/>
      <w:commentRangeStart w:id="113"/>
      <w:r w:rsidRPr="008674AD">
        <w:rPr>
          <w:rFonts w:hint="eastAsia"/>
        </w:rPr>
        <w:t xml:space="preserve">F1C1 </w:t>
      </w:r>
      <w:r w:rsidRPr="008674AD">
        <w:t>–</w:t>
      </w:r>
      <w:r w:rsidRPr="008674AD">
        <w:rPr>
          <w:rFonts w:hint="eastAsia"/>
        </w:rPr>
        <w:t xml:space="preserve"> </w:t>
      </w:r>
      <w:r w:rsidRPr="008674AD">
        <w:t>ECUSoftwareUnit1IVDDataIdentifier</w:t>
      </w:r>
      <w:commentRangeEnd w:id="113"/>
      <w:r w:rsidRPr="008674AD">
        <w:rPr>
          <w:rStyle w:val="affe"/>
          <w:rFonts w:ascii="Calibri" w:eastAsia="맑은 고딕" w:hAnsi="Calibri" w:cs="Arial"/>
          <w:iCs w:val="0"/>
          <w:noProof w:val="0"/>
          <w:color w:val="auto"/>
        </w:rPr>
        <w:commentReference w:id="113"/>
      </w:r>
      <w:bookmarkEnd w:id="112"/>
    </w:p>
    <w:p w14:paraId="302E0922" w14:textId="77777777" w:rsidR="002B2ADC" w:rsidRPr="008674AD" w:rsidRDefault="002B2ADC" w:rsidP="002B2ADC">
      <w:pPr>
        <w:rPr>
          <w:rFonts w:ascii="현대하모니 M" w:eastAsia="현대하모니 M" w:hAnsi="현대하모니 M"/>
          <w:sz w:val="6"/>
        </w:rPr>
      </w:pPr>
    </w:p>
    <w:p w14:paraId="71212535" w14:textId="77777777" w:rsidR="002B2ADC" w:rsidRPr="008674AD" w:rsidRDefault="002B2ADC" w:rsidP="002B2ADC">
      <w:pPr>
        <w:rPr>
          <w:rFonts w:ascii="현대하모니 M" w:eastAsia="현대하모니 M" w:hAnsi="현대하모니 M"/>
          <w:sz w:val="6"/>
        </w:rPr>
      </w:pPr>
    </w:p>
    <w:p w14:paraId="1F9D4383" w14:textId="77777777" w:rsidR="002B2ADC" w:rsidRPr="008674AD" w:rsidRDefault="002B2ADC" w:rsidP="002B2ADC">
      <w:pPr>
        <w:rPr>
          <w:rFonts w:ascii="현대하모니 M" w:eastAsia="현대하모니 M" w:hAnsi="현대하모니 M"/>
          <w:sz w:val="20"/>
          <w:szCs w:val="20"/>
        </w:rPr>
      </w:pPr>
      <w:r w:rsidRPr="008674AD">
        <w:rPr>
          <w:rFonts w:ascii="현대하모니 M" w:eastAsia="현대하모니 M" w:hAnsi="현대하모니 M" w:hint="eastAsia"/>
          <w:sz w:val="20"/>
          <w:szCs w:val="20"/>
        </w:rPr>
        <w:t>This value shall be used to reference the IVD value of SW unit 1. Each unit shall have own IVD value to prove SW integrity. This value has to be same with IVD which is in the SUMS.</w:t>
      </w:r>
    </w:p>
    <w:p w14:paraId="6F33C9BC" w14:textId="77777777" w:rsidR="002B2ADC" w:rsidRPr="008674AD" w:rsidRDefault="002B2ADC" w:rsidP="002B2ADC">
      <w:pPr>
        <w:rPr>
          <w:rFonts w:ascii="현대하모니 M" w:eastAsia="현대하모니 M" w:hAnsi="현대하모니 M"/>
          <w:sz w:val="6"/>
        </w:rPr>
      </w:pPr>
    </w:p>
    <w:p w14:paraId="30CF26A3" w14:textId="77777777" w:rsidR="002B2ADC" w:rsidRPr="008674AD" w:rsidRDefault="002B2ADC" w:rsidP="002B2ADC">
      <w:pPr>
        <w:rPr>
          <w:rFonts w:ascii="현대하모니 M" w:eastAsia="현대하모니 M" w:hAnsi="현대하모니 M"/>
          <w:sz w:val="6"/>
        </w:rPr>
      </w:pPr>
    </w:p>
    <w:tbl>
      <w:tblPr>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31"/>
        <w:gridCol w:w="3613"/>
        <w:gridCol w:w="440"/>
        <w:gridCol w:w="939"/>
        <w:gridCol w:w="969"/>
      </w:tblGrid>
      <w:tr w:rsidR="002B2ADC" w:rsidRPr="008674AD" w14:paraId="59D28D29" w14:textId="77777777" w:rsidTr="002B2ADC">
        <w:tc>
          <w:tcPr>
            <w:tcW w:w="0" w:type="auto"/>
            <w:shd w:val="clear" w:color="auto" w:fill="auto"/>
            <w:vAlign w:val="center"/>
          </w:tcPr>
          <w:p w14:paraId="160A0014"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b/>
                <w:bCs/>
                <w:sz w:val="16"/>
              </w:rPr>
              <w:t>Data Byte</w:t>
            </w:r>
          </w:p>
        </w:tc>
        <w:tc>
          <w:tcPr>
            <w:tcW w:w="0" w:type="auto"/>
            <w:shd w:val="clear" w:color="auto" w:fill="auto"/>
            <w:vAlign w:val="center"/>
          </w:tcPr>
          <w:p w14:paraId="18B1AFF9"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b/>
                <w:bCs/>
                <w:sz w:val="16"/>
              </w:rPr>
              <w:t>Parameter Name</w:t>
            </w:r>
          </w:p>
        </w:tc>
        <w:tc>
          <w:tcPr>
            <w:tcW w:w="0" w:type="auto"/>
            <w:shd w:val="clear" w:color="auto" w:fill="auto"/>
            <w:vAlign w:val="center"/>
          </w:tcPr>
          <w:p w14:paraId="73B8997A"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b/>
                <w:bCs/>
                <w:sz w:val="16"/>
              </w:rPr>
              <w:t>Cvt</w:t>
            </w:r>
          </w:p>
        </w:tc>
        <w:tc>
          <w:tcPr>
            <w:tcW w:w="0" w:type="auto"/>
            <w:shd w:val="clear" w:color="auto" w:fill="auto"/>
            <w:vAlign w:val="center"/>
          </w:tcPr>
          <w:p w14:paraId="0BE4DC1A"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b/>
                <w:bCs/>
                <w:sz w:val="16"/>
              </w:rPr>
              <w:t>Hex Value</w:t>
            </w:r>
          </w:p>
        </w:tc>
        <w:tc>
          <w:tcPr>
            <w:tcW w:w="0" w:type="auto"/>
            <w:shd w:val="clear" w:color="auto" w:fill="auto"/>
            <w:vAlign w:val="center"/>
          </w:tcPr>
          <w:p w14:paraId="65DC91CF"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b/>
                <w:bCs/>
                <w:sz w:val="16"/>
              </w:rPr>
              <w:t>Mnemonic</w:t>
            </w:r>
          </w:p>
        </w:tc>
      </w:tr>
      <w:tr w:rsidR="002B2ADC" w:rsidRPr="008674AD" w14:paraId="60DA816E" w14:textId="77777777" w:rsidTr="002B2ADC">
        <w:tc>
          <w:tcPr>
            <w:tcW w:w="0" w:type="auto"/>
            <w:shd w:val="clear" w:color="auto" w:fill="auto"/>
            <w:vAlign w:val="center"/>
          </w:tcPr>
          <w:p w14:paraId="7D7E4B5D"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#1d</w:t>
            </w:r>
          </w:p>
        </w:tc>
        <w:tc>
          <w:tcPr>
            <w:tcW w:w="0" w:type="auto"/>
            <w:shd w:val="clear" w:color="auto" w:fill="auto"/>
            <w:vAlign w:val="center"/>
          </w:tcPr>
          <w:p w14:paraId="711E1715"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ReadDataByIdentifier Response Service ID</w:t>
            </w:r>
          </w:p>
        </w:tc>
        <w:tc>
          <w:tcPr>
            <w:tcW w:w="0" w:type="auto"/>
            <w:shd w:val="clear" w:color="auto" w:fill="auto"/>
            <w:vAlign w:val="center"/>
          </w:tcPr>
          <w:p w14:paraId="2A687AD7"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M</w:t>
            </w:r>
          </w:p>
        </w:tc>
        <w:tc>
          <w:tcPr>
            <w:tcW w:w="0" w:type="auto"/>
            <w:shd w:val="clear" w:color="auto" w:fill="auto"/>
            <w:vAlign w:val="center"/>
          </w:tcPr>
          <w:p w14:paraId="053D477A"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#62h</w:t>
            </w:r>
          </w:p>
        </w:tc>
        <w:tc>
          <w:tcPr>
            <w:tcW w:w="0" w:type="auto"/>
            <w:shd w:val="clear" w:color="auto" w:fill="auto"/>
            <w:vAlign w:val="center"/>
          </w:tcPr>
          <w:p w14:paraId="1AEBBDBB"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RDBIPR</w:t>
            </w:r>
          </w:p>
        </w:tc>
      </w:tr>
      <w:tr w:rsidR="002B2ADC" w:rsidRPr="008674AD" w14:paraId="0E8BEB34" w14:textId="77777777" w:rsidTr="002B2ADC">
        <w:tc>
          <w:tcPr>
            <w:tcW w:w="0" w:type="auto"/>
            <w:shd w:val="clear" w:color="auto" w:fill="auto"/>
            <w:vAlign w:val="center"/>
          </w:tcPr>
          <w:p w14:paraId="39A43247" w14:textId="77777777" w:rsidR="002B2ADC" w:rsidRPr="008674AD" w:rsidRDefault="002B2ADC" w:rsidP="002B2ADC">
            <w:pPr>
              <w:rPr>
                <w:rFonts w:ascii="Arial Unicode MS" w:eastAsia="Arial Unicode MS" w:hAnsi="Arial Unicode MS" w:cs="Arial Unicode MS"/>
                <w:sz w:val="16"/>
              </w:rPr>
            </w:pPr>
          </w:p>
          <w:p w14:paraId="6B29950C"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#2d</w:t>
            </w:r>
          </w:p>
          <w:p w14:paraId="3547E399"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#3d</w:t>
            </w:r>
          </w:p>
        </w:tc>
        <w:tc>
          <w:tcPr>
            <w:tcW w:w="0" w:type="auto"/>
            <w:shd w:val="clear" w:color="auto" w:fill="auto"/>
            <w:vAlign w:val="center"/>
          </w:tcPr>
          <w:p w14:paraId="21F33056"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DataIdentifier #1 = [</w:t>
            </w:r>
          </w:p>
          <w:p w14:paraId="09921F39"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ab/>
              <w:t xml:space="preserve">byte#1(MSB) </w:t>
            </w:r>
          </w:p>
          <w:p w14:paraId="45C4883A"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ab/>
              <w:t>byte#2(LSB)</w:t>
            </w:r>
          </w:p>
          <w:p w14:paraId="1FAAED97"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ab/>
              <w:t>]</w:t>
            </w:r>
          </w:p>
        </w:tc>
        <w:tc>
          <w:tcPr>
            <w:tcW w:w="0" w:type="auto"/>
            <w:shd w:val="clear" w:color="auto" w:fill="auto"/>
            <w:vAlign w:val="center"/>
          </w:tcPr>
          <w:p w14:paraId="7B698F7F" w14:textId="77777777" w:rsidR="002B2ADC" w:rsidRPr="00783F6B" w:rsidRDefault="002B2ADC" w:rsidP="002B2ADC">
            <w:pPr>
              <w:rPr>
                <w:rFonts w:ascii="Arial Unicode MS" w:eastAsia="Arial Unicode MS" w:hAnsi="Arial Unicode MS" w:cs="Arial Unicode MS"/>
                <w:sz w:val="16"/>
              </w:rPr>
            </w:pPr>
          </w:p>
          <w:p w14:paraId="1BB2EC95"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M</w:t>
            </w:r>
          </w:p>
          <w:p w14:paraId="3A2AC3E8"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M</w:t>
            </w:r>
          </w:p>
        </w:tc>
        <w:tc>
          <w:tcPr>
            <w:tcW w:w="0" w:type="auto"/>
            <w:shd w:val="clear" w:color="auto" w:fill="auto"/>
            <w:vAlign w:val="center"/>
          </w:tcPr>
          <w:p w14:paraId="15AA6277"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#F1C1h</w:t>
            </w:r>
          </w:p>
        </w:tc>
        <w:tc>
          <w:tcPr>
            <w:tcW w:w="0" w:type="auto"/>
            <w:shd w:val="clear" w:color="auto" w:fill="auto"/>
            <w:vAlign w:val="center"/>
          </w:tcPr>
          <w:p w14:paraId="44903823"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DID_</w:t>
            </w:r>
          </w:p>
          <w:p w14:paraId="6BC66670"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HB</w:t>
            </w:r>
          </w:p>
          <w:p w14:paraId="3554BAB8"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LB</w:t>
            </w:r>
          </w:p>
        </w:tc>
      </w:tr>
      <w:tr w:rsidR="002B2ADC" w:rsidRPr="00406BFF" w14:paraId="2B23C62B" w14:textId="77777777" w:rsidTr="002B2ADC">
        <w:tc>
          <w:tcPr>
            <w:tcW w:w="0" w:type="auto"/>
            <w:shd w:val="clear" w:color="auto" w:fill="auto"/>
            <w:vAlign w:val="center"/>
          </w:tcPr>
          <w:p w14:paraId="28CAF2DF" w14:textId="77777777" w:rsidR="002B2ADC" w:rsidRPr="008674AD" w:rsidRDefault="002B2ADC" w:rsidP="002B2ADC">
            <w:pPr>
              <w:rPr>
                <w:rFonts w:ascii="Arial Unicode MS" w:eastAsia="Arial Unicode MS" w:hAnsi="Arial Unicode MS" w:cs="Arial Unicode MS"/>
                <w:sz w:val="16"/>
              </w:rPr>
            </w:pPr>
          </w:p>
          <w:p w14:paraId="0CD42BB5"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#4d</w:t>
            </w:r>
          </w:p>
          <w:p w14:paraId="429D784D"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#5d</w:t>
            </w:r>
          </w:p>
          <w:p w14:paraId="2E1CE8A2"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hint="eastAsia"/>
                <w:sz w:val="16"/>
              </w:rPr>
              <w:t>…</w:t>
            </w:r>
          </w:p>
          <w:p w14:paraId="26154D58" w14:textId="77777777" w:rsidR="002B2ADC" w:rsidRPr="008674AD" w:rsidRDefault="002B2ADC" w:rsidP="002B2ADC">
            <w:pPr>
              <w:rPr>
                <w:rFonts w:ascii="Arial Unicode MS" w:eastAsia="Arial Unicode MS" w:hAnsi="Arial Unicode MS" w:cs="Arial Unicode MS"/>
                <w:sz w:val="16"/>
              </w:rPr>
            </w:pPr>
            <w:r w:rsidRPr="008674AD">
              <w:rPr>
                <w:rFonts w:ascii="Arial Unicode MS" w:eastAsia="Arial Unicode MS" w:hAnsi="Arial Unicode MS" w:cs="Arial Unicode MS"/>
                <w:sz w:val="16"/>
              </w:rPr>
              <w:t>#35d</w:t>
            </w:r>
          </w:p>
        </w:tc>
        <w:tc>
          <w:tcPr>
            <w:tcW w:w="0" w:type="auto"/>
            <w:shd w:val="clear" w:color="auto" w:fill="auto"/>
            <w:vAlign w:val="center"/>
          </w:tcPr>
          <w:p w14:paraId="1A44EF2E"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DataRecord[] #1 = [</w:t>
            </w:r>
          </w:p>
          <w:p w14:paraId="619872C1" w14:textId="77777777" w:rsidR="002B2ADC" w:rsidRPr="00783F6B" w:rsidRDefault="002B2ADC" w:rsidP="002B2ADC">
            <w:pPr>
              <w:rPr>
                <w:rFonts w:ascii="Arial Unicode MS" w:eastAsia="Arial Unicode MS" w:hAnsi="Arial Unicode MS" w:cs="Arial Unicode MS"/>
                <w:sz w:val="16"/>
                <w:vertAlign w:val="superscript"/>
              </w:rPr>
            </w:pPr>
            <w:r w:rsidRPr="00783F6B">
              <w:rPr>
                <w:rFonts w:ascii="Arial Unicode MS" w:eastAsia="Arial Unicode MS" w:hAnsi="Arial Unicode MS" w:cs="Arial Unicode MS"/>
                <w:sz w:val="16"/>
              </w:rPr>
              <w:tab/>
              <w:t>ECUSoftwareUnit1IVDDataIdentifier</w:t>
            </w:r>
          </w:p>
          <w:p w14:paraId="3077350C"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ab/>
              <w:t>]</w:t>
            </w:r>
          </w:p>
        </w:tc>
        <w:tc>
          <w:tcPr>
            <w:tcW w:w="0" w:type="auto"/>
            <w:shd w:val="clear" w:color="auto" w:fill="auto"/>
            <w:vAlign w:val="center"/>
          </w:tcPr>
          <w:p w14:paraId="683AEC84" w14:textId="77777777" w:rsidR="002B2ADC" w:rsidRPr="00783F6B" w:rsidRDefault="002B2ADC" w:rsidP="002B2ADC">
            <w:pPr>
              <w:rPr>
                <w:rFonts w:ascii="Arial Unicode MS" w:eastAsia="Arial Unicode MS" w:hAnsi="Arial Unicode MS" w:cs="Arial Unicode MS"/>
                <w:sz w:val="16"/>
              </w:rPr>
            </w:pPr>
          </w:p>
          <w:p w14:paraId="37907805"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M</w:t>
            </w:r>
          </w:p>
          <w:p w14:paraId="3C591928"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M</w:t>
            </w:r>
          </w:p>
          <w:p w14:paraId="4126D5FE"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M</w:t>
            </w:r>
          </w:p>
        </w:tc>
        <w:tc>
          <w:tcPr>
            <w:tcW w:w="0" w:type="auto"/>
            <w:shd w:val="clear" w:color="auto" w:fill="auto"/>
            <w:vAlign w:val="center"/>
          </w:tcPr>
          <w:p w14:paraId="09EC4F89" w14:textId="77777777" w:rsidR="002B2ADC" w:rsidRPr="00783F6B" w:rsidRDefault="002B2ADC" w:rsidP="002B2ADC">
            <w:pPr>
              <w:rPr>
                <w:rFonts w:ascii="Arial Unicode MS" w:eastAsia="Arial Unicode MS" w:hAnsi="Arial Unicode MS" w:cs="Arial Unicode MS"/>
                <w:sz w:val="16"/>
              </w:rPr>
            </w:pPr>
          </w:p>
          <w:p w14:paraId="49B40194"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#XXh</w:t>
            </w:r>
          </w:p>
          <w:p w14:paraId="19AD5732"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#XXh</w:t>
            </w:r>
          </w:p>
          <w:p w14:paraId="29F6D722"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hint="eastAsia"/>
                <w:sz w:val="16"/>
              </w:rPr>
              <w:t>…</w:t>
            </w:r>
          </w:p>
          <w:p w14:paraId="7DA7EF24"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#XXh</w:t>
            </w:r>
          </w:p>
        </w:tc>
        <w:tc>
          <w:tcPr>
            <w:tcW w:w="0" w:type="auto"/>
            <w:shd w:val="clear" w:color="auto" w:fill="auto"/>
            <w:vAlign w:val="center"/>
          </w:tcPr>
          <w:p w14:paraId="2E8E3655"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DREC_</w:t>
            </w:r>
          </w:p>
          <w:p w14:paraId="20C73745"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DATA_1</w:t>
            </w:r>
          </w:p>
          <w:p w14:paraId="15A0041F"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sz w:val="16"/>
              </w:rPr>
              <w:t>DATA_2</w:t>
            </w:r>
          </w:p>
          <w:p w14:paraId="36CAD9A0" w14:textId="77777777" w:rsidR="002B2ADC" w:rsidRPr="00783F6B" w:rsidRDefault="002B2ADC" w:rsidP="002B2ADC">
            <w:pPr>
              <w:rPr>
                <w:rFonts w:ascii="Arial Unicode MS" w:eastAsia="Arial Unicode MS" w:hAnsi="Arial Unicode MS" w:cs="Arial Unicode MS"/>
                <w:sz w:val="16"/>
              </w:rPr>
            </w:pPr>
            <w:r w:rsidRPr="00783F6B">
              <w:rPr>
                <w:rFonts w:ascii="Arial Unicode MS" w:eastAsia="Arial Unicode MS" w:hAnsi="Arial Unicode MS" w:cs="Arial Unicode MS" w:hint="eastAsia"/>
                <w:sz w:val="16"/>
              </w:rPr>
              <w:t>…</w:t>
            </w:r>
          </w:p>
          <w:p w14:paraId="1F0BAA17" w14:textId="77777777" w:rsidR="002B2ADC" w:rsidRPr="00783F6B" w:rsidRDefault="002B2ADC" w:rsidP="002B2ADC">
            <w:pPr>
              <w:keepNext/>
              <w:rPr>
                <w:rFonts w:ascii="Arial Unicode MS" w:eastAsia="Arial Unicode MS" w:hAnsi="Arial Unicode MS" w:cs="Arial Unicode MS"/>
                <w:sz w:val="16"/>
              </w:rPr>
            </w:pPr>
            <w:r w:rsidRPr="00783F6B">
              <w:rPr>
                <w:rFonts w:ascii="Arial Unicode MS" w:eastAsia="Arial Unicode MS" w:hAnsi="Arial Unicode MS" w:cs="Arial Unicode MS"/>
                <w:sz w:val="16"/>
              </w:rPr>
              <w:t>DATA_32</w:t>
            </w:r>
          </w:p>
          <w:p w14:paraId="1D88FB77" w14:textId="77777777" w:rsidR="002B2ADC" w:rsidRPr="00783F6B" w:rsidRDefault="002B2ADC" w:rsidP="002B2ADC">
            <w:pPr>
              <w:keepNext/>
              <w:rPr>
                <w:rFonts w:ascii="Arial Unicode MS" w:eastAsia="Arial Unicode MS" w:hAnsi="Arial Unicode MS" w:cs="Arial Unicode MS"/>
                <w:b/>
                <w:sz w:val="16"/>
              </w:rPr>
            </w:pPr>
            <w:r w:rsidRPr="00783F6B">
              <w:rPr>
                <w:rFonts w:ascii="Arial Unicode MS" w:eastAsia="Arial Unicode MS" w:hAnsi="Arial Unicode MS" w:cs="Arial Unicode MS"/>
                <w:sz w:val="16"/>
              </w:rPr>
              <w:t>[</w:t>
            </w:r>
            <w:r w:rsidRPr="00783F6B">
              <w:rPr>
                <w:rFonts w:ascii="Arial Unicode MS" w:eastAsia="Arial Unicode MS" w:hAnsi="Arial Unicode MS" w:cs="Arial Unicode MS" w:hint="eastAsia"/>
                <w:sz w:val="16"/>
              </w:rPr>
              <w:t>HEX</w:t>
            </w:r>
            <w:r w:rsidRPr="00783F6B">
              <w:rPr>
                <w:rFonts w:ascii="Arial Unicode MS" w:eastAsia="Arial Unicode MS" w:hAnsi="Arial Unicode MS" w:cs="Arial Unicode MS"/>
                <w:sz w:val="16"/>
              </w:rPr>
              <w:t>]</w:t>
            </w:r>
          </w:p>
        </w:tc>
      </w:tr>
    </w:tbl>
    <w:p w14:paraId="3B3DF483" w14:textId="77777777" w:rsidR="00D91477" w:rsidRDefault="00D91477" w:rsidP="00D91477">
      <w:pPr>
        <w:rPr>
          <w:rFonts w:ascii="현대하모니 M" w:eastAsia="현대하모니 M" w:hAnsi="현대하모니 M"/>
          <w:sz w:val="20"/>
        </w:rPr>
      </w:pPr>
    </w:p>
    <w:p w14:paraId="52DA1683" w14:textId="77777777" w:rsidR="00D91477" w:rsidRDefault="00D91477" w:rsidP="00D91477">
      <w:pPr>
        <w:pStyle w:val="41"/>
      </w:pPr>
      <w:bookmarkStart w:id="114" w:name="_Toc110871881"/>
      <w:commentRangeStart w:id="115"/>
      <w:r>
        <w:t>F17F</w:t>
      </w:r>
      <w:r>
        <w:rPr>
          <w:rFonts w:hint="eastAsia"/>
        </w:rPr>
        <w:t xml:space="preserve"> </w:t>
      </w:r>
      <w:r>
        <w:t>–</w:t>
      </w:r>
      <w:r>
        <w:rPr>
          <w:rFonts w:hint="eastAsia"/>
        </w:rPr>
        <w:t xml:space="preserve"> </w:t>
      </w:r>
      <w:r>
        <w:t xml:space="preserve">Platform </w:t>
      </w:r>
      <w:r w:rsidRPr="00DD74DF">
        <w:rPr>
          <w:rFonts w:hint="eastAsia"/>
        </w:rPr>
        <w:t>Version</w:t>
      </w:r>
      <w:r>
        <w:t xml:space="preserve"> </w:t>
      </w:r>
      <w:r w:rsidRPr="00DD74DF">
        <w:rPr>
          <w:rFonts w:hint="eastAsia"/>
        </w:rPr>
        <w:t>Number</w:t>
      </w:r>
      <w:r>
        <w:t xml:space="preserve"> </w:t>
      </w:r>
      <w:r w:rsidRPr="00DD74DF">
        <w:rPr>
          <w:rFonts w:hint="eastAsia"/>
        </w:rPr>
        <w:t>DataIdentifier</w:t>
      </w:r>
      <w:commentRangeEnd w:id="115"/>
      <w:r>
        <w:rPr>
          <w:rStyle w:val="affe"/>
          <w:rFonts w:ascii="Calibri" w:eastAsia="맑은 고딕" w:hAnsi="Calibri" w:cs="Arial"/>
          <w:iCs w:val="0"/>
          <w:noProof w:val="0"/>
          <w:color w:val="auto"/>
        </w:rPr>
        <w:commentReference w:id="115"/>
      </w:r>
      <w:bookmarkEnd w:id="114"/>
    </w:p>
    <w:p w14:paraId="139E8007" w14:textId="77777777" w:rsidR="00D91477" w:rsidRPr="0075397F" w:rsidRDefault="00D91477" w:rsidP="00D91477">
      <w:pPr>
        <w:rPr>
          <w:rFonts w:ascii="현대하모니 M" w:eastAsia="현대하모니 M" w:hAnsi="현대하모니 M"/>
          <w:noProof/>
        </w:rPr>
      </w:pPr>
    </w:p>
    <w:tbl>
      <w:tblPr>
        <w:tblW w:w="9376" w:type="dxa"/>
        <w:jc w:val="center"/>
        <w:tblCellMar>
          <w:left w:w="99" w:type="dxa"/>
          <w:right w:w="99" w:type="dxa"/>
        </w:tblCellMar>
        <w:tblLook w:val="04A0" w:firstRow="1" w:lastRow="0" w:firstColumn="1" w:lastColumn="0" w:noHBand="0" w:noVBand="1"/>
      </w:tblPr>
      <w:tblGrid>
        <w:gridCol w:w="772"/>
        <w:gridCol w:w="1496"/>
        <w:gridCol w:w="1197"/>
        <w:gridCol w:w="5911"/>
      </w:tblGrid>
      <w:tr w:rsidR="00D91477" w:rsidRPr="00DD74DF" w14:paraId="642E809E" w14:textId="77777777" w:rsidTr="00B718BA">
        <w:trPr>
          <w:trHeight w:val="285"/>
          <w:jc w:val="center"/>
        </w:trPr>
        <w:tc>
          <w:tcPr>
            <w:tcW w:w="9376" w:type="dxa"/>
            <w:gridSpan w:val="4"/>
            <w:tcBorders>
              <w:top w:val="nil"/>
              <w:left w:val="nil"/>
              <w:bottom w:val="single" w:sz="12" w:space="0" w:color="auto"/>
              <w:right w:val="nil"/>
            </w:tcBorders>
            <w:noWrap/>
            <w:vAlign w:val="center"/>
            <w:hideMark/>
          </w:tcPr>
          <w:p w14:paraId="42A23741" w14:textId="77777777" w:rsidR="00D91477" w:rsidRPr="00DD74DF" w:rsidRDefault="00D91477" w:rsidP="00B718BA">
            <w:pPr>
              <w:rPr>
                <w:noProof/>
              </w:rPr>
            </w:pPr>
            <w:r w:rsidRPr="00DD74DF">
              <w:rPr>
                <w:rFonts w:hint="eastAsia"/>
                <w:noProof/>
              </w:rPr>
              <w:t>F1</w:t>
            </w:r>
            <w:r>
              <w:rPr>
                <w:noProof/>
              </w:rPr>
              <w:t>7F</w:t>
            </w:r>
            <w:r w:rsidRPr="00DD74DF">
              <w:rPr>
                <w:rFonts w:hint="eastAsia"/>
                <w:noProof/>
              </w:rPr>
              <w:t xml:space="preserve"> </w:t>
            </w:r>
            <w:r>
              <w:rPr>
                <w:noProof/>
              </w:rPr>
              <w:t>–</w:t>
            </w:r>
            <w:r w:rsidRPr="00DD74DF">
              <w:rPr>
                <w:rFonts w:hint="eastAsia"/>
                <w:noProof/>
              </w:rPr>
              <w:t xml:space="preserve"> </w:t>
            </w:r>
            <w:r>
              <w:rPr>
                <w:noProof/>
              </w:rPr>
              <w:t>Platform</w:t>
            </w:r>
            <w:r w:rsidRPr="00DD74DF">
              <w:rPr>
                <w:rFonts w:hint="eastAsia"/>
                <w:noProof/>
              </w:rPr>
              <w:t xml:space="preserve">VersionNumberDataIdentifier </w:t>
            </w:r>
          </w:p>
        </w:tc>
      </w:tr>
      <w:tr w:rsidR="00D91477" w:rsidRPr="00DD74DF" w14:paraId="7FCC86A9" w14:textId="77777777" w:rsidTr="00B718BA">
        <w:trPr>
          <w:trHeight w:val="285"/>
          <w:jc w:val="center"/>
        </w:trPr>
        <w:tc>
          <w:tcPr>
            <w:tcW w:w="772"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67091C97"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single" w:sz="12" w:space="0" w:color="auto"/>
              <w:left w:val="nil"/>
              <w:bottom w:val="single" w:sz="12" w:space="0" w:color="auto"/>
              <w:right w:val="single" w:sz="8" w:space="0" w:color="auto"/>
            </w:tcBorders>
            <w:shd w:val="clear" w:color="auto" w:fill="BFBFBF"/>
            <w:vAlign w:val="center"/>
            <w:hideMark/>
          </w:tcPr>
          <w:p w14:paraId="639ABBF9"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197" w:type="dxa"/>
            <w:tcBorders>
              <w:top w:val="single" w:sz="12" w:space="0" w:color="auto"/>
              <w:left w:val="nil"/>
              <w:bottom w:val="single" w:sz="12" w:space="0" w:color="auto"/>
              <w:right w:val="single" w:sz="8" w:space="0" w:color="auto"/>
            </w:tcBorders>
            <w:shd w:val="clear" w:color="auto" w:fill="BFBFBF"/>
            <w:vAlign w:val="center"/>
            <w:hideMark/>
          </w:tcPr>
          <w:p w14:paraId="422A279C"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5911" w:type="dxa"/>
            <w:tcBorders>
              <w:top w:val="single" w:sz="12" w:space="0" w:color="auto"/>
              <w:left w:val="nil"/>
              <w:bottom w:val="single" w:sz="12" w:space="0" w:color="auto"/>
              <w:right w:val="single" w:sz="12" w:space="0" w:color="auto"/>
            </w:tcBorders>
            <w:shd w:val="clear" w:color="auto" w:fill="BFBFBF"/>
            <w:vAlign w:val="center"/>
            <w:hideMark/>
          </w:tcPr>
          <w:p w14:paraId="663E5194"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D91477" w:rsidRPr="00DD74DF" w14:paraId="1B36C8E6" w14:textId="77777777" w:rsidTr="00B718BA">
        <w:trPr>
          <w:trHeight w:val="285"/>
          <w:jc w:val="center"/>
        </w:trPr>
        <w:tc>
          <w:tcPr>
            <w:tcW w:w="772" w:type="dxa"/>
            <w:tcBorders>
              <w:top w:val="single" w:sz="12" w:space="0" w:color="auto"/>
              <w:left w:val="single" w:sz="12" w:space="0" w:color="auto"/>
              <w:bottom w:val="single" w:sz="8" w:space="0" w:color="auto"/>
              <w:right w:val="single" w:sz="8" w:space="0" w:color="auto"/>
            </w:tcBorders>
            <w:vAlign w:val="center"/>
            <w:hideMark/>
          </w:tcPr>
          <w:p w14:paraId="6456F0D0"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496" w:type="dxa"/>
            <w:tcBorders>
              <w:top w:val="single" w:sz="12" w:space="0" w:color="auto"/>
              <w:left w:val="nil"/>
              <w:bottom w:val="single" w:sz="8" w:space="0" w:color="auto"/>
              <w:right w:val="single" w:sz="8" w:space="0" w:color="auto"/>
            </w:tcBorders>
            <w:vAlign w:val="center"/>
            <w:hideMark/>
          </w:tcPr>
          <w:p w14:paraId="7661394B"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197" w:type="dxa"/>
            <w:tcBorders>
              <w:top w:val="single" w:sz="12" w:space="0" w:color="auto"/>
              <w:left w:val="nil"/>
              <w:bottom w:val="single" w:sz="8" w:space="0" w:color="auto"/>
              <w:right w:val="single" w:sz="8" w:space="0" w:color="auto"/>
            </w:tcBorders>
            <w:vAlign w:val="center"/>
            <w:hideMark/>
          </w:tcPr>
          <w:p w14:paraId="0ADFFB5E"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5911" w:type="dxa"/>
            <w:tcBorders>
              <w:top w:val="single" w:sz="12" w:space="0" w:color="auto"/>
              <w:left w:val="nil"/>
              <w:bottom w:val="single" w:sz="8" w:space="0" w:color="auto"/>
              <w:right w:val="single" w:sz="12" w:space="0" w:color="auto"/>
            </w:tcBorders>
            <w:vAlign w:val="center"/>
            <w:hideMark/>
          </w:tcPr>
          <w:p w14:paraId="4DBB0835"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readEcuIdentification Positive Response Service Id</w:t>
            </w:r>
          </w:p>
        </w:tc>
      </w:tr>
      <w:tr w:rsidR="00D91477" w:rsidRPr="00BB7020" w14:paraId="59136FFF" w14:textId="77777777" w:rsidTr="00B718BA">
        <w:trPr>
          <w:trHeight w:val="285"/>
          <w:jc w:val="center"/>
        </w:trPr>
        <w:tc>
          <w:tcPr>
            <w:tcW w:w="772" w:type="dxa"/>
            <w:vMerge w:val="restart"/>
            <w:tcBorders>
              <w:top w:val="nil"/>
              <w:left w:val="single" w:sz="12" w:space="0" w:color="auto"/>
              <w:bottom w:val="single" w:sz="12" w:space="0" w:color="auto"/>
              <w:right w:val="single" w:sz="8" w:space="0" w:color="auto"/>
            </w:tcBorders>
            <w:vAlign w:val="center"/>
            <w:hideMark/>
          </w:tcPr>
          <w:p w14:paraId="1FC5EBC2"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nil"/>
              <w:left w:val="nil"/>
              <w:bottom w:val="single" w:sz="8" w:space="0" w:color="auto"/>
              <w:right w:val="single" w:sz="8" w:space="0" w:color="auto"/>
            </w:tcBorders>
            <w:vAlign w:val="center"/>
            <w:hideMark/>
          </w:tcPr>
          <w:p w14:paraId="06F240E8" w14:textId="77777777" w:rsidR="00D91477" w:rsidRPr="00BB7020" w:rsidRDefault="00D91477" w:rsidP="00B718BA">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#2 ~ #3</w:t>
            </w:r>
          </w:p>
        </w:tc>
        <w:tc>
          <w:tcPr>
            <w:tcW w:w="1197" w:type="dxa"/>
            <w:tcBorders>
              <w:top w:val="nil"/>
              <w:left w:val="nil"/>
              <w:bottom w:val="single" w:sz="8" w:space="0" w:color="auto"/>
              <w:right w:val="single" w:sz="8" w:space="0" w:color="auto"/>
            </w:tcBorders>
            <w:vAlign w:val="center"/>
            <w:hideMark/>
          </w:tcPr>
          <w:p w14:paraId="16B0A614" w14:textId="77777777" w:rsidR="00D91477" w:rsidRPr="00BB7020" w:rsidRDefault="00D91477" w:rsidP="00B718BA">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F1</w:t>
            </w:r>
            <w:r>
              <w:rPr>
                <w:rFonts w:ascii="현대하모니 M" w:eastAsia="현대하모니 M" w:hAnsi="현대하모니 M"/>
                <w:noProof/>
                <w:sz w:val="18"/>
                <w:szCs w:val="18"/>
              </w:rPr>
              <w:t>7F</w:t>
            </w:r>
          </w:p>
        </w:tc>
        <w:tc>
          <w:tcPr>
            <w:tcW w:w="5911" w:type="dxa"/>
            <w:tcBorders>
              <w:top w:val="nil"/>
              <w:left w:val="nil"/>
              <w:bottom w:val="single" w:sz="8" w:space="0" w:color="auto"/>
              <w:right w:val="single" w:sz="12" w:space="0" w:color="auto"/>
            </w:tcBorders>
            <w:vAlign w:val="center"/>
            <w:hideMark/>
          </w:tcPr>
          <w:p w14:paraId="11DFFDAC" w14:textId="77777777" w:rsidR="00D91477" w:rsidRPr="00BB7020" w:rsidRDefault="00D91477" w:rsidP="00B718BA">
            <w:pPr>
              <w:rPr>
                <w:rFonts w:ascii="현대하모니 M" w:eastAsia="현대하모니 M" w:hAnsi="현대하모니 M"/>
                <w:noProof/>
                <w:sz w:val="18"/>
                <w:szCs w:val="18"/>
              </w:rPr>
            </w:pPr>
            <w:r>
              <w:rPr>
                <w:noProof/>
              </w:rPr>
              <w:t xml:space="preserve">Platform </w:t>
            </w:r>
            <w:r w:rsidRPr="00DD74DF">
              <w:rPr>
                <w:rFonts w:hint="eastAsia"/>
                <w:noProof/>
              </w:rPr>
              <w:t>Version</w:t>
            </w:r>
          </w:p>
        </w:tc>
      </w:tr>
      <w:tr w:rsidR="00D91477" w:rsidRPr="00BB7020" w14:paraId="7FB0B477"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59BC7289"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1496" w:type="dxa"/>
            <w:vMerge w:val="restart"/>
            <w:tcBorders>
              <w:top w:val="nil"/>
              <w:left w:val="single" w:sz="8" w:space="0" w:color="auto"/>
              <w:bottom w:val="single" w:sz="12" w:space="0" w:color="auto"/>
              <w:right w:val="single" w:sz="8" w:space="0" w:color="auto"/>
            </w:tcBorders>
            <w:vAlign w:val="center"/>
            <w:hideMark/>
          </w:tcPr>
          <w:p w14:paraId="2D82D700" w14:textId="393F3EED" w:rsidR="00D91477" w:rsidRPr="00BB7020" w:rsidRDefault="00D91477" w:rsidP="00B718BA">
            <w:pPr>
              <w:rPr>
                <w:rFonts w:ascii="현대하모니 M" w:eastAsia="현대하모니 M" w:hAnsi="현대하모니 M"/>
                <w:noProof/>
                <w:color w:val="000000" w:themeColor="text1"/>
                <w:sz w:val="18"/>
                <w:szCs w:val="18"/>
              </w:rPr>
            </w:pPr>
            <w:commentRangeStart w:id="116"/>
            <w:r w:rsidRPr="0033387C">
              <w:rPr>
                <w:rFonts w:ascii="현대하모니 M" w:eastAsia="현대하모니 M" w:hAnsi="현대하모니 M" w:hint="eastAsia"/>
                <w:noProof/>
                <w:color w:val="000000" w:themeColor="text1"/>
                <w:sz w:val="18"/>
                <w:szCs w:val="18"/>
              </w:rPr>
              <w:t>#4 ~ #1</w:t>
            </w:r>
            <w:r w:rsidR="0011454E" w:rsidRPr="0033387C">
              <w:rPr>
                <w:rFonts w:ascii="현대하모니 M" w:eastAsia="현대하모니 M" w:hAnsi="현대하모니 M" w:hint="eastAsia"/>
                <w:noProof/>
                <w:color w:val="000000" w:themeColor="text1"/>
                <w:sz w:val="18"/>
                <w:szCs w:val="18"/>
              </w:rPr>
              <w:t>7</w:t>
            </w:r>
            <w:commentRangeEnd w:id="116"/>
            <w:r w:rsidR="009419D0" w:rsidRPr="0033387C">
              <w:rPr>
                <w:rStyle w:val="affe"/>
                <w:color w:val="000000" w:themeColor="text1"/>
              </w:rPr>
              <w:commentReference w:id="116"/>
            </w:r>
          </w:p>
        </w:tc>
        <w:tc>
          <w:tcPr>
            <w:tcW w:w="1197" w:type="dxa"/>
            <w:vMerge w:val="restart"/>
            <w:tcBorders>
              <w:top w:val="nil"/>
              <w:left w:val="single" w:sz="8" w:space="0" w:color="auto"/>
              <w:bottom w:val="single" w:sz="12" w:space="0" w:color="auto"/>
              <w:right w:val="single" w:sz="8" w:space="0" w:color="auto"/>
            </w:tcBorders>
            <w:vAlign w:val="center"/>
            <w:hideMark/>
          </w:tcPr>
          <w:p w14:paraId="0F7EDDB1" w14:textId="77777777" w:rsidR="00D91477" w:rsidRPr="00BB7020" w:rsidRDefault="00D91477" w:rsidP="00B718BA">
            <w:pPr>
              <w:rPr>
                <w:rFonts w:ascii="현대하모니 M" w:eastAsia="현대하모니 M" w:hAnsi="현대하모니 M"/>
                <w:noProof/>
                <w:color w:val="000000" w:themeColor="text1"/>
                <w:sz w:val="18"/>
                <w:szCs w:val="18"/>
              </w:rPr>
            </w:pPr>
            <w:r>
              <w:rPr>
                <w:rFonts w:ascii="현대하모니 M" w:eastAsia="현대하모니 M" w:hAnsi="현대하모니 M" w:cs="굴림"/>
                <w:noProof/>
                <w:color w:val="000000" w:themeColor="text1"/>
                <w:sz w:val="18"/>
                <w:szCs w:val="18"/>
              </w:rPr>
              <w:t>[</w:t>
            </w:r>
            <w:r>
              <w:rPr>
                <w:rFonts w:ascii="현대하모니 M" w:eastAsia="현대하모니 M" w:hAnsi="현대하모니 M" w:cs="굴림" w:hint="eastAsia"/>
                <w:noProof/>
                <w:color w:val="000000" w:themeColor="text1"/>
                <w:sz w:val="18"/>
                <w:szCs w:val="18"/>
              </w:rPr>
              <w:t>ASCII</w:t>
            </w:r>
            <w:r>
              <w:rPr>
                <w:rFonts w:ascii="현대하모니 M" w:eastAsia="현대하모니 M" w:hAnsi="현대하모니 M" w:cs="굴림"/>
                <w:noProof/>
                <w:color w:val="000000" w:themeColor="text1"/>
                <w:sz w:val="18"/>
                <w:szCs w:val="18"/>
              </w:rPr>
              <w:t>]</w:t>
            </w:r>
          </w:p>
        </w:tc>
        <w:tc>
          <w:tcPr>
            <w:tcW w:w="5911" w:type="dxa"/>
            <w:tcBorders>
              <w:top w:val="nil"/>
              <w:left w:val="nil"/>
              <w:bottom w:val="nil"/>
              <w:right w:val="single" w:sz="12" w:space="0" w:color="auto"/>
            </w:tcBorders>
            <w:vAlign w:val="center"/>
            <w:hideMark/>
          </w:tcPr>
          <w:p w14:paraId="110B75BE"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dataRecord[] #1 = [</w:t>
            </w:r>
          </w:p>
        </w:tc>
      </w:tr>
      <w:tr w:rsidR="00D91477" w:rsidRPr="00BB7020" w14:paraId="10C93302"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39082D25"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9B8BE49"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F68A1D5"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3C151B68"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 #1</w:t>
            </w:r>
          </w:p>
        </w:tc>
      </w:tr>
      <w:tr w:rsidR="00D91477" w:rsidRPr="00BB7020" w14:paraId="4ACF2FB5"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11B69F7B"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610FDAA"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4E01D46"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54D00150"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w:t>
            </w:r>
          </w:p>
        </w:tc>
      </w:tr>
      <w:tr w:rsidR="00D91477" w:rsidRPr="00BB7020" w14:paraId="60F00319"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0965FDD6"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28C7AE5F"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F792BC3"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single" w:sz="12" w:space="0" w:color="auto"/>
              <w:right w:val="single" w:sz="12" w:space="0" w:color="auto"/>
            </w:tcBorders>
            <w:vAlign w:val="center"/>
            <w:hideMark/>
          </w:tcPr>
          <w:p w14:paraId="369082A0"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w:t>
            </w:r>
            <w:r>
              <w:rPr>
                <w:rFonts w:ascii="현대하모니 M" w:eastAsia="현대하모니 M" w:hAnsi="현대하모니 M"/>
                <w:noProof/>
                <w:color w:val="000000" w:themeColor="text1"/>
                <w:sz w:val="18"/>
                <w:szCs w:val="18"/>
              </w:rPr>
              <w:t>11</w:t>
            </w:r>
            <w:r w:rsidRPr="00BB7020">
              <w:rPr>
                <w:rFonts w:ascii="현대하모니 M" w:eastAsia="현대하모니 M" w:hAnsi="현대하모니 M" w:hint="eastAsia"/>
                <w:noProof/>
                <w:color w:val="000000" w:themeColor="text1"/>
                <w:sz w:val="18"/>
                <w:szCs w:val="18"/>
              </w:rPr>
              <w:t>]</w:t>
            </w:r>
          </w:p>
        </w:tc>
      </w:tr>
    </w:tbl>
    <w:p w14:paraId="72B3C127" w14:textId="77777777" w:rsidR="00D91477" w:rsidRDefault="00D91477" w:rsidP="00D91477">
      <w:pPr>
        <w:rPr>
          <w:rFonts w:ascii="현대하모니 M" w:eastAsia="현대하모니 M" w:hAnsi="현대하모니 M"/>
          <w:sz w:val="6"/>
        </w:rPr>
      </w:pPr>
    </w:p>
    <w:p w14:paraId="7505E4A9" w14:textId="77777777" w:rsidR="00D91477" w:rsidRDefault="00D91477" w:rsidP="00D91477">
      <w:pPr>
        <w:rPr>
          <w:rFonts w:ascii="현대하모니 M" w:eastAsia="현대하모니 M" w:hAnsi="현대하모니 M"/>
          <w:sz w:val="6"/>
        </w:rPr>
      </w:pPr>
    </w:p>
    <w:p w14:paraId="5301FE2F" w14:textId="77777777" w:rsidR="0011454E" w:rsidRDefault="0011454E" w:rsidP="00D91477">
      <w:pPr>
        <w:rPr>
          <w:rFonts w:ascii="현대하모니 M" w:eastAsia="현대하모니 M" w:hAnsi="현대하모니 M"/>
          <w:sz w:val="6"/>
        </w:rPr>
      </w:pPr>
    </w:p>
    <w:p w14:paraId="6834CF7D" w14:textId="3BAC14E5" w:rsidR="0011454E" w:rsidRDefault="0011454E" w:rsidP="00D91477">
      <w:pPr>
        <w:rPr>
          <w:rFonts w:ascii="현대하모니 M" w:eastAsia="현대하모니 M" w:hAnsi="현대하모니 M"/>
          <w:sz w:val="6"/>
        </w:rPr>
      </w:pPr>
      <w:r>
        <w:rPr>
          <w:rFonts w:ascii="현대하모니 M" w:eastAsia="현대하모니 M" w:hAnsi="현대하모니 M" w:hint="eastAsia"/>
          <w:sz w:val="6"/>
        </w:rPr>
        <w:t xml:space="preserve"> </w:t>
      </w:r>
    </w:p>
    <w:p w14:paraId="7B53FB1F" w14:textId="26C8AA3F" w:rsidR="0011454E" w:rsidRPr="0011454E" w:rsidRDefault="0011454E" w:rsidP="00D91477">
      <w:pPr>
        <w:rPr>
          <w:rFonts w:ascii="현대하모니 M" w:eastAsia="현대하모니 M" w:hAnsi="현대하모니 M"/>
          <w:sz w:val="20"/>
          <w:szCs w:val="20"/>
        </w:rPr>
      </w:pPr>
      <w:r w:rsidRPr="0011454E">
        <w:rPr>
          <w:rFonts w:ascii="현대하모니 M" w:eastAsia="현대하모니 M" w:hAnsi="현대하모니 M"/>
          <w:noProof/>
          <w:sz w:val="20"/>
          <w:szCs w:val="20"/>
        </w:rPr>
        <mc:AlternateContent>
          <mc:Choice Requires="wps">
            <w:drawing>
              <wp:anchor distT="0" distB="0" distL="114300" distR="114300" simplePos="0" relativeHeight="251659264" behindDoc="0" locked="0" layoutInCell="1" allowOverlap="1" wp14:anchorId="6CBC0AD2" wp14:editId="2D590F42">
                <wp:simplePos x="0" y="0"/>
                <wp:positionH relativeFrom="column">
                  <wp:posOffset>381000</wp:posOffset>
                </wp:positionH>
                <wp:positionV relativeFrom="paragraph">
                  <wp:posOffset>0</wp:posOffset>
                </wp:positionV>
                <wp:extent cx="2665730" cy="753745"/>
                <wp:effectExtent l="0" t="0" r="0" b="0"/>
                <wp:wrapTopAndBottom/>
                <wp:docPr id="27" name="TextBox 26"/>
                <wp:cNvGraphicFramePr/>
                <a:graphic xmlns:a="http://schemas.openxmlformats.org/drawingml/2006/main">
                  <a:graphicData uri="http://schemas.microsoft.com/office/word/2010/wordprocessingShape">
                    <wps:wsp>
                      <wps:cNvSpPr txBox="1"/>
                      <wps:spPr>
                        <a:xfrm>
                          <a:off x="0" y="0"/>
                          <a:ext cx="2665730" cy="753745"/>
                        </a:xfrm>
                        <a:prstGeom prst="rect">
                          <a:avLst/>
                        </a:prstGeom>
                        <a:noFill/>
                      </wps:spPr>
                      <wps:txbx>
                        <w:txbxContent>
                          <w:p w14:paraId="09BC118B" w14:textId="77777777" w:rsidR="0011454E" w:rsidRDefault="0011454E" w:rsidP="0011454E">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플랫폼 버전</w:t>
                            </w:r>
                          </w:p>
                          <w:p w14:paraId="0EF9AE75" w14:textId="77777777" w:rsidR="0011454E" w:rsidRPr="00C12342" w:rsidRDefault="0011454E" w:rsidP="0011454E">
                            <w:pPr>
                              <w:wordWrap w:val="0"/>
                              <w:jc w:val="center"/>
                              <w:rPr>
                                <w:rFonts w:ascii="현대하모니 L" w:eastAsia="현대하모니 L" w:hAnsi="현대하모니 L" w:cstheme="minorBidi"/>
                                <w:kern w:val="24"/>
                                <w:sz w:val="48"/>
                                <w:szCs w:val="48"/>
                              </w:rPr>
                            </w:pPr>
                            <w:r>
                              <w:rPr>
                                <w:rFonts w:ascii="현대하모니 L" w:eastAsia="현대하모니 L" w:hAnsi="현대하모니 L" w:cstheme="minorBidi" w:hint="eastAsia"/>
                                <w:color w:val="000000" w:themeColor="text1"/>
                                <w:kern w:val="24"/>
                                <w:sz w:val="48"/>
                                <w:szCs w:val="48"/>
                                <w:u w:val="single"/>
                              </w:rPr>
                              <w:t>01</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sidRPr="00C12342">
                              <w:rPr>
                                <w:rFonts w:ascii="현대하모니 L" w:eastAsia="현대하모니 L" w:hAnsi="현대하모니 L" w:cstheme="minorBidi" w:hint="eastAsia"/>
                                <w:kern w:val="24"/>
                                <w:sz w:val="48"/>
                                <w:szCs w:val="48"/>
                                <w:u w:val="single"/>
                              </w:rPr>
                              <w:t>00</w:t>
                            </w:r>
                            <w:r w:rsidRPr="00C12342">
                              <w:rPr>
                                <w:rFonts w:ascii="현대하모니 L" w:eastAsia="현대하모니 L" w:hAnsi="현대하모니 L" w:cstheme="minorBidi" w:hint="eastAsia"/>
                                <w:kern w:val="24"/>
                                <w:sz w:val="48"/>
                                <w:szCs w:val="48"/>
                              </w:rPr>
                              <w:t>.</w:t>
                            </w:r>
                            <w:r w:rsidRPr="00C12342">
                              <w:rPr>
                                <w:rFonts w:ascii="현대하모니 L" w:eastAsia="현대하모니 L" w:hAnsi="현대하모니 L" w:cstheme="minorBidi" w:hint="eastAsia"/>
                                <w:kern w:val="24"/>
                                <w:sz w:val="48"/>
                                <w:szCs w:val="48"/>
                                <w:u w:val="single"/>
                              </w:rPr>
                              <w:t>00</w:t>
                            </w:r>
                          </w:p>
                          <w:p w14:paraId="1BA67162" w14:textId="5BF75CB3" w:rsidR="0011454E" w:rsidRPr="00C12342" w:rsidRDefault="0011454E" w:rsidP="0011454E">
                            <w:pPr>
                              <w:wordWrap w:val="0"/>
                              <w:ind w:firstLineChars="50" w:firstLine="110"/>
                              <w:rPr>
                                <w:rFonts w:ascii="현대하모니 L" w:eastAsia="현대하모니 L" w:hAnsi="현대하모니 L" w:cstheme="minorBidi"/>
                                <w:b/>
                                <w:bCs/>
                                <w:kern w:val="24"/>
                              </w:rPr>
                            </w:pPr>
                            <w:r w:rsidRPr="00C12342">
                              <w:rPr>
                                <w:rFonts w:ascii="현대하모니 L" w:eastAsia="현대하모니 L" w:hAnsi="현대하모니 L" w:cstheme="minorBidi" w:hint="eastAsia"/>
                                <w:b/>
                                <w:bCs/>
                                <w:kern w:val="24"/>
                              </w:rPr>
                              <w:t xml:space="preserve">    ①     ②     ③     ④      ⑤</w:t>
                            </w:r>
                          </w:p>
                        </w:txbxContent>
                      </wps:txbx>
                      <wps:bodyPr wrap="square" rtlCol="0">
                        <a:spAutoFit/>
                      </wps:bodyPr>
                    </wps:wsp>
                  </a:graphicData>
                </a:graphic>
              </wp:anchor>
            </w:drawing>
          </mc:Choice>
          <mc:Fallback>
            <w:pict>
              <v:shape w14:anchorId="6CBC0AD2" id="TextBox 26" o:spid="_x0000_s1027" type="#_x0000_t202" style="position:absolute;margin-left:30pt;margin-top:0;width:209.9pt;height:59.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" filled="f" stroked="f">
                <v:textbox style="mso-fit-shape-to-text:t">
                  <w:txbxContent>
                    <w:p w14:paraId="09BC118B" w14:textId="77777777" w:rsidR="0011454E" w:rsidRDefault="0011454E" w:rsidP="0011454E">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플랫폼 버전</w:t>
                      </w:r>
                    </w:p>
                    <w:p w14:paraId="0EF9AE75" w14:textId="77777777" w:rsidR="0011454E" w:rsidRPr="00C12342" w:rsidRDefault="0011454E" w:rsidP="0011454E">
                      <w:pPr>
                        <w:wordWrap w:val="0"/>
                        <w:jc w:val="center"/>
                        <w:rPr>
                          <w:rFonts w:ascii="현대하모니 L" w:eastAsia="현대하모니 L" w:hAnsi="현대하모니 L" w:cstheme="minorBidi"/>
                          <w:kern w:val="24"/>
                          <w:sz w:val="48"/>
                          <w:szCs w:val="48"/>
                        </w:rPr>
                      </w:pPr>
                      <w:r>
                        <w:rPr>
                          <w:rFonts w:ascii="현대하모니 L" w:eastAsia="현대하모니 L" w:hAnsi="현대하모니 L" w:cstheme="minorBidi" w:hint="eastAsia"/>
                          <w:color w:val="000000" w:themeColor="text1"/>
                          <w:kern w:val="24"/>
                          <w:sz w:val="48"/>
                          <w:szCs w:val="48"/>
                          <w:u w:val="single"/>
                        </w:rPr>
                        <w:t>01</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sidRPr="00C12342">
                        <w:rPr>
                          <w:rFonts w:ascii="현대하모니 L" w:eastAsia="현대하모니 L" w:hAnsi="현대하모니 L" w:cstheme="minorBidi" w:hint="eastAsia"/>
                          <w:kern w:val="24"/>
                          <w:sz w:val="48"/>
                          <w:szCs w:val="48"/>
                          <w:u w:val="single"/>
                        </w:rPr>
                        <w:t>00</w:t>
                      </w:r>
                      <w:r w:rsidRPr="00C12342">
                        <w:rPr>
                          <w:rFonts w:ascii="현대하모니 L" w:eastAsia="현대하모니 L" w:hAnsi="현대하모니 L" w:cstheme="minorBidi" w:hint="eastAsia"/>
                          <w:kern w:val="24"/>
                          <w:sz w:val="48"/>
                          <w:szCs w:val="48"/>
                        </w:rPr>
                        <w:t>.</w:t>
                      </w:r>
                      <w:r w:rsidRPr="00C12342">
                        <w:rPr>
                          <w:rFonts w:ascii="현대하모니 L" w:eastAsia="현대하모니 L" w:hAnsi="현대하모니 L" w:cstheme="minorBidi" w:hint="eastAsia"/>
                          <w:kern w:val="24"/>
                          <w:sz w:val="48"/>
                          <w:szCs w:val="48"/>
                          <w:u w:val="single"/>
                        </w:rPr>
                        <w:t>00</w:t>
                      </w:r>
                    </w:p>
                    <w:p w14:paraId="1BA67162" w14:textId="5BF75CB3" w:rsidR="0011454E" w:rsidRPr="00C12342" w:rsidRDefault="0011454E" w:rsidP="0011454E">
                      <w:pPr>
                        <w:wordWrap w:val="0"/>
                        <w:ind w:firstLineChars="50" w:firstLine="110"/>
                        <w:rPr>
                          <w:rFonts w:ascii="현대하모니 L" w:eastAsia="현대하모니 L" w:hAnsi="현대하모니 L" w:cstheme="minorBidi"/>
                          <w:b/>
                          <w:bCs/>
                          <w:kern w:val="24"/>
                        </w:rPr>
                      </w:pPr>
                      <w:r w:rsidRPr="00C12342">
                        <w:rPr>
                          <w:rFonts w:ascii="현대하모니 L" w:eastAsia="현대하모니 L" w:hAnsi="현대하모니 L" w:cstheme="minorBidi" w:hint="eastAsia"/>
                          <w:b/>
                          <w:bCs/>
                          <w:kern w:val="24"/>
                        </w:rPr>
                        <w:t xml:space="preserve">    ①     ②     ③     ④      ⑤</w:t>
                      </w:r>
                    </w:p>
                  </w:txbxContent>
                </v:textbox>
                <w10:wrap type="topAndBottom"/>
              </v:shape>
            </w:pict>
          </mc:Fallback>
        </mc:AlternateContent>
      </w:r>
      <w:r w:rsidRPr="0011454E">
        <w:rPr>
          <w:rFonts w:ascii="현대하모니 M" w:eastAsia="현대하모니 M" w:hAnsi="현대하모니 M" w:hint="eastAsia"/>
          <w:sz w:val="20"/>
          <w:szCs w:val="20"/>
        </w:rPr>
        <w:t xml:space="preserve">                         </w:t>
      </w:r>
    </w:p>
    <w:p w14:paraId="7186A74C" w14:textId="261A6BEA" w:rsidR="0011454E" w:rsidRPr="0011454E" w:rsidRDefault="0011454E" w:rsidP="0011454E">
      <w:pPr>
        <w:pStyle w:val="a1"/>
        <w:numPr>
          <w:ilvl w:val="0"/>
          <w:numId w:val="26"/>
        </w:numPr>
        <w:rPr>
          <w:rFonts w:ascii="현대하모니 M" w:eastAsia="현대하모니 M" w:hAnsi="현대하모니 M"/>
        </w:rPr>
      </w:pPr>
      <w:r w:rsidRPr="0011454E">
        <w:rPr>
          <w:rFonts w:ascii="현대하모니 M" w:eastAsia="현대하모니 M" w:hAnsi="현대하모니 M" w:hint="eastAsia"/>
        </w:rPr>
        <w:t xml:space="preserve"> 플랫폼 사양서(차수) 버전</w:t>
      </w:r>
    </w:p>
    <w:p w14:paraId="55CD04C5" w14:textId="0274E510"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12차수 버전 반영시: </w:t>
      </w:r>
      <w:r w:rsidRPr="0011454E">
        <w:rPr>
          <w:rFonts w:ascii="현대하모니 M" w:eastAsia="현대하모니 M" w:hAnsi="현대하모니 M" w:hint="eastAsia"/>
          <w:b/>
          <w:bCs/>
        </w:rPr>
        <w:t>12</w:t>
      </w:r>
      <w:r w:rsidRPr="0011454E">
        <w:rPr>
          <w:rFonts w:ascii="현대하모니 M" w:eastAsia="현대하모니 M" w:hAnsi="현대하모니 M" w:hint="eastAsia"/>
        </w:rPr>
        <w:t>.00.00.00</w:t>
      </w:r>
    </w:p>
    <w:p w14:paraId="353CE4A4" w14:textId="5D2D69DC" w:rsidR="0011454E" w:rsidRPr="0011454E" w:rsidRDefault="0011454E" w:rsidP="0011454E">
      <w:pPr>
        <w:pStyle w:val="a1"/>
        <w:numPr>
          <w:ilvl w:val="0"/>
          <w:numId w:val="26"/>
        </w:numPr>
        <w:rPr>
          <w:rFonts w:ascii="현대하모니 M" w:eastAsia="현대하모니 M" w:hAnsi="현대하모니 M"/>
        </w:rPr>
      </w:pPr>
      <w:r w:rsidRPr="0011454E">
        <w:rPr>
          <w:rFonts w:ascii="현대하모니 M" w:eastAsia="현대하모니 M" w:hAnsi="현대하모니 M" w:hint="eastAsia"/>
        </w:rPr>
        <w:t xml:space="preserve"> CAN (표준) 버전</w:t>
      </w:r>
    </w:p>
    <w:p w14:paraId="7C1C30B4" w14:textId="5E701A0B"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B-HSCAN  또는 B-CANFD의 표준 버전 0.3 반영시: 12</w:t>
      </w:r>
      <w:r w:rsidRPr="0011454E">
        <w:rPr>
          <w:rFonts w:ascii="현대하모니 M" w:eastAsia="현대하모니 M" w:hAnsi="현대하모니 M" w:hint="eastAsia"/>
          <w:b/>
          <w:bCs/>
        </w:rPr>
        <w:t>.03</w:t>
      </w:r>
      <w:r w:rsidRPr="0011454E">
        <w:rPr>
          <w:rFonts w:ascii="현대하모니 M" w:eastAsia="현대하모니 M" w:hAnsi="현대하모니 M" w:hint="eastAsia"/>
        </w:rPr>
        <w:t>.00.00</w:t>
      </w:r>
    </w:p>
    <w:p w14:paraId="60857462" w14:textId="77777777" w:rsidR="0011454E" w:rsidRPr="0011454E" w:rsidRDefault="0011454E" w:rsidP="0011454E">
      <w:pPr>
        <w:ind w:firstLineChars="100" w:firstLine="220"/>
        <w:rPr>
          <w:rFonts w:ascii="현대하모니 M" w:eastAsia="현대하모니 M" w:hAnsi="현대하모니 M"/>
        </w:rPr>
      </w:pPr>
      <w:r w:rsidRPr="0011454E">
        <w:rPr>
          <w:rFonts w:ascii="현대하모니 M" w:eastAsia="현대하모니 M" w:hAnsi="현대하모니 M" w:hint="eastAsia"/>
        </w:rPr>
        <w:t xml:space="preserve">③ Local-CAN (표준) 버전  </w:t>
      </w:r>
    </w:p>
    <w:p w14:paraId="7ACEAB57" w14:textId="5521B0F7"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hint="eastAsia"/>
        </w:rPr>
        <w:t xml:space="preserve">  </w:t>
      </w:r>
      <w:r w:rsidRPr="0011454E">
        <w:rPr>
          <w:rFonts w:ascii="현대하모니 M" w:eastAsia="현대하모니 M" w:hAnsi="현대하모니 M" w:hint="eastAsia"/>
        </w:rPr>
        <w:t>※ SV 이전: 00, SV 이후 관리 (B-CANFD 변경 시점 연동)</w:t>
      </w:r>
    </w:p>
    <w:p w14:paraId="65901D57" w14:textId="27DA273A" w:rsidR="0011454E" w:rsidRPr="0011454E" w:rsidRDefault="0011454E" w:rsidP="0011454E">
      <w:pPr>
        <w:ind w:firstLineChars="100" w:firstLine="220"/>
        <w:rPr>
          <w:rFonts w:ascii="현대하모니 M" w:eastAsia="현대하모니 M" w:hAnsi="현대하모니 M"/>
        </w:rPr>
      </w:pPr>
      <w:r w:rsidRPr="0011454E">
        <w:rPr>
          <w:rFonts w:ascii="현대하모니 M" w:eastAsia="현대하모니 M" w:hAnsi="현대하모니 M" w:hint="eastAsia"/>
        </w:rPr>
        <w:t>④ OTA 호환성 버전: 같은 TYPE내 OTA호환성 구분 기준: A, B, C,</w:t>
      </w:r>
      <w:r w:rsidRPr="0011454E">
        <w:rPr>
          <w:rFonts w:ascii="현대하모니 M" w:eastAsia="현대하모니 M" w:hAnsi="현대하모니 M"/>
        </w:rPr>
        <w:t>…</w:t>
      </w:r>
    </w:p>
    <w:p w14:paraId="64C292CE" w14:textId="11FDEAB4"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 신규 TYPE 부터 반영, 기존 TYPE은 S/W &amp; H/W 변경이력서에 업데이트 관리 </w:t>
      </w:r>
    </w:p>
    <w:p w14:paraId="1786E0E0" w14:textId="77777777" w:rsidR="0011454E" w:rsidRPr="0011454E" w:rsidRDefault="0011454E" w:rsidP="0011454E">
      <w:pPr>
        <w:ind w:firstLineChars="100" w:firstLine="220"/>
        <w:rPr>
          <w:rFonts w:ascii="현대하모니 M" w:eastAsia="현대하모니 M" w:hAnsi="현대하모니 M"/>
        </w:rPr>
      </w:pPr>
      <w:r w:rsidRPr="0011454E">
        <w:rPr>
          <w:rFonts w:ascii="현대하모니 M" w:eastAsia="현대하모니 M" w:hAnsi="현대하모니 M" w:hint="eastAsia"/>
        </w:rPr>
        <w:t>⑤ 플랫폼 자체 S/W 문제 개선 업데이트 시</w:t>
      </w:r>
    </w:p>
    <w:p w14:paraId="2C6DA467" w14:textId="088EC8B4"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hint="eastAsia"/>
        </w:rPr>
        <w:t xml:space="preserve"> </w:t>
      </w:r>
      <w:r w:rsidRPr="0011454E">
        <w:rPr>
          <w:rFonts w:ascii="현대하모니 M" w:eastAsia="현대하모니 M" w:hAnsi="현대하모니 M" w:hint="eastAsia"/>
        </w:rPr>
        <w:t xml:space="preserve">  ex) 플랫폼 버전 12.03.00.00에서 S/W 구현 오류 개선시 12.03.00.</w:t>
      </w:r>
      <w:r w:rsidRPr="0011454E">
        <w:rPr>
          <w:rFonts w:ascii="현대하모니 M" w:eastAsia="현대하모니 M" w:hAnsi="현대하모니 M" w:hint="eastAsia"/>
          <w:b/>
          <w:bCs/>
        </w:rPr>
        <w:t>01</w:t>
      </w:r>
    </w:p>
    <w:p w14:paraId="0548D1A6" w14:textId="35C5DB9D"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b/>
          <w:bCs/>
        </w:rPr>
        <w:t xml:space="preserve"> </w:t>
      </w:r>
      <w:r w:rsidRPr="0011454E">
        <w:rPr>
          <w:rFonts w:ascii="현대하모니 M" w:eastAsia="현대하모니 M" w:hAnsi="현대하모니 M" w:hint="eastAsia"/>
        </w:rPr>
        <w:t xml:space="preserve"> </w:t>
      </w:r>
      <w:r>
        <w:rPr>
          <w:rFonts w:ascii="현대하모니 M" w:eastAsia="현대하모니 M" w:hAnsi="현대하모니 M" w:hint="eastAsia"/>
        </w:rPr>
        <w:t xml:space="preserve">  </w:t>
      </w:r>
      <w:r w:rsidRPr="0011454E">
        <w:rPr>
          <w:rFonts w:ascii="현대하모니 M" w:eastAsia="현대하모니 M" w:hAnsi="현대하모니 M" w:hint="eastAsia"/>
        </w:rPr>
        <w:t xml:space="preserve">※ ‘⑤’ 버전 이력은 ‘①’플랫폼 사양서 버전 업데이트 시 초기화됨 </w:t>
      </w:r>
    </w:p>
    <w:p w14:paraId="4302018A" w14:textId="77777777" w:rsidR="0011454E" w:rsidRDefault="0011454E" w:rsidP="00D91477">
      <w:pPr>
        <w:rPr>
          <w:rFonts w:ascii="현대하모니 M" w:eastAsia="현대하모니 M" w:hAnsi="현대하모니 M"/>
          <w:sz w:val="6"/>
        </w:rPr>
      </w:pPr>
    </w:p>
    <w:p w14:paraId="1AD9C1FD" w14:textId="77777777" w:rsidR="0011454E" w:rsidRDefault="0011454E" w:rsidP="00D91477">
      <w:pPr>
        <w:rPr>
          <w:rFonts w:ascii="현대하모니 M" w:eastAsia="현대하모니 M" w:hAnsi="현대하모니 M"/>
          <w:sz w:val="6"/>
        </w:rPr>
      </w:pPr>
    </w:p>
    <w:p w14:paraId="7B3419EB" w14:textId="77777777" w:rsidR="00D91477" w:rsidRDefault="00D91477" w:rsidP="00D91477">
      <w:pPr>
        <w:pStyle w:val="41"/>
      </w:pPr>
      <w:bookmarkStart w:id="117" w:name="_Toc110871882"/>
      <w:commentRangeStart w:id="118"/>
      <w:r>
        <w:t>F17</w:t>
      </w:r>
      <w:r>
        <w:rPr>
          <w:rFonts w:hint="eastAsia"/>
        </w:rPr>
        <w:t xml:space="preserve">D </w:t>
      </w:r>
      <w:r>
        <w:t>–</w:t>
      </w:r>
      <w:r>
        <w:rPr>
          <w:rFonts w:hint="eastAsia"/>
        </w:rPr>
        <w:t xml:space="preserve"> </w:t>
      </w:r>
      <w:r>
        <w:t xml:space="preserve">Platform </w:t>
      </w:r>
      <w:r>
        <w:rPr>
          <w:rFonts w:hint="eastAsia"/>
        </w:rPr>
        <w:t>H</w:t>
      </w:r>
      <w:r>
        <w:t xml:space="preserve">ardware </w:t>
      </w:r>
      <w:r w:rsidRPr="00DD74DF">
        <w:rPr>
          <w:rFonts w:hint="eastAsia"/>
        </w:rPr>
        <w:t>Version</w:t>
      </w:r>
      <w:r>
        <w:t xml:space="preserve"> </w:t>
      </w:r>
      <w:r w:rsidRPr="00DD74DF">
        <w:rPr>
          <w:rFonts w:hint="eastAsia"/>
        </w:rPr>
        <w:t>Number</w:t>
      </w:r>
      <w:r>
        <w:t xml:space="preserve"> </w:t>
      </w:r>
      <w:r w:rsidRPr="00DD74DF">
        <w:rPr>
          <w:rFonts w:hint="eastAsia"/>
        </w:rPr>
        <w:t>DataIdentifier</w:t>
      </w:r>
      <w:commentRangeEnd w:id="118"/>
      <w:r>
        <w:rPr>
          <w:rStyle w:val="affe"/>
          <w:rFonts w:ascii="Calibri" w:eastAsia="맑은 고딕" w:hAnsi="Calibri" w:cs="Arial"/>
          <w:iCs w:val="0"/>
          <w:noProof w:val="0"/>
          <w:color w:val="auto"/>
        </w:rPr>
        <w:commentReference w:id="118"/>
      </w:r>
      <w:bookmarkEnd w:id="117"/>
    </w:p>
    <w:p w14:paraId="18D34130" w14:textId="77777777" w:rsidR="00D91477" w:rsidRPr="0075397F" w:rsidRDefault="00D91477" w:rsidP="00D91477">
      <w:pPr>
        <w:rPr>
          <w:rFonts w:ascii="현대하모니 M" w:eastAsia="현대하모니 M" w:hAnsi="현대하모니 M"/>
          <w:noProof/>
        </w:rPr>
      </w:pPr>
    </w:p>
    <w:tbl>
      <w:tblPr>
        <w:tblW w:w="9376" w:type="dxa"/>
        <w:jc w:val="center"/>
        <w:tblCellMar>
          <w:left w:w="99" w:type="dxa"/>
          <w:right w:w="99" w:type="dxa"/>
        </w:tblCellMar>
        <w:tblLook w:val="04A0" w:firstRow="1" w:lastRow="0" w:firstColumn="1" w:lastColumn="0" w:noHBand="0" w:noVBand="1"/>
      </w:tblPr>
      <w:tblGrid>
        <w:gridCol w:w="772"/>
        <w:gridCol w:w="1496"/>
        <w:gridCol w:w="1197"/>
        <w:gridCol w:w="5911"/>
      </w:tblGrid>
      <w:tr w:rsidR="00D91477" w:rsidRPr="00DD74DF" w14:paraId="5A2533C8" w14:textId="77777777" w:rsidTr="00B718BA">
        <w:trPr>
          <w:trHeight w:val="285"/>
          <w:jc w:val="center"/>
        </w:trPr>
        <w:tc>
          <w:tcPr>
            <w:tcW w:w="9376" w:type="dxa"/>
            <w:gridSpan w:val="4"/>
            <w:tcBorders>
              <w:top w:val="nil"/>
              <w:left w:val="nil"/>
              <w:bottom w:val="single" w:sz="12" w:space="0" w:color="auto"/>
              <w:right w:val="nil"/>
            </w:tcBorders>
            <w:noWrap/>
            <w:vAlign w:val="center"/>
            <w:hideMark/>
          </w:tcPr>
          <w:p w14:paraId="7B7888CE" w14:textId="77777777" w:rsidR="00D91477" w:rsidRPr="00DD74DF" w:rsidRDefault="00D91477" w:rsidP="00B718BA">
            <w:pPr>
              <w:rPr>
                <w:noProof/>
              </w:rPr>
            </w:pPr>
            <w:r w:rsidRPr="00DD74DF">
              <w:rPr>
                <w:rFonts w:hint="eastAsia"/>
                <w:noProof/>
              </w:rPr>
              <w:t>F1</w:t>
            </w:r>
            <w:r>
              <w:rPr>
                <w:noProof/>
              </w:rPr>
              <w:t>7F</w:t>
            </w:r>
            <w:r w:rsidRPr="00DD74DF">
              <w:rPr>
                <w:rFonts w:hint="eastAsia"/>
                <w:noProof/>
              </w:rPr>
              <w:t xml:space="preserve"> </w:t>
            </w:r>
            <w:r>
              <w:rPr>
                <w:noProof/>
              </w:rPr>
              <w:t>–</w:t>
            </w:r>
            <w:r w:rsidRPr="00DD74DF">
              <w:rPr>
                <w:rFonts w:hint="eastAsia"/>
                <w:noProof/>
              </w:rPr>
              <w:t xml:space="preserve"> </w:t>
            </w:r>
            <w:r>
              <w:rPr>
                <w:noProof/>
              </w:rPr>
              <w:t>Platform</w:t>
            </w:r>
            <w:r w:rsidRPr="00DD74DF">
              <w:rPr>
                <w:rFonts w:hint="eastAsia"/>
                <w:noProof/>
              </w:rPr>
              <w:t xml:space="preserve">VersionNumberDataIdentifier </w:t>
            </w:r>
          </w:p>
        </w:tc>
      </w:tr>
      <w:tr w:rsidR="00D91477" w:rsidRPr="00DD74DF" w14:paraId="636E950B" w14:textId="77777777" w:rsidTr="00B718BA">
        <w:trPr>
          <w:trHeight w:val="285"/>
          <w:jc w:val="center"/>
        </w:trPr>
        <w:tc>
          <w:tcPr>
            <w:tcW w:w="772"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60405DB1"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single" w:sz="12" w:space="0" w:color="auto"/>
              <w:left w:val="nil"/>
              <w:bottom w:val="single" w:sz="12" w:space="0" w:color="auto"/>
              <w:right w:val="single" w:sz="8" w:space="0" w:color="auto"/>
            </w:tcBorders>
            <w:shd w:val="clear" w:color="auto" w:fill="BFBFBF"/>
            <w:vAlign w:val="center"/>
            <w:hideMark/>
          </w:tcPr>
          <w:p w14:paraId="20572792"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197" w:type="dxa"/>
            <w:tcBorders>
              <w:top w:val="single" w:sz="12" w:space="0" w:color="auto"/>
              <w:left w:val="nil"/>
              <w:bottom w:val="single" w:sz="12" w:space="0" w:color="auto"/>
              <w:right w:val="single" w:sz="8" w:space="0" w:color="auto"/>
            </w:tcBorders>
            <w:shd w:val="clear" w:color="auto" w:fill="BFBFBF"/>
            <w:vAlign w:val="center"/>
            <w:hideMark/>
          </w:tcPr>
          <w:p w14:paraId="4A95BE77"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5911" w:type="dxa"/>
            <w:tcBorders>
              <w:top w:val="single" w:sz="12" w:space="0" w:color="auto"/>
              <w:left w:val="nil"/>
              <w:bottom w:val="single" w:sz="12" w:space="0" w:color="auto"/>
              <w:right w:val="single" w:sz="12" w:space="0" w:color="auto"/>
            </w:tcBorders>
            <w:shd w:val="clear" w:color="auto" w:fill="BFBFBF"/>
            <w:vAlign w:val="center"/>
            <w:hideMark/>
          </w:tcPr>
          <w:p w14:paraId="6DB8BE6F"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D91477" w:rsidRPr="00DD74DF" w14:paraId="001AE18E" w14:textId="77777777" w:rsidTr="00B718BA">
        <w:trPr>
          <w:trHeight w:val="285"/>
          <w:jc w:val="center"/>
        </w:trPr>
        <w:tc>
          <w:tcPr>
            <w:tcW w:w="772" w:type="dxa"/>
            <w:tcBorders>
              <w:top w:val="single" w:sz="12" w:space="0" w:color="auto"/>
              <w:left w:val="single" w:sz="12" w:space="0" w:color="auto"/>
              <w:bottom w:val="single" w:sz="8" w:space="0" w:color="auto"/>
              <w:right w:val="single" w:sz="8" w:space="0" w:color="auto"/>
            </w:tcBorders>
            <w:vAlign w:val="center"/>
            <w:hideMark/>
          </w:tcPr>
          <w:p w14:paraId="2458B66B" w14:textId="77777777" w:rsidR="00D91477" w:rsidRPr="00DD74DF" w:rsidRDefault="00D91477" w:rsidP="00B718BA">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496" w:type="dxa"/>
            <w:tcBorders>
              <w:top w:val="single" w:sz="12" w:space="0" w:color="auto"/>
              <w:left w:val="nil"/>
              <w:bottom w:val="single" w:sz="8" w:space="0" w:color="auto"/>
              <w:right w:val="single" w:sz="8" w:space="0" w:color="auto"/>
            </w:tcBorders>
            <w:vAlign w:val="center"/>
            <w:hideMark/>
          </w:tcPr>
          <w:p w14:paraId="7A5ADE2A"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197" w:type="dxa"/>
            <w:tcBorders>
              <w:top w:val="single" w:sz="12" w:space="0" w:color="auto"/>
              <w:left w:val="nil"/>
              <w:bottom w:val="single" w:sz="8" w:space="0" w:color="auto"/>
              <w:right w:val="single" w:sz="8" w:space="0" w:color="auto"/>
            </w:tcBorders>
            <w:vAlign w:val="center"/>
            <w:hideMark/>
          </w:tcPr>
          <w:p w14:paraId="0B09F369"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62</w:t>
            </w:r>
          </w:p>
        </w:tc>
        <w:tc>
          <w:tcPr>
            <w:tcW w:w="5911" w:type="dxa"/>
            <w:tcBorders>
              <w:top w:val="single" w:sz="12" w:space="0" w:color="auto"/>
              <w:left w:val="nil"/>
              <w:bottom w:val="single" w:sz="8" w:space="0" w:color="auto"/>
              <w:right w:val="single" w:sz="12" w:space="0" w:color="auto"/>
            </w:tcBorders>
            <w:vAlign w:val="center"/>
            <w:hideMark/>
          </w:tcPr>
          <w:p w14:paraId="17CBCA41"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readEcuIdentification Positive Response Service Id</w:t>
            </w:r>
          </w:p>
        </w:tc>
      </w:tr>
      <w:tr w:rsidR="00D91477" w:rsidRPr="00BB7020" w14:paraId="43C02140" w14:textId="77777777" w:rsidTr="00B718BA">
        <w:trPr>
          <w:trHeight w:val="285"/>
          <w:jc w:val="center"/>
        </w:trPr>
        <w:tc>
          <w:tcPr>
            <w:tcW w:w="772" w:type="dxa"/>
            <w:vMerge w:val="restart"/>
            <w:tcBorders>
              <w:top w:val="nil"/>
              <w:left w:val="single" w:sz="12" w:space="0" w:color="auto"/>
              <w:bottom w:val="single" w:sz="12" w:space="0" w:color="auto"/>
              <w:right w:val="single" w:sz="8" w:space="0" w:color="auto"/>
            </w:tcBorders>
            <w:vAlign w:val="center"/>
            <w:hideMark/>
          </w:tcPr>
          <w:p w14:paraId="224BB212" w14:textId="77777777" w:rsidR="00D91477" w:rsidRPr="00DD74DF" w:rsidRDefault="00D91477" w:rsidP="00B718BA">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496" w:type="dxa"/>
            <w:tcBorders>
              <w:top w:val="nil"/>
              <w:left w:val="nil"/>
              <w:bottom w:val="single" w:sz="8" w:space="0" w:color="auto"/>
              <w:right w:val="single" w:sz="8" w:space="0" w:color="auto"/>
            </w:tcBorders>
            <w:vAlign w:val="center"/>
            <w:hideMark/>
          </w:tcPr>
          <w:p w14:paraId="4CFB19D5" w14:textId="77777777" w:rsidR="00D91477" w:rsidRPr="00BB7020" w:rsidRDefault="00D91477" w:rsidP="00B718BA">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#2 ~ #3</w:t>
            </w:r>
          </w:p>
        </w:tc>
        <w:tc>
          <w:tcPr>
            <w:tcW w:w="1197" w:type="dxa"/>
            <w:tcBorders>
              <w:top w:val="nil"/>
              <w:left w:val="nil"/>
              <w:bottom w:val="single" w:sz="8" w:space="0" w:color="auto"/>
              <w:right w:val="single" w:sz="8" w:space="0" w:color="auto"/>
            </w:tcBorders>
            <w:vAlign w:val="center"/>
            <w:hideMark/>
          </w:tcPr>
          <w:p w14:paraId="581AD892" w14:textId="77777777" w:rsidR="00D91477" w:rsidRPr="00BB7020" w:rsidRDefault="00D91477" w:rsidP="00B718BA">
            <w:pPr>
              <w:rPr>
                <w:rFonts w:ascii="현대하모니 M" w:eastAsia="현대하모니 M" w:hAnsi="현대하모니 M"/>
                <w:noProof/>
                <w:sz w:val="18"/>
                <w:szCs w:val="18"/>
              </w:rPr>
            </w:pPr>
            <w:r w:rsidRPr="00BB7020">
              <w:rPr>
                <w:rFonts w:ascii="현대하모니 M" w:eastAsia="현대하모니 M" w:hAnsi="현대하모니 M" w:hint="eastAsia"/>
                <w:noProof/>
                <w:sz w:val="18"/>
                <w:szCs w:val="18"/>
              </w:rPr>
              <w:t>F1</w:t>
            </w:r>
            <w:r>
              <w:rPr>
                <w:rFonts w:ascii="현대하모니 M" w:eastAsia="현대하모니 M" w:hAnsi="현대하모니 M"/>
                <w:noProof/>
                <w:sz w:val="18"/>
                <w:szCs w:val="18"/>
              </w:rPr>
              <w:t>7F</w:t>
            </w:r>
          </w:p>
        </w:tc>
        <w:tc>
          <w:tcPr>
            <w:tcW w:w="5911" w:type="dxa"/>
            <w:tcBorders>
              <w:top w:val="nil"/>
              <w:left w:val="nil"/>
              <w:bottom w:val="single" w:sz="8" w:space="0" w:color="auto"/>
              <w:right w:val="single" w:sz="12" w:space="0" w:color="auto"/>
            </w:tcBorders>
            <w:vAlign w:val="center"/>
            <w:hideMark/>
          </w:tcPr>
          <w:p w14:paraId="18F32ADD" w14:textId="77777777" w:rsidR="00D91477" w:rsidRPr="00BB7020" w:rsidRDefault="00D91477" w:rsidP="00B718BA">
            <w:pPr>
              <w:rPr>
                <w:rFonts w:ascii="현대하모니 M" w:eastAsia="현대하모니 M" w:hAnsi="현대하모니 M"/>
                <w:noProof/>
                <w:sz w:val="18"/>
                <w:szCs w:val="18"/>
              </w:rPr>
            </w:pPr>
            <w:r>
              <w:rPr>
                <w:noProof/>
              </w:rPr>
              <w:t xml:space="preserve">Platform Hardware </w:t>
            </w:r>
            <w:r w:rsidRPr="00DD74DF">
              <w:rPr>
                <w:rFonts w:hint="eastAsia"/>
                <w:noProof/>
              </w:rPr>
              <w:t>Version</w:t>
            </w:r>
          </w:p>
        </w:tc>
      </w:tr>
      <w:tr w:rsidR="00D91477" w:rsidRPr="00BB7020" w14:paraId="7E227FC3"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3CC85A3C"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1496" w:type="dxa"/>
            <w:vMerge w:val="restart"/>
            <w:tcBorders>
              <w:top w:val="nil"/>
              <w:left w:val="single" w:sz="8" w:space="0" w:color="auto"/>
              <w:bottom w:val="single" w:sz="12" w:space="0" w:color="auto"/>
              <w:right w:val="single" w:sz="8" w:space="0" w:color="auto"/>
            </w:tcBorders>
            <w:vAlign w:val="center"/>
            <w:hideMark/>
          </w:tcPr>
          <w:p w14:paraId="6D3A7C4C" w14:textId="77777777" w:rsidR="00D91477" w:rsidRPr="00BB7020" w:rsidRDefault="00D91477" w:rsidP="00B718BA">
            <w:pPr>
              <w:rPr>
                <w:rFonts w:ascii="현대하모니 M" w:eastAsia="현대하모니 M" w:hAnsi="현대하모니 M"/>
                <w:noProof/>
                <w:color w:val="000000" w:themeColor="text1"/>
                <w:sz w:val="18"/>
                <w:szCs w:val="18"/>
              </w:rPr>
            </w:pPr>
            <w:r>
              <w:rPr>
                <w:rFonts w:ascii="현대하모니 M" w:eastAsia="현대하모니 M" w:hAnsi="현대하모니 M" w:hint="eastAsia"/>
                <w:noProof/>
                <w:color w:val="000000" w:themeColor="text1"/>
                <w:sz w:val="18"/>
                <w:szCs w:val="18"/>
              </w:rPr>
              <w:t>#4 ~ #14</w:t>
            </w:r>
          </w:p>
        </w:tc>
        <w:tc>
          <w:tcPr>
            <w:tcW w:w="1197" w:type="dxa"/>
            <w:vMerge w:val="restart"/>
            <w:tcBorders>
              <w:top w:val="nil"/>
              <w:left w:val="single" w:sz="8" w:space="0" w:color="auto"/>
              <w:bottom w:val="single" w:sz="12" w:space="0" w:color="auto"/>
              <w:right w:val="single" w:sz="8" w:space="0" w:color="auto"/>
            </w:tcBorders>
            <w:vAlign w:val="center"/>
            <w:hideMark/>
          </w:tcPr>
          <w:p w14:paraId="77BF5AE7" w14:textId="77777777" w:rsidR="00D91477" w:rsidRPr="00BB7020" w:rsidRDefault="00D91477" w:rsidP="00B718BA">
            <w:pPr>
              <w:rPr>
                <w:rFonts w:ascii="현대하모니 M" w:eastAsia="현대하모니 M" w:hAnsi="현대하모니 M"/>
                <w:noProof/>
                <w:color w:val="000000" w:themeColor="text1"/>
                <w:sz w:val="18"/>
                <w:szCs w:val="18"/>
              </w:rPr>
            </w:pPr>
            <w:r>
              <w:rPr>
                <w:rFonts w:ascii="현대하모니 M" w:eastAsia="현대하모니 M" w:hAnsi="현대하모니 M" w:cs="굴림"/>
                <w:noProof/>
                <w:color w:val="000000" w:themeColor="text1"/>
                <w:sz w:val="18"/>
                <w:szCs w:val="18"/>
              </w:rPr>
              <w:t>[</w:t>
            </w:r>
            <w:r>
              <w:rPr>
                <w:rFonts w:ascii="현대하모니 M" w:eastAsia="현대하모니 M" w:hAnsi="현대하모니 M" w:cs="굴림" w:hint="eastAsia"/>
                <w:noProof/>
                <w:color w:val="000000" w:themeColor="text1"/>
                <w:sz w:val="18"/>
                <w:szCs w:val="18"/>
              </w:rPr>
              <w:t>ASCII</w:t>
            </w:r>
            <w:r>
              <w:rPr>
                <w:rFonts w:ascii="현대하모니 M" w:eastAsia="현대하모니 M" w:hAnsi="현대하모니 M" w:cs="굴림"/>
                <w:noProof/>
                <w:color w:val="000000" w:themeColor="text1"/>
                <w:sz w:val="18"/>
                <w:szCs w:val="18"/>
              </w:rPr>
              <w:t>]</w:t>
            </w:r>
          </w:p>
        </w:tc>
        <w:tc>
          <w:tcPr>
            <w:tcW w:w="5911" w:type="dxa"/>
            <w:tcBorders>
              <w:top w:val="nil"/>
              <w:left w:val="nil"/>
              <w:bottom w:val="nil"/>
              <w:right w:val="single" w:sz="12" w:space="0" w:color="auto"/>
            </w:tcBorders>
            <w:vAlign w:val="center"/>
            <w:hideMark/>
          </w:tcPr>
          <w:p w14:paraId="030F5452"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dataRecord[] #1 = [</w:t>
            </w:r>
          </w:p>
        </w:tc>
      </w:tr>
      <w:tr w:rsidR="00D91477" w:rsidRPr="00BB7020" w14:paraId="6A46E0BE"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0C8C61F8"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0971089"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E61F60A"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4F28C629"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 #1</w:t>
            </w:r>
          </w:p>
        </w:tc>
      </w:tr>
      <w:tr w:rsidR="00D91477" w:rsidRPr="00BB7020" w14:paraId="3ABD5E06"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3C28CEA9"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48D09FB"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31C49AD5"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nil"/>
              <w:right w:val="single" w:sz="12" w:space="0" w:color="auto"/>
            </w:tcBorders>
            <w:vAlign w:val="center"/>
            <w:hideMark/>
          </w:tcPr>
          <w:p w14:paraId="5E749D24"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w:t>
            </w:r>
          </w:p>
        </w:tc>
      </w:tr>
      <w:tr w:rsidR="00D91477" w:rsidRPr="00BB7020" w14:paraId="39F9371D" w14:textId="77777777" w:rsidTr="00B718BA">
        <w:trPr>
          <w:trHeight w:val="285"/>
          <w:jc w:val="center"/>
        </w:trPr>
        <w:tc>
          <w:tcPr>
            <w:tcW w:w="0" w:type="auto"/>
            <w:vMerge/>
            <w:tcBorders>
              <w:top w:val="nil"/>
              <w:left w:val="single" w:sz="12" w:space="0" w:color="auto"/>
              <w:bottom w:val="single" w:sz="12" w:space="0" w:color="auto"/>
              <w:right w:val="single" w:sz="8" w:space="0" w:color="auto"/>
            </w:tcBorders>
            <w:vAlign w:val="center"/>
            <w:hideMark/>
          </w:tcPr>
          <w:p w14:paraId="0DCCCDE5"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05038923"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0" w:type="auto"/>
            <w:vMerge/>
            <w:tcBorders>
              <w:top w:val="nil"/>
              <w:left w:val="single" w:sz="8" w:space="0" w:color="auto"/>
              <w:bottom w:val="single" w:sz="12" w:space="0" w:color="auto"/>
              <w:right w:val="single" w:sz="8" w:space="0" w:color="auto"/>
            </w:tcBorders>
            <w:vAlign w:val="center"/>
            <w:hideMark/>
          </w:tcPr>
          <w:p w14:paraId="73B0A701" w14:textId="77777777" w:rsidR="00D91477" w:rsidRPr="00BB7020" w:rsidRDefault="00D91477" w:rsidP="00B718BA">
            <w:pPr>
              <w:rPr>
                <w:rFonts w:ascii="현대하모니 M" w:eastAsia="현대하모니 M" w:hAnsi="현대하모니 M"/>
                <w:noProof/>
                <w:color w:val="000000" w:themeColor="text1"/>
                <w:sz w:val="18"/>
                <w:szCs w:val="18"/>
              </w:rPr>
            </w:pPr>
          </w:p>
        </w:tc>
        <w:tc>
          <w:tcPr>
            <w:tcW w:w="5911" w:type="dxa"/>
            <w:tcBorders>
              <w:top w:val="nil"/>
              <w:left w:val="nil"/>
              <w:bottom w:val="single" w:sz="12" w:space="0" w:color="auto"/>
              <w:right w:val="single" w:sz="12" w:space="0" w:color="auto"/>
            </w:tcBorders>
            <w:vAlign w:val="center"/>
            <w:hideMark/>
          </w:tcPr>
          <w:p w14:paraId="5B03C068" w14:textId="77777777" w:rsidR="00D91477" w:rsidRPr="00BB7020" w:rsidRDefault="00D91477" w:rsidP="00B718BA">
            <w:pPr>
              <w:rPr>
                <w:rFonts w:ascii="현대하모니 M" w:eastAsia="현대하모니 M" w:hAnsi="현대하모니 M"/>
                <w:noProof/>
                <w:color w:val="000000" w:themeColor="text1"/>
                <w:sz w:val="18"/>
                <w:szCs w:val="18"/>
              </w:rPr>
            </w:pPr>
            <w:r w:rsidRPr="00BB7020">
              <w:rPr>
                <w:rFonts w:ascii="현대하모니 M" w:eastAsia="현대하모니 M" w:hAnsi="현대하모니 M" w:hint="eastAsia"/>
                <w:noProof/>
                <w:color w:val="000000" w:themeColor="text1"/>
                <w:sz w:val="18"/>
                <w:szCs w:val="18"/>
              </w:rPr>
              <w:t>data#</w:t>
            </w:r>
            <w:r>
              <w:rPr>
                <w:rFonts w:ascii="현대하모니 M" w:eastAsia="현대하모니 M" w:hAnsi="현대하모니 M"/>
                <w:noProof/>
                <w:color w:val="000000" w:themeColor="text1"/>
                <w:sz w:val="18"/>
                <w:szCs w:val="18"/>
              </w:rPr>
              <w:t>11</w:t>
            </w:r>
            <w:r w:rsidRPr="00BB7020">
              <w:rPr>
                <w:rFonts w:ascii="현대하모니 M" w:eastAsia="현대하모니 M" w:hAnsi="현대하모니 M" w:hint="eastAsia"/>
                <w:noProof/>
                <w:color w:val="000000" w:themeColor="text1"/>
                <w:sz w:val="18"/>
                <w:szCs w:val="18"/>
              </w:rPr>
              <w:t>]</w:t>
            </w:r>
          </w:p>
        </w:tc>
      </w:tr>
    </w:tbl>
    <w:p w14:paraId="28C42B81" w14:textId="77777777" w:rsidR="00D91477" w:rsidRDefault="00D91477" w:rsidP="00D91477">
      <w:pPr>
        <w:rPr>
          <w:rFonts w:ascii="현대하모니 M" w:eastAsia="현대하모니 M" w:hAnsi="현대하모니 M"/>
          <w:sz w:val="6"/>
        </w:rPr>
      </w:pPr>
    </w:p>
    <w:p w14:paraId="6183E142" w14:textId="00DCF1C4" w:rsidR="0011454E" w:rsidRDefault="0011454E" w:rsidP="00D91477">
      <w:pPr>
        <w:rPr>
          <w:rFonts w:ascii="현대하모니 M" w:eastAsia="현대하모니 M" w:hAnsi="현대하모니 M"/>
          <w:sz w:val="6"/>
        </w:rPr>
      </w:pPr>
      <w:r w:rsidRPr="0011454E">
        <w:rPr>
          <w:rFonts w:ascii="현대하모니 M" w:eastAsia="현대하모니 M" w:hAnsi="현대하모니 M"/>
          <w:noProof/>
          <w:sz w:val="6"/>
        </w:rPr>
        <mc:AlternateContent>
          <mc:Choice Requires="wps">
            <w:drawing>
              <wp:anchor distT="0" distB="0" distL="114300" distR="114300" simplePos="0" relativeHeight="251661312" behindDoc="0" locked="0" layoutInCell="1" allowOverlap="1" wp14:anchorId="1FAB7502" wp14:editId="51A171F8">
                <wp:simplePos x="0" y="0"/>
                <wp:positionH relativeFrom="column">
                  <wp:posOffset>327660</wp:posOffset>
                </wp:positionH>
                <wp:positionV relativeFrom="paragraph">
                  <wp:posOffset>50165</wp:posOffset>
                </wp:positionV>
                <wp:extent cx="2087880" cy="753745"/>
                <wp:effectExtent l="0" t="0" r="0" b="0"/>
                <wp:wrapTopAndBottom/>
                <wp:docPr id="794936676" name="TextBox 26"/>
                <wp:cNvGraphicFramePr/>
                <a:graphic xmlns:a="http://schemas.openxmlformats.org/drawingml/2006/main">
                  <a:graphicData uri="http://schemas.microsoft.com/office/word/2010/wordprocessingShape">
                    <wps:wsp>
                      <wps:cNvSpPr txBox="1"/>
                      <wps:spPr>
                        <a:xfrm>
                          <a:off x="0" y="0"/>
                          <a:ext cx="2087880" cy="753745"/>
                        </a:xfrm>
                        <a:prstGeom prst="rect">
                          <a:avLst/>
                        </a:prstGeom>
                        <a:noFill/>
                      </wps:spPr>
                      <wps:txbx>
                        <w:txbxContent>
                          <w:p w14:paraId="203335D6" w14:textId="77777777" w:rsidR="0011454E" w:rsidRDefault="0011454E" w:rsidP="0011454E">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플랫폼 버전</w:t>
                            </w:r>
                          </w:p>
                          <w:p w14:paraId="67A50E75" w14:textId="77777777" w:rsidR="0011454E" w:rsidRDefault="0011454E" w:rsidP="0011454E">
                            <w:pPr>
                              <w:wordWrap w:val="0"/>
                              <w:jc w:val="center"/>
                              <w:rPr>
                                <w:rFonts w:ascii="현대하모니 L" w:eastAsia="현대하모니 L" w:hAnsi="현대하모니 L" w:cstheme="minorBidi"/>
                                <w:color w:val="000000" w:themeColor="text1"/>
                                <w:kern w:val="24"/>
                                <w:sz w:val="48"/>
                                <w:szCs w:val="48"/>
                              </w:rPr>
                            </w:pPr>
                            <w:r>
                              <w:rPr>
                                <w:rFonts w:ascii="현대하모니 L" w:eastAsia="현대하모니 L" w:hAnsi="현대하모니 L" w:cstheme="minorBidi" w:hint="eastAsia"/>
                                <w:color w:val="000000" w:themeColor="text1"/>
                                <w:kern w:val="24"/>
                                <w:sz w:val="48"/>
                                <w:szCs w:val="48"/>
                                <w:u w:val="single"/>
                              </w:rPr>
                              <w:t>01</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p>
                          <w:p w14:paraId="422895CA" w14:textId="77777777" w:rsidR="0011454E" w:rsidRDefault="0011454E" w:rsidP="0011454E">
                            <w:pPr>
                              <w:wordWrap w:val="0"/>
                              <w:rPr>
                                <w:rFonts w:ascii="현대하모니 L" w:eastAsia="현대하모니 L" w:hAnsi="현대하모니 L" w:cstheme="minorBidi"/>
                                <w:b/>
                                <w:bCs/>
                                <w:color w:val="000000" w:themeColor="text1"/>
                                <w:kern w:val="24"/>
                              </w:rPr>
                            </w:pPr>
                            <w:r>
                              <w:rPr>
                                <w:rFonts w:ascii="현대하모니 L" w:eastAsia="현대하모니 L" w:hAnsi="현대하모니 L" w:cstheme="minorBidi" w:hint="eastAsia"/>
                                <w:b/>
                                <w:bCs/>
                                <w:color w:val="000000" w:themeColor="text1"/>
                                <w:kern w:val="24"/>
                              </w:rPr>
                              <w:t xml:space="preserve">      ①        ②        ③       ④</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FAB7502" id="_x0000_s1028" type="#_x0000_t202" style="position:absolute;margin-left:25.8pt;margin-top:3.95pt;width:164.4pt;height:5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" filled="f" stroked="f">
                <v:textbox style="mso-fit-shape-to-text:t">
                  <w:txbxContent>
                    <w:p w14:paraId="203335D6" w14:textId="77777777" w:rsidR="0011454E" w:rsidRDefault="0011454E" w:rsidP="0011454E">
                      <w:pPr>
                        <w:wordWrap w:val="0"/>
                        <w:jc w:val="center"/>
                        <w:rPr>
                          <w:rFonts w:ascii="현대하모니 L" w:eastAsia="현대하모니 L" w:hAnsi="현대하모니 L" w:cstheme="minorBidi"/>
                          <w:color w:val="000000" w:themeColor="text1"/>
                          <w:kern w:val="24"/>
                          <w:sz w:val="16"/>
                          <w:szCs w:val="16"/>
                        </w:rPr>
                      </w:pPr>
                      <w:r>
                        <w:rPr>
                          <w:rFonts w:ascii="현대하모니 L" w:eastAsia="현대하모니 L" w:hAnsi="현대하모니 L" w:cstheme="minorBidi" w:hint="eastAsia"/>
                          <w:color w:val="000000" w:themeColor="text1"/>
                          <w:kern w:val="24"/>
                          <w:sz w:val="16"/>
                          <w:szCs w:val="16"/>
                        </w:rPr>
                        <w:t>플랫폼 버전</w:t>
                      </w:r>
                    </w:p>
                    <w:p w14:paraId="67A50E75" w14:textId="77777777" w:rsidR="0011454E" w:rsidRDefault="0011454E" w:rsidP="0011454E">
                      <w:pPr>
                        <w:wordWrap w:val="0"/>
                        <w:jc w:val="center"/>
                        <w:rPr>
                          <w:rFonts w:ascii="현대하모니 L" w:eastAsia="현대하모니 L" w:hAnsi="현대하모니 L" w:cstheme="minorBidi"/>
                          <w:color w:val="000000" w:themeColor="text1"/>
                          <w:kern w:val="24"/>
                          <w:sz w:val="48"/>
                          <w:szCs w:val="48"/>
                        </w:rPr>
                      </w:pPr>
                      <w:r>
                        <w:rPr>
                          <w:rFonts w:ascii="현대하모니 L" w:eastAsia="현대하모니 L" w:hAnsi="현대하모니 L" w:cstheme="minorBidi" w:hint="eastAsia"/>
                          <w:color w:val="000000" w:themeColor="text1"/>
                          <w:kern w:val="24"/>
                          <w:sz w:val="48"/>
                          <w:szCs w:val="48"/>
                          <w:u w:val="single"/>
                        </w:rPr>
                        <w:t>01</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r>
                        <w:rPr>
                          <w:rFonts w:ascii="현대하모니 L" w:eastAsia="현대하모니 L" w:hAnsi="현대하모니 L" w:cstheme="minorBidi" w:hint="eastAsia"/>
                          <w:color w:val="000000" w:themeColor="text1"/>
                          <w:kern w:val="24"/>
                          <w:sz w:val="48"/>
                          <w:szCs w:val="48"/>
                        </w:rPr>
                        <w:t>.</w:t>
                      </w:r>
                      <w:r>
                        <w:rPr>
                          <w:rFonts w:ascii="현대하모니 L" w:eastAsia="현대하모니 L" w:hAnsi="현대하모니 L" w:cstheme="minorBidi" w:hint="eastAsia"/>
                          <w:color w:val="000000" w:themeColor="text1"/>
                          <w:kern w:val="24"/>
                          <w:sz w:val="48"/>
                          <w:szCs w:val="48"/>
                          <w:u w:val="single"/>
                        </w:rPr>
                        <w:t>00</w:t>
                      </w:r>
                    </w:p>
                    <w:p w14:paraId="422895CA" w14:textId="77777777" w:rsidR="0011454E" w:rsidRDefault="0011454E" w:rsidP="0011454E">
                      <w:pPr>
                        <w:wordWrap w:val="0"/>
                        <w:rPr>
                          <w:rFonts w:ascii="현대하모니 L" w:eastAsia="현대하모니 L" w:hAnsi="현대하모니 L" w:cstheme="minorBidi"/>
                          <w:b/>
                          <w:bCs/>
                          <w:color w:val="000000" w:themeColor="text1"/>
                          <w:kern w:val="24"/>
                        </w:rPr>
                      </w:pPr>
                      <w:r>
                        <w:rPr>
                          <w:rFonts w:ascii="현대하모니 L" w:eastAsia="현대하모니 L" w:hAnsi="현대하모니 L" w:cstheme="minorBidi" w:hint="eastAsia"/>
                          <w:b/>
                          <w:bCs/>
                          <w:color w:val="000000" w:themeColor="text1"/>
                          <w:kern w:val="24"/>
                        </w:rPr>
                        <w:t xml:space="preserve">      ①        ②        ③       ④</w:t>
                      </w:r>
                    </w:p>
                  </w:txbxContent>
                </v:textbox>
                <w10:wrap type="topAndBottom"/>
              </v:shape>
            </w:pict>
          </mc:Fallback>
        </mc:AlternateContent>
      </w:r>
    </w:p>
    <w:p w14:paraId="1F3994B2" w14:textId="77777777" w:rsidR="0011454E" w:rsidRDefault="0011454E" w:rsidP="00D91477">
      <w:pPr>
        <w:rPr>
          <w:rFonts w:ascii="현대하모니 M" w:eastAsia="현대하모니 M" w:hAnsi="현대하모니 M"/>
          <w:sz w:val="6"/>
        </w:rPr>
      </w:pPr>
    </w:p>
    <w:p w14:paraId="44751B1A" w14:textId="77777777" w:rsidR="0011454E" w:rsidRDefault="0011454E" w:rsidP="00D91477">
      <w:pPr>
        <w:rPr>
          <w:rFonts w:ascii="현대하모니 M" w:eastAsia="현대하모니 M" w:hAnsi="현대하모니 M"/>
          <w:sz w:val="6"/>
        </w:rPr>
      </w:pPr>
    </w:p>
    <w:p w14:paraId="034B8AE4" w14:textId="4D417EAC" w:rsidR="0011454E" w:rsidRPr="0011454E" w:rsidRDefault="0011454E" w:rsidP="0011454E">
      <w:pPr>
        <w:pStyle w:val="a1"/>
        <w:numPr>
          <w:ilvl w:val="0"/>
          <w:numId w:val="27"/>
        </w:numPr>
        <w:rPr>
          <w:rFonts w:ascii="현대하모니 M" w:eastAsia="현대하모니 M" w:hAnsi="현대하모니 M"/>
        </w:rPr>
      </w:pPr>
      <w:r w:rsidRPr="0011454E">
        <w:rPr>
          <w:rFonts w:ascii="현대하모니 M" w:eastAsia="현대하모니 M" w:hAnsi="현대하모니 M" w:hint="eastAsia"/>
        </w:rPr>
        <w:t xml:space="preserve"> 플랫폼 타입 </w:t>
      </w:r>
    </w:p>
    <w:p w14:paraId="041BED6D" w14:textId="09009B5B"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타입 02 반영시 : </w:t>
      </w:r>
      <w:r w:rsidRPr="0011454E">
        <w:rPr>
          <w:rFonts w:ascii="현대하모니 M" w:eastAsia="현대하모니 M" w:hAnsi="현대하모니 M" w:hint="eastAsia"/>
          <w:b/>
          <w:bCs/>
        </w:rPr>
        <w:t>02</w:t>
      </w:r>
      <w:r w:rsidRPr="0011454E">
        <w:rPr>
          <w:rFonts w:ascii="현대하모니 M" w:eastAsia="현대하모니 M" w:hAnsi="현대하모니 M" w:hint="eastAsia"/>
        </w:rPr>
        <w:t>.00.00.00</w:t>
      </w:r>
    </w:p>
    <w:p w14:paraId="3E70229A" w14:textId="7754AF1F" w:rsidR="0011454E" w:rsidRPr="0011454E" w:rsidRDefault="0011454E" w:rsidP="0011454E">
      <w:pPr>
        <w:pStyle w:val="a1"/>
        <w:numPr>
          <w:ilvl w:val="0"/>
          <w:numId w:val="27"/>
        </w:numPr>
        <w:rPr>
          <w:rFonts w:ascii="현대하모니 M" w:eastAsia="현대하모니 M" w:hAnsi="현대하모니 M"/>
        </w:rPr>
      </w:pPr>
      <w:r w:rsidRPr="0011454E">
        <w:rPr>
          <w:rFonts w:ascii="현대하모니 M" w:eastAsia="현대하모니 M" w:hAnsi="현대하모니 M" w:hint="eastAsia"/>
        </w:rPr>
        <w:t xml:space="preserve"> 능동 소자 변경시</w:t>
      </w:r>
    </w:p>
    <w:p w14:paraId="6EEC3AA9" w14:textId="111A049E"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MCU 사양, TR, DIODE등 소자 변경시 : 02</w:t>
      </w:r>
      <w:r w:rsidRPr="0011454E">
        <w:rPr>
          <w:rFonts w:ascii="현대하모니 M" w:eastAsia="현대하모니 M" w:hAnsi="현대하모니 M" w:hint="eastAsia"/>
          <w:b/>
          <w:bCs/>
        </w:rPr>
        <w:t>.01</w:t>
      </w:r>
      <w:r w:rsidRPr="0011454E">
        <w:rPr>
          <w:rFonts w:ascii="현대하모니 M" w:eastAsia="현대하모니 M" w:hAnsi="현대하모니 M" w:hint="eastAsia"/>
        </w:rPr>
        <w:t>.00.00</w:t>
      </w:r>
    </w:p>
    <w:p w14:paraId="7793564F" w14:textId="2E2FDE04" w:rsidR="0011454E" w:rsidRPr="0011454E" w:rsidRDefault="0011454E" w:rsidP="0011454E">
      <w:pPr>
        <w:pStyle w:val="a1"/>
        <w:numPr>
          <w:ilvl w:val="0"/>
          <w:numId w:val="27"/>
        </w:numPr>
        <w:rPr>
          <w:rFonts w:ascii="현대하모니 M" w:eastAsia="현대하모니 M" w:hAnsi="현대하모니 M"/>
        </w:rPr>
      </w:pPr>
      <w:r w:rsidRPr="0011454E">
        <w:rPr>
          <w:rFonts w:ascii="현대하모니 M" w:eastAsia="현대하모니 M" w:hAnsi="현대하모니 M" w:hint="eastAsia"/>
        </w:rPr>
        <w:t xml:space="preserve"> 수동소자 변경시  </w:t>
      </w:r>
    </w:p>
    <w:p w14:paraId="6A630AB6" w14:textId="02A703C6"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Resistor, Capacitor, Inductor 소자 변경시: 02.01</w:t>
      </w:r>
      <w:r w:rsidRPr="0011454E">
        <w:rPr>
          <w:rFonts w:ascii="현대하모니 M" w:eastAsia="현대하모니 M" w:hAnsi="현대하모니 M" w:hint="eastAsia"/>
          <w:b/>
          <w:bCs/>
        </w:rPr>
        <w:t>.01</w:t>
      </w:r>
      <w:r w:rsidRPr="0011454E">
        <w:rPr>
          <w:rFonts w:ascii="현대하모니 M" w:eastAsia="현대하모니 M" w:hAnsi="현대하모니 M" w:hint="eastAsia"/>
        </w:rPr>
        <w:t>.00</w:t>
      </w:r>
    </w:p>
    <w:p w14:paraId="749EC540" w14:textId="5C486B8A" w:rsidR="0011454E" w:rsidRPr="0011454E" w:rsidRDefault="0011454E" w:rsidP="0011454E">
      <w:pPr>
        <w:pStyle w:val="a1"/>
        <w:numPr>
          <w:ilvl w:val="0"/>
          <w:numId w:val="27"/>
        </w:numPr>
        <w:rPr>
          <w:rFonts w:ascii="현대하모니 M" w:eastAsia="현대하모니 M" w:hAnsi="현대하모니 M"/>
        </w:rPr>
      </w:pPr>
      <w:r w:rsidRPr="0011454E">
        <w:rPr>
          <w:rFonts w:ascii="현대하모니 M" w:eastAsia="현대하모니 M" w:hAnsi="현대하모니 M" w:hint="eastAsia"/>
        </w:rPr>
        <w:t xml:space="preserve"> PCB 패턴 변경시</w:t>
      </w:r>
    </w:p>
    <w:p w14:paraId="0A021FFD" w14:textId="732D465D" w:rsidR="0011454E" w:rsidRPr="0011454E" w:rsidRDefault="0011454E" w:rsidP="0011454E">
      <w:pPr>
        <w:rPr>
          <w:rFonts w:ascii="현대하모니 M" w:eastAsia="현대하모니 M" w:hAnsi="현대하모니 M"/>
        </w:rPr>
      </w:pPr>
      <w:r w:rsidRPr="0011454E">
        <w:rPr>
          <w:rFonts w:ascii="현대하모니 M" w:eastAsia="현대하모니 M" w:hAnsi="현대하모니 M" w:hint="eastAsia"/>
        </w:rPr>
        <w:t xml:space="preserve">  </w:t>
      </w:r>
      <w:r>
        <w:rPr>
          <w:rFonts w:ascii="현대하모니 M" w:eastAsia="현대하모니 M" w:hAnsi="현대하모니 M"/>
        </w:rPr>
        <w:t xml:space="preserve"> </w:t>
      </w:r>
      <w:r w:rsidRPr="0011454E">
        <w:rPr>
          <w:rFonts w:ascii="현대하모니 M" w:eastAsia="현대하모니 M" w:hAnsi="현대하모니 M" w:hint="eastAsia"/>
        </w:rPr>
        <w:t xml:space="preserve">  ex) PCB내 Via 및 경로등 수정시: 02.01.01.</w:t>
      </w:r>
      <w:r w:rsidRPr="0011454E">
        <w:rPr>
          <w:rFonts w:ascii="현대하모니 M" w:eastAsia="현대하모니 M" w:hAnsi="현대하모니 M" w:hint="eastAsia"/>
          <w:b/>
          <w:bCs/>
        </w:rPr>
        <w:t xml:space="preserve"> 01</w:t>
      </w:r>
    </w:p>
    <w:p w14:paraId="08C5B0C9" w14:textId="614DCDCC" w:rsidR="00D91477" w:rsidRDefault="00D91477" w:rsidP="00D91477">
      <w:pPr>
        <w:rPr>
          <w:rFonts w:ascii="현대하모니 M" w:eastAsia="현대하모니 M" w:hAnsi="현대하모니 M"/>
          <w:sz w:val="6"/>
        </w:rPr>
      </w:pPr>
    </w:p>
    <w:p w14:paraId="7FBB3EF5" w14:textId="77777777" w:rsidR="0011454E" w:rsidRDefault="0011454E">
      <w:pPr>
        <w:spacing w:after="200" w:line="276" w:lineRule="auto"/>
        <w:jc w:val="both"/>
        <w:rPr>
          <w:rFonts w:ascii="현대하모니 M" w:eastAsia="현대하모니 M" w:hAnsi="현대하모니 M"/>
          <w:sz w:val="20"/>
        </w:rPr>
      </w:pPr>
    </w:p>
    <w:p w14:paraId="72CE5D6D" w14:textId="7805C747" w:rsidR="0013269E" w:rsidRDefault="00793C75" w:rsidP="0013269E">
      <w:pPr>
        <w:pStyle w:val="41"/>
      </w:pPr>
      <w:commentRangeStart w:id="119"/>
      <w:r>
        <w:t>ED90</w:t>
      </w:r>
      <w:r w:rsidR="0013269E">
        <w:rPr>
          <w:rFonts w:hint="eastAsia"/>
        </w:rPr>
        <w:t xml:space="preserve"> </w:t>
      </w:r>
      <w:r w:rsidR="0013269E">
        <w:t>–</w:t>
      </w:r>
      <w:r>
        <w:t xml:space="preserve"> Non Sleep Collected Each E</w:t>
      </w:r>
      <w:r w:rsidR="005B63EB">
        <w:t>cu</w:t>
      </w:r>
      <w:r>
        <w:t xml:space="preserve"> </w:t>
      </w:r>
      <w:r w:rsidR="0013269E" w:rsidRPr="00DD74DF">
        <w:rPr>
          <w:rFonts w:hint="eastAsia"/>
        </w:rPr>
        <w:t>DataIdentifier</w:t>
      </w:r>
      <w:commentRangeEnd w:id="119"/>
      <w:r w:rsidR="007B762E">
        <w:rPr>
          <w:rStyle w:val="affe"/>
          <w:rFonts w:ascii="Calibri" w:eastAsia="맑은 고딕" w:hAnsi="Calibri" w:cs="Arial"/>
          <w:iCs w:val="0"/>
          <w:noProof w:val="0"/>
          <w:color w:val="auto"/>
        </w:rPr>
        <w:commentReference w:id="119"/>
      </w:r>
    </w:p>
    <w:p w14:paraId="289718D3" w14:textId="674A78D5" w:rsidR="0013269E" w:rsidRPr="0013269E" w:rsidRDefault="00793C75" w:rsidP="00793C75">
      <w:pPr>
        <w:jc w:val="both"/>
        <w:rPr>
          <w:noProof/>
        </w:rPr>
      </w:pPr>
      <w:r>
        <w:rPr>
          <w:noProof/>
        </w:rPr>
        <w:t>ED90</w:t>
      </w:r>
      <w:r w:rsidR="0013269E" w:rsidRPr="00DD74DF">
        <w:rPr>
          <w:rFonts w:hint="eastAsia"/>
          <w:noProof/>
        </w:rPr>
        <w:t xml:space="preserve"> </w:t>
      </w:r>
      <w:r w:rsidR="0013269E">
        <w:rPr>
          <w:noProof/>
        </w:rPr>
        <w:t>–</w:t>
      </w:r>
      <w:r w:rsidR="0013269E" w:rsidRPr="00DD74DF">
        <w:rPr>
          <w:rFonts w:hint="eastAsia"/>
          <w:noProof/>
        </w:rPr>
        <w:t xml:space="preserve"> </w:t>
      </w:r>
      <w:r>
        <w:rPr>
          <w:noProof/>
        </w:rPr>
        <w:t>NonSleepCollectedEachE</w:t>
      </w:r>
      <w:r w:rsidR="005B63EB">
        <w:rPr>
          <w:rFonts w:hint="eastAsia"/>
          <w:noProof/>
        </w:rPr>
        <w:t>c</w:t>
      </w:r>
      <w:r w:rsidR="005B63EB">
        <w:rPr>
          <w:noProof/>
        </w:rPr>
        <w:t>u</w:t>
      </w:r>
      <w:r w:rsidR="0013269E" w:rsidRPr="00DD74DF">
        <w:rPr>
          <w:rFonts w:hint="eastAsia"/>
          <w:noProof/>
        </w:rPr>
        <w:t xml:space="preserve">DataIdentifier </w:t>
      </w:r>
    </w:p>
    <w:tbl>
      <w:tblPr>
        <w:tblW w:w="4867" w:type="pct"/>
        <w:tblCellMar>
          <w:left w:w="99" w:type="dxa"/>
          <w:right w:w="99" w:type="dxa"/>
        </w:tblCellMar>
        <w:tblLook w:val="04A0" w:firstRow="1" w:lastRow="0" w:firstColumn="1" w:lastColumn="0" w:noHBand="0" w:noVBand="1"/>
      </w:tblPr>
      <w:tblGrid>
        <w:gridCol w:w="509"/>
        <w:gridCol w:w="1469"/>
        <w:gridCol w:w="848"/>
        <w:gridCol w:w="705"/>
        <w:gridCol w:w="991"/>
        <w:gridCol w:w="2546"/>
        <w:gridCol w:w="2981"/>
      </w:tblGrid>
      <w:tr w:rsidR="0013269E" w:rsidRPr="0013269E" w14:paraId="4D70F8E9" w14:textId="77777777" w:rsidTr="005B63EB">
        <w:trPr>
          <w:trHeight w:val="509"/>
        </w:trPr>
        <w:tc>
          <w:tcPr>
            <w:tcW w:w="253" w:type="pct"/>
            <w:vMerge w:val="restart"/>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hideMark/>
          </w:tcPr>
          <w:p w14:paraId="0584FA39"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PID</w:t>
            </w:r>
          </w:p>
        </w:tc>
        <w:tc>
          <w:tcPr>
            <w:tcW w:w="731" w:type="pct"/>
            <w:vMerge w:val="restart"/>
            <w:tcBorders>
              <w:top w:val="single" w:sz="12"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59800684"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저장 데이터</w:t>
            </w:r>
          </w:p>
        </w:tc>
        <w:tc>
          <w:tcPr>
            <w:tcW w:w="422" w:type="pct"/>
            <w:vMerge w:val="restart"/>
            <w:tcBorders>
              <w:top w:val="single" w:sz="12"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1F86DD6E"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Size</w:t>
            </w:r>
            <w:r w:rsidRPr="003D7DDA">
              <w:rPr>
                <w:rFonts w:ascii="현대하모니 M" w:eastAsia="현대하모니 M" w:hAnsi="현대하모니 M" w:cs="굴림" w:hint="eastAsia"/>
                <w:noProof/>
                <w:sz w:val="18"/>
                <w:szCs w:val="18"/>
              </w:rPr>
              <w:br/>
              <w:t>(Byte)</w:t>
            </w:r>
          </w:p>
        </w:tc>
        <w:tc>
          <w:tcPr>
            <w:tcW w:w="351" w:type="pct"/>
            <w:vMerge w:val="restart"/>
            <w:tcBorders>
              <w:top w:val="single" w:sz="12"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13E998E2"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Byte</w:t>
            </w:r>
          </w:p>
        </w:tc>
        <w:tc>
          <w:tcPr>
            <w:tcW w:w="493" w:type="pct"/>
            <w:vMerge w:val="restart"/>
            <w:tcBorders>
              <w:top w:val="single" w:sz="12"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039ADA5E" w14:textId="119A7D82" w:rsidR="0013269E" w:rsidRPr="003D7DDA" w:rsidRDefault="00944C03"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noProof/>
                <w:sz w:val="18"/>
                <w:szCs w:val="18"/>
              </w:rPr>
              <w:t>B</w:t>
            </w:r>
            <w:r w:rsidR="0013269E" w:rsidRPr="003D7DDA">
              <w:rPr>
                <w:rFonts w:ascii="현대하모니 M" w:eastAsia="현대하모니 M" w:hAnsi="현대하모니 M" w:cs="굴림" w:hint="eastAsia"/>
                <w:noProof/>
                <w:sz w:val="18"/>
                <w:szCs w:val="18"/>
              </w:rPr>
              <w:t>it</w:t>
            </w:r>
          </w:p>
        </w:tc>
        <w:tc>
          <w:tcPr>
            <w:tcW w:w="1267" w:type="pct"/>
            <w:vMerge w:val="restart"/>
            <w:tcBorders>
              <w:top w:val="single" w:sz="12" w:space="0" w:color="auto"/>
              <w:left w:val="single" w:sz="4" w:space="0" w:color="auto"/>
              <w:bottom w:val="single" w:sz="12" w:space="0" w:color="auto"/>
              <w:right w:val="single" w:sz="8" w:space="0" w:color="auto"/>
            </w:tcBorders>
            <w:shd w:val="clear" w:color="auto" w:fill="BFBFBF" w:themeFill="background1" w:themeFillShade="BF"/>
            <w:vAlign w:val="center"/>
            <w:hideMark/>
          </w:tcPr>
          <w:p w14:paraId="66B7E777"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Description</w:t>
            </w:r>
          </w:p>
        </w:tc>
        <w:tc>
          <w:tcPr>
            <w:tcW w:w="1483" w:type="pct"/>
            <w:vMerge w:val="restart"/>
            <w:tcBorders>
              <w:top w:val="single" w:sz="12" w:space="0" w:color="auto"/>
              <w:left w:val="single" w:sz="8" w:space="0" w:color="auto"/>
              <w:bottom w:val="single" w:sz="12" w:space="0" w:color="auto"/>
              <w:right w:val="single" w:sz="12" w:space="0" w:color="auto"/>
            </w:tcBorders>
            <w:shd w:val="clear" w:color="auto" w:fill="BFBFBF" w:themeFill="background1" w:themeFillShade="BF"/>
            <w:vAlign w:val="center"/>
            <w:hideMark/>
          </w:tcPr>
          <w:p w14:paraId="3837BD96" w14:textId="77777777" w:rsidR="0013269E" w:rsidRPr="003D7DDA" w:rsidRDefault="0013269E" w:rsidP="0013269E">
            <w:pPr>
              <w:rPr>
                <w:rFonts w:ascii="현대하모니 M" w:eastAsia="현대하모니 M" w:hAnsi="현대하모니 M" w:cs="굴림"/>
                <w:noProof/>
                <w:sz w:val="18"/>
                <w:szCs w:val="18"/>
              </w:rPr>
            </w:pPr>
            <w:r w:rsidRPr="003D7DDA">
              <w:rPr>
                <w:rFonts w:ascii="현대하모니 M" w:eastAsia="현대하모니 M" w:hAnsi="현대하모니 M" w:cs="굴림" w:hint="eastAsia"/>
                <w:noProof/>
                <w:sz w:val="18"/>
                <w:szCs w:val="18"/>
              </w:rPr>
              <w:t>Conversion rule</w:t>
            </w:r>
          </w:p>
        </w:tc>
      </w:tr>
      <w:tr w:rsidR="0013269E" w:rsidRPr="0013269E" w14:paraId="73159B68" w14:textId="77777777" w:rsidTr="005B63EB">
        <w:trPr>
          <w:trHeight w:val="509"/>
        </w:trPr>
        <w:tc>
          <w:tcPr>
            <w:tcW w:w="253" w:type="pct"/>
            <w:vMerge/>
            <w:tcBorders>
              <w:top w:val="single" w:sz="4" w:space="0" w:color="auto"/>
              <w:left w:val="single" w:sz="12" w:space="0" w:color="auto"/>
              <w:bottom w:val="single" w:sz="12" w:space="0" w:color="auto"/>
              <w:right w:val="single" w:sz="4" w:space="0" w:color="auto"/>
            </w:tcBorders>
            <w:shd w:val="clear" w:color="auto" w:fill="BFBFBF" w:themeFill="background1" w:themeFillShade="BF"/>
            <w:vAlign w:val="center"/>
            <w:hideMark/>
          </w:tcPr>
          <w:p w14:paraId="0209DF2F"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4FC3CE10"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25C51A4D"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158EC854"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vMerge/>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21A7F584" w14:textId="77777777" w:rsidR="0013269E" w:rsidRPr="003D7DDA" w:rsidRDefault="0013269E" w:rsidP="0013269E">
            <w:pPr>
              <w:rPr>
                <w:rFonts w:ascii="현대하모니 M" w:eastAsia="현대하모니 M" w:hAnsi="현대하모니 M" w:cs="굴림"/>
                <w:color w:val="000000"/>
                <w:sz w:val="18"/>
                <w:szCs w:val="18"/>
              </w:rPr>
            </w:pPr>
          </w:p>
        </w:tc>
        <w:tc>
          <w:tcPr>
            <w:tcW w:w="1267" w:type="pct"/>
            <w:vMerge/>
            <w:tcBorders>
              <w:top w:val="single" w:sz="4" w:space="0" w:color="auto"/>
              <w:left w:val="single" w:sz="4" w:space="0" w:color="auto"/>
              <w:bottom w:val="single" w:sz="12" w:space="0" w:color="auto"/>
              <w:right w:val="single" w:sz="8" w:space="0" w:color="auto"/>
            </w:tcBorders>
            <w:shd w:val="clear" w:color="auto" w:fill="BFBFBF" w:themeFill="background1" w:themeFillShade="BF"/>
            <w:vAlign w:val="center"/>
            <w:hideMark/>
          </w:tcPr>
          <w:p w14:paraId="438288DE"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single" w:sz="4" w:space="0" w:color="auto"/>
              <w:left w:val="single" w:sz="8" w:space="0" w:color="auto"/>
              <w:bottom w:val="single" w:sz="12" w:space="0" w:color="auto"/>
              <w:right w:val="single" w:sz="12" w:space="0" w:color="auto"/>
            </w:tcBorders>
            <w:shd w:val="clear" w:color="auto" w:fill="BFBFBF" w:themeFill="background1" w:themeFillShade="BF"/>
            <w:vAlign w:val="center"/>
            <w:hideMark/>
          </w:tcPr>
          <w:p w14:paraId="01C9842B"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7ABB597" w14:textId="77777777" w:rsidTr="005B63EB">
        <w:trPr>
          <w:trHeight w:val="330"/>
        </w:trPr>
        <w:tc>
          <w:tcPr>
            <w:tcW w:w="253" w:type="pct"/>
            <w:vMerge w:val="restart"/>
            <w:tcBorders>
              <w:top w:val="single" w:sz="12" w:space="0" w:color="auto"/>
              <w:left w:val="single" w:sz="12" w:space="0" w:color="auto"/>
              <w:bottom w:val="single" w:sz="4" w:space="0" w:color="auto"/>
              <w:right w:val="single" w:sz="4" w:space="0" w:color="auto"/>
            </w:tcBorders>
            <w:shd w:val="clear" w:color="000000" w:fill="FFFFFF"/>
            <w:vAlign w:val="center"/>
            <w:hideMark/>
          </w:tcPr>
          <w:p w14:paraId="1EF7E4C3" w14:textId="65021F11"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01</w:t>
            </w:r>
          </w:p>
        </w:tc>
        <w:tc>
          <w:tcPr>
            <w:tcW w:w="731" w:type="pct"/>
            <w:vMerge w:val="restart"/>
            <w:tcBorders>
              <w:top w:val="single" w:sz="12" w:space="0" w:color="auto"/>
              <w:left w:val="single" w:sz="4" w:space="0" w:color="auto"/>
              <w:bottom w:val="single" w:sz="4" w:space="0" w:color="auto"/>
              <w:right w:val="single" w:sz="4" w:space="0" w:color="auto"/>
            </w:tcBorders>
            <w:shd w:val="clear" w:color="000000" w:fill="FFFFFF"/>
            <w:vAlign w:val="center"/>
            <w:hideMark/>
          </w:tcPr>
          <w:p w14:paraId="270FC99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미슬립 조건 Index</w:t>
            </w:r>
          </w:p>
        </w:tc>
        <w:tc>
          <w:tcPr>
            <w:tcW w:w="422" w:type="pct"/>
            <w:vMerge w:val="restart"/>
            <w:tcBorders>
              <w:top w:val="single" w:sz="12" w:space="0" w:color="auto"/>
              <w:left w:val="single" w:sz="4" w:space="0" w:color="auto"/>
              <w:bottom w:val="single" w:sz="4" w:space="0" w:color="auto"/>
              <w:right w:val="single" w:sz="4" w:space="0" w:color="auto"/>
            </w:tcBorders>
            <w:shd w:val="clear" w:color="000000" w:fill="FFFFFF"/>
            <w:vAlign w:val="center"/>
            <w:hideMark/>
          </w:tcPr>
          <w:p w14:paraId="23B6251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1</w:t>
            </w:r>
          </w:p>
        </w:tc>
        <w:tc>
          <w:tcPr>
            <w:tcW w:w="351" w:type="pct"/>
            <w:vMerge w:val="restart"/>
            <w:tcBorders>
              <w:top w:val="single" w:sz="12" w:space="0" w:color="auto"/>
              <w:left w:val="single" w:sz="4" w:space="0" w:color="auto"/>
              <w:bottom w:val="single" w:sz="4" w:space="0" w:color="auto"/>
              <w:right w:val="single" w:sz="4" w:space="0" w:color="auto"/>
            </w:tcBorders>
            <w:shd w:val="clear" w:color="000000" w:fill="FFFFFF"/>
            <w:vAlign w:val="center"/>
            <w:hideMark/>
          </w:tcPr>
          <w:p w14:paraId="1DB8A3E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w:t>
            </w:r>
          </w:p>
        </w:tc>
        <w:tc>
          <w:tcPr>
            <w:tcW w:w="493" w:type="pct"/>
            <w:tcBorders>
              <w:top w:val="single" w:sz="12" w:space="0" w:color="auto"/>
              <w:left w:val="nil"/>
              <w:bottom w:val="single" w:sz="4" w:space="0" w:color="auto"/>
              <w:right w:val="single" w:sz="4" w:space="0" w:color="auto"/>
            </w:tcBorders>
            <w:shd w:val="clear" w:color="000000" w:fill="FFFFFF"/>
            <w:vAlign w:val="center"/>
            <w:hideMark/>
          </w:tcPr>
          <w:p w14:paraId="4F751E5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tcBorders>
              <w:top w:val="single" w:sz="12" w:space="0" w:color="auto"/>
              <w:left w:val="nil"/>
              <w:bottom w:val="single" w:sz="4" w:space="0" w:color="auto"/>
              <w:right w:val="single" w:sz="4" w:space="0" w:color="auto"/>
            </w:tcBorders>
            <w:shd w:val="clear" w:color="000000" w:fill="FFFFFF"/>
            <w:vAlign w:val="center"/>
            <w:hideMark/>
          </w:tcPr>
          <w:p w14:paraId="5B19399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FD_B2 CAN</w:t>
            </w:r>
          </w:p>
        </w:tc>
        <w:tc>
          <w:tcPr>
            <w:tcW w:w="1483" w:type="pct"/>
            <w:vMerge w:val="restart"/>
            <w:tcBorders>
              <w:top w:val="single" w:sz="12" w:space="0" w:color="auto"/>
              <w:left w:val="single" w:sz="4" w:space="0" w:color="auto"/>
              <w:bottom w:val="single" w:sz="4" w:space="0" w:color="auto"/>
              <w:right w:val="single" w:sz="12" w:space="0" w:color="auto"/>
            </w:tcBorders>
            <w:shd w:val="clear" w:color="000000" w:fill="FFFFFF"/>
            <w:vAlign w:val="center"/>
            <w:hideMark/>
          </w:tcPr>
          <w:p w14:paraId="71C2E464" w14:textId="26EADD3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0x0 : Off</w:t>
            </w:r>
            <w:r w:rsidRPr="003D7DDA">
              <w:rPr>
                <w:rFonts w:ascii="현대하모니 M" w:eastAsia="현대하모니 M" w:hAnsi="현대하모니 M" w:cs="굴림" w:hint="eastAsia"/>
                <w:color w:val="000000"/>
                <w:sz w:val="18"/>
                <w:szCs w:val="18"/>
              </w:rPr>
              <w:br/>
              <w:t>0x1 : On</w:t>
            </w:r>
          </w:p>
        </w:tc>
      </w:tr>
      <w:tr w:rsidR="0013269E" w:rsidRPr="0013269E" w14:paraId="797C5BBF"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1623E2B"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0F7C911"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CE97C05"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447CCEB"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18D2C02"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000000" w:fill="FFFFFF"/>
            <w:vAlign w:val="center"/>
            <w:hideMark/>
          </w:tcPr>
          <w:p w14:paraId="7FDE445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Local CAN</w:t>
            </w:r>
          </w:p>
        </w:tc>
        <w:tc>
          <w:tcPr>
            <w:tcW w:w="1483" w:type="pct"/>
            <w:vMerge/>
            <w:tcBorders>
              <w:left w:val="single" w:sz="4" w:space="0" w:color="auto"/>
              <w:bottom w:val="single" w:sz="4" w:space="0" w:color="auto"/>
              <w:right w:val="single" w:sz="12" w:space="0" w:color="auto"/>
            </w:tcBorders>
            <w:vAlign w:val="center"/>
            <w:hideMark/>
          </w:tcPr>
          <w:p w14:paraId="0CF14C06" w14:textId="0410D6F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DEC47A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2D8B363"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E66A053"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221754F"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89E136A"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35BC0C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000000" w:fill="FFFFFF"/>
            <w:vAlign w:val="center"/>
            <w:hideMark/>
          </w:tcPr>
          <w:p w14:paraId="3200232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Local CAN 2 (Reserved)</w:t>
            </w:r>
          </w:p>
        </w:tc>
        <w:tc>
          <w:tcPr>
            <w:tcW w:w="1483" w:type="pct"/>
            <w:vMerge/>
            <w:tcBorders>
              <w:left w:val="single" w:sz="4" w:space="0" w:color="auto"/>
              <w:bottom w:val="single" w:sz="4" w:space="0" w:color="auto"/>
              <w:right w:val="single" w:sz="12" w:space="0" w:color="auto"/>
            </w:tcBorders>
            <w:vAlign w:val="center"/>
            <w:hideMark/>
          </w:tcPr>
          <w:p w14:paraId="4A528A14" w14:textId="6DD0632F"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3F600B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C8486EA"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33884EB"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A4FF0E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7D9BD57"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74169E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43889EB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ECU 내부 조건</w:t>
            </w:r>
          </w:p>
        </w:tc>
        <w:tc>
          <w:tcPr>
            <w:tcW w:w="1483" w:type="pct"/>
            <w:vMerge/>
            <w:tcBorders>
              <w:left w:val="single" w:sz="4" w:space="0" w:color="auto"/>
              <w:bottom w:val="single" w:sz="4" w:space="0" w:color="auto"/>
              <w:right w:val="single" w:sz="12" w:space="0" w:color="auto"/>
            </w:tcBorders>
            <w:vAlign w:val="center"/>
            <w:hideMark/>
          </w:tcPr>
          <w:p w14:paraId="6B3D4CC9" w14:textId="3C42D5FD"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55C6BE29"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F87168C"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C78C210"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FB9CB69"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5BD4EB1"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A80A41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642393E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HW Input</w:t>
            </w:r>
          </w:p>
        </w:tc>
        <w:tc>
          <w:tcPr>
            <w:tcW w:w="1483" w:type="pct"/>
            <w:vMerge/>
            <w:tcBorders>
              <w:left w:val="single" w:sz="4" w:space="0" w:color="auto"/>
              <w:bottom w:val="single" w:sz="4" w:space="0" w:color="auto"/>
              <w:right w:val="single" w:sz="12" w:space="0" w:color="auto"/>
            </w:tcBorders>
            <w:vAlign w:val="center"/>
            <w:hideMark/>
          </w:tcPr>
          <w:p w14:paraId="43EE737D" w14:textId="1B3A0CB3"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8A1C0E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47A07E1"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88D2C8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AF26FE3"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1BB5BCA"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BBD25D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326120D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Network 조건</w:t>
            </w:r>
          </w:p>
        </w:tc>
        <w:tc>
          <w:tcPr>
            <w:tcW w:w="1483" w:type="pct"/>
            <w:vMerge/>
            <w:tcBorders>
              <w:left w:val="single" w:sz="4" w:space="0" w:color="auto"/>
              <w:bottom w:val="single" w:sz="4" w:space="0" w:color="auto"/>
              <w:right w:val="single" w:sz="12" w:space="0" w:color="auto"/>
            </w:tcBorders>
            <w:vAlign w:val="center"/>
            <w:hideMark/>
          </w:tcPr>
          <w:p w14:paraId="533698DF" w14:textId="7F7A0864"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27DCBF62"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0725654"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D66AA62"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6A35196"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27DB51F"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B9A20A2"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52E2AD6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vMerge/>
            <w:tcBorders>
              <w:left w:val="single" w:sz="4" w:space="0" w:color="auto"/>
              <w:bottom w:val="single" w:sz="4" w:space="0" w:color="auto"/>
              <w:right w:val="single" w:sz="12" w:space="0" w:color="auto"/>
            </w:tcBorders>
            <w:shd w:val="clear" w:color="auto" w:fill="auto"/>
            <w:noWrap/>
            <w:vAlign w:val="center"/>
            <w:hideMark/>
          </w:tcPr>
          <w:p w14:paraId="5D247036" w14:textId="2172E889"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57A23AB1"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AA6CE9E"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C517032"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B49FE1C"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0A6711C"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C4DF93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365F909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vMerge/>
            <w:tcBorders>
              <w:left w:val="single" w:sz="4" w:space="0" w:color="auto"/>
              <w:bottom w:val="single" w:sz="4" w:space="0" w:color="auto"/>
              <w:right w:val="single" w:sz="12" w:space="0" w:color="auto"/>
            </w:tcBorders>
            <w:shd w:val="clear" w:color="000000" w:fill="FFFFFF"/>
            <w:vAlign w:val="center"/>
            <w:hideMark/>
          </w:tcPr>
          <w:p w14:paraId="0B3B0597" w14:textId="20BA54AE"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3C34640" w14:textId="77777777" w:rsidTr="0013269E">
        <w:trPr>
          <w:trHeight w:val="330"/>
        </w:trPr>
        <w:tc>
          <w:tcPr>
            <w:tcW w:w="253" w:type="pct"/>
            <w:vMerge w:val="restart"/>
            <w:tcBorders>
              <w:top w:val="nil"/>
              <w:left w:val="single" w:sz="12" w:space="0" w:color="auto"/>
              <w:bottom w:val="single" w:sz="4" w:space="0" w:color="auto"/>
              <w:right w:val="single" w:sz="4" w:space="0" w:color="auto"/>
            </w:tcBorders>
            <w:shd w:val="clear" w:color="000000" w:fill="FFFFFF"/>
            <w:vAlign w:val="center"/>
            <w:hideMark/>
          </w:tcPr>
          <w:p w14:paraId="05B2808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$02</w:t>
            </w:r>
          </w:p>
        </w:tc>
        <w:tc>
          <w:tcPr>
            <w:tcW w:w="73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F987E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FD_B2 CAN</w:t>
            </w:r>
          </w:p>
        </w:tc>
        <w:tc>
          <w:tcPr>
            <w:tcW w:w="4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1EE02A26"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4</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BDBD3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421180F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348C3E5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ACC</w:t>
            </w:r>
          </w:p>
        </w:tc>
        <w:tc>
          <w:tcPr>
            <w:tcW w:w="1483" w:type="pct"/>
            <w:vMerge w:val="restart"/>
            <w:tcBorders>
              <w:top w:val="single" w:sz="4" w:space="0" w:color="auto"/>
              <w:left w:val="single" w:sz="4" w:space="0" w:color="auto"/>
              <w:bottom w:val="nil"/>
              <w:right w:val="single" w:sz="12" w:space="0" w:color="auto"/>
            </w:tcBorders>
            <w:shd w:val="clear" w:color="000000" w:fill="FFFFFF"/>
            <w:vAlign w:val="center"/>
            <w:hideMark/>
          </w:tcPr>
          <w:p w14:paraId="03418B6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0x0 : Off</w:t>
            </w:r>
            <w:r w:rsidRPr="003D7DDA">
              <w:rPr>
                <w:rFonts w:ascii="현대하모니 M" w:eastAsia="현대하모니 M" w:hAnsi="현대하모니 M" w:cs="굴림" w:hint="eastAsia"/>
                <w:color w:val="000000"/>
                <w:sz w:val="18"/>
                <w:szCs w:val="18"/>
              </w:rPr>
              <w:br/>
              <w:t>0x1 : On</w:t>
            </w:r>
          </w:p>
        </w:tc>
      </w:tr>
      <w:tr w:rsidR="0013269E" w:rsidRPr="0013269E" w14:paraId="78BCD5D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56AE286"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0812512"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577D6B6"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17506A6"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18CB6F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1E54F9F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IGN1</w:t>
            </w:r>
          </w:p>
        </w:tc>
        <w:tc>
          <w:tcPr>
            <w:tcW w:w="1483" w:type="pct"/>
            <w:vMerge/>
            <w:tcBorders>
              <w:top w:val="nil"/>
              <w:left w:val="single" w:sz="4" w:space="0" w:color="auto"/>
              <w:bottom w:val="nil"/>
              <w:right w:val="single" w:sz="12" w:space="0" w:color="auto"/>
            </w:tcBorders>
            <w:vAlign w:val="center"/>
            <w:hideMark/>
          </w:tcPr>
          <w:p w14:paraId="3D05CAA6"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113BCC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F6498A1"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1405EAF"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D7D45B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9E7D3F9"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DBBB92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75BB8BE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DrvDrSw</w:t>
            </w:r>
          </w:p>
        </w:tc>
        <w:tc>
          <w:tcPr>
            <w:tcW w:w="1483" w:type="pct"/>
            <w:vMerge/>
            <w:tcBorders>
              <w:top w:val="nil"/>
              <w:left w:val="single" w:sz="4" w:space="0" w:color="auto"/>
              <w:bottom w:val="nil"/>
              <w:right w:val="single" w:sz="12" w:space="0" w:color="auto"/>
            </w:tcBorders>
            <w:vAlign w:val="center"/>
            <w:hideMark/>
          </w:tcPr>
          <w:p w14:paraId="36F3CCC1"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3A4B28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D3ECA61"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CE6D723"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ED82E4F"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6756950"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155E906"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57D93F2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AstDrSw</w:t>
            </w:r>
          </w:p>
        </w:tc>
        <w:tc>
          <w:tcPr>
            <w:tcW w:w="1483" w:type="pct"/>
            <w:vMerge/>
            <w:tcBorders>
              <w:top w:val="nil"/>
              <w:left w:val="single" w:sz="4" w:space="0" w:color="auto"/>
              <w:bottom w:val="nil"/>
              <w:right w:val="single" w:sz="12" w:space="0" w:color="auto"/>
            </w:tcBorders>
            <w:vAlign w:val="center"/>
            <w:hideMark/>
          </w:tcPr>
          <w:p w14:paraId="4459A3CD"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7710FD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0613AB5"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D1619E7"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3EC9F3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7A3E069"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4E4EC2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6D45072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RLDrSw</w:t>
            </w:r>
          </w:p>
        </w:tc>
        <w:tc>
          <w:tcPr>
            <w:tcW w:w="1483" w:type="pct"/>
            <w:vMerge/>
            <w:tcBorders>
              <w:top w:val="nil"/>
              <w:left w:val="single" w:sz="4" w:space="0" w:color="auto"/>
              <w:bottom w:val="nil"/>
              <w:right w:val="single" w:sz="12" w:space="0" w:color="auto"/>
            </w:tcBorders>
            <w:vAlign w:val="center"/>
            <w:hideMark/>
          </w:tcPr>
          <w:p w14:paraId="0C308C0F"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1B50E91C"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7795658"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4F21A07"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6DD50E3"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3750635"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B7BEEE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3C88F0F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RRDrSw</w:t>
            </w:r>
          </w:p>
        </w:tc>
        <w:tc>
          <w:tcPr>
            <w:tcW w:w="1483" w:type="pct"/>
            <w:vMerge/>
            <w:tcBorders>
              <w:top w:val="nil"/>
              <w:left w:val="single" w:sz="4" w:space="0" w:color="auto"/>
              <w:bottom w:val="nil"/>
              <w:right w:val="single" w:sz="12" w:space="0" w:color="auto"/>
            </w:tcBorders>
            <w:vAlign w:val="center"/>
            <w:hideMark/>
          </w:tcPr>
          <w:p w14:paraId="6C919796"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315E19D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A0BA4F3"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BC3C694"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0A626D6"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12C9804"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6D094B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4AE6F4D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AutobrightValue</w:t>
            </w:r>
          </w:p>
        </w:tc>
        <w:tc>
          <w:tcPr>
            <w:tcW w:w="1483" w:type="pct"/>
            <w:vMerge/>
            <w:tcBorders>
              <w:top w:val="nil"/>
              <w:left w:val="single" w:sz="4" w:space="0" w:color="auto"/>
              <w:bottom w:val="nil"/>
              <w:right w:val="single" w:sz="12" w:space="0" w:color="auto"/>
            </w:tcBorders>
            <w:vAlign w:val="center"/>
            <w:hideMark/>
          </w:tcPr>
          <w:p w14:paraId="194BE8AC"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80934A2"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212F29B"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BF1C414"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4FC0DB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4A6AC74"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9328D9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736DF30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SMKOption</w:t>
            </w:r>
          </w:p>
        </w:tc>
        <w:tc>
          <w:tcPr>
            <w:tcW w:w="1483" w:type="pct"/>
            <w:vMerge/>
            <w:tcBorders>
              <w:top w:val="nil"/>
              <w:left w:val="single" w:sz="4" w:space="0" w:color="auto"/>
              <w:bottom w:val="nil"/>
              <w:right w:val="single" w:sz="12" w:space="0" w:color="auto"/>
            </w:tcBorders>
            <w:vAlign w:val="center"/>
            <w:hideMark/>
          </w:tcPr>
          <w:p w14:paraId="5C1231D5"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334F0459"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4351939"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415688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4583EE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871729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#1</w:t>
            </w:r>
          </w:p>
        </w:tc>
        <w:tc>
          <w:tcPr>
            <w:tcW w:w="493" w:type="pct"/>
            <w:tcBorders>
              <w:top w:val="nil"/>
              <w:left w:val="nil"/>
              <w:bottom w:val="single" w:sz="4" w:space="0" w:color="auto"/>
              <w:right w:val="single" w:sz="4" w:space="0" w:color="auto"/>
            </w:tcBorders>
            <w:shd w:val="clear" w:color="000000" w:fill="FFFFFF"/>
            <w:vAlign w:val="center"/>
            <w:hideMark/>
          </w:tcPr>
          <w:p w14:paraId="4346DD4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10A4E53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single" w:sz="4" w:space="0" w:color="auto"/>
              <w:left w:val="nil"/>
              <w:bottom w:val="single" w:sz="4" w:space="0" w:color="auto"/>
              <w:right w:val="single" w:sz="12" w:space="0" w:color="auto"/>
            </w:tcBorders>
            <w:shd w:val="clear" w:color="000000" w:fill="FFFFFF"/>
            <w:vAlign w:val="center"/>
            <w:hideMark/>
          </w:tcPr>
          <w:p w14:paraId="20FAF7D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29CED7E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966915C"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EE37E1D"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86A1CF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9E50D84"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3442AC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59296251"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3AD915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1C3E876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F3D8FE8"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7C6B30F"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CD0495A"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D9AC1C1"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50814E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1217C63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51B874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0A15B00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5DE423B"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A9F9EE8"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8A0237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27C74DF"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B9C928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30AD7D0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AA2AD1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72E912B9"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D0F462C"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E03FE52"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A405ED8"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628329C8"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CE6C90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1CBAF68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B912D01"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1E1F2C7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28041AF"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D64C7CB"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E517BE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70B3FDB"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59DA6D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0C15C6A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A72613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6A1F003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CF9BC4E"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3B9C578"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8D94ADD"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319B197"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BBEB54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3E3CA92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832008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0D7E0A2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25941E2"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5416280"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86CBBD0"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E6E0962"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E6AC0E1"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70764E21"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5A0326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65FA45A2"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758C1B4"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30BE510"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A5F8C60"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E99187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#2</w:t>
            </w:r>
          </w:p>
        </w:tc>
        <w:tc>
          <w:tcPr>
            <w:tcW w:w="493" w:type="pct"/>
            <w:tcBorders>
              <w:top w:val="nil"/>
              <w:left w:val="nil"/>
              <w:bottom w:val="single" w:sz="4" w:space="0" w:color="auto"/>
              <w:right w:val="single" w:sz="4" w:space="0" w:color="auto"/>
            </w:tcBorders>
            <w:shd w:val="clear" w:color="000000" w:fill="FFFFFF"/>
            <w:vAlign w:val="center"/>
            <w:hideMark/>
          </w:tcPr>
          <w:p w14:paraId="724D568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vMerge w:val="restart"/>
            <w:tcBorders>
              <w:top w:val="nil"/>
              <w:left w:val="single" w:sz="4" w:space="0" w:color="auto"/>
              <w:bottom w:val="single" w:sz="4" w:space="0" w:color="000000"/>
              <w:right w:val="single" w:sz="4" w:space="0" w:color="auto"/>
            </w:tcBorders>
            <w:shd w:val="clear" w:color="auto" w:fill="auto"/>
            <w:vAlign w:val="center"/>
            <w:hideMark/>
          </w:tcPr>
          <w:p w14:paraId="1BFDD1E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ComM Mode PNC153</w:t>
            </w:r>
          </w:p>
        </w:tc>
        <w:tc>
          <w:tcPr>
            <w:tcW w:w="1483" w:type="pct"/>
            <w:vMerge w:val="restart"/>
            <w:tcBorders>
              <w:top w:val="nil"/>
              <w:left w:val="single" w:sz="4" w:space="0" w:color="auto"/>
              <w:bottom w:val="single" w:sz="4" w:space="0" w:color="000000"/>
              <w:right w:val="single" w:sz="12" w:space="0" w:color="auto"/>
            </w:tcBorders>
            <w:shd w:val="clear" w:color="000000" w:fill="FFFFFF"/>
            <w:vAlign w:val="center"/>
            <w:hideMark/>
          </w:tcPr>
          <w:p w14:paraId="7369BEB7" w14:textId="0ABC5ACE"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0 : PNC Requested</w:t>
            </w:r>
            <w:r w:rsidRPr="003D7DDA">
              <w:rPr>
                <w:rFonts w:ascii="현대하모니 M" w:eastAsia="현대하모니 M" w:hAnsi="현대하모니 M" w:cs="굴림" w:hint="eastAsia"/>
                <w:color w:val="000000"/>
                <w:sz w:val="18"/>
                <w:szCs w:val="18"/>
              </w:rPr>
              <w:br/>
              <w:t xml:space="preserve"> </w:t>
            </w:r>
            <w:r w:rsidR="00944C03">
              <w:rPr>
                <w:rFonts w:ascii="현대하모니 M" w:eastAsia="현대하모니 M" w:hAnsi="현대하모니 M" w:cs="굴림" w:hint="eastAsia"/>
                <w:color w:val="000000"/>
                <w:sz w:val="18"/>
                <w:szCs w:val="18"/>
              </w:rPr>
              <w:t>1</w:t>
            </w:r>
            <w:r w:rsidRPr="003D7DDA">
              <w:rPr>
                <w:rFonts w:ascii="현대하모니 M" w:eastAsia="현대하모니 M" w:hAnsi="현대하모니 M" w:cs="굴림" w:hint="eastAsia"/>
                <w:color w:val="000000"/>
                <w:sz w:val="18"/>
                <w:szCs w:val="18"/>
              </w:rPr>
              <w:t xml:space="preserve"> : PNC Ready Sleep </w:t>
            </w:r>
            <w:r w:rsidRPr="003D7DDA">
              <w:rPr>
                <w:rFonts w:ascii="현대하모니 M" w:eastAsia="현대하모니 M" w:hAnsi="현대하모니 M" w:cs="굴림" w:hint="eastAsia"/>
                <w:color w:val="000000"/>
                <w:sz w:val="18"/>
                <w:szCs w:val="18"/>
              </w:rPr>
              <w:br/>
              <w:t xml:space="preserve"> 2 : PNC Prepare Sleep </w:t>
            </w:r>
            <w:r w:rsidRPr="003D7DDA">
              <w:rPr>
                <w:rFonts w:ascii="현대하모니 M" w:eastAsia="현대하모니 M" w:hAnsi="현대하모니 M" w:cs="굴림" w:hint="eastAsia"/>
                <w:color w:val="000000"/>
                <w:sz w:val="18"/>
                <w:szCs w:val="18"/>
              </w:rPr>
              <w:br/>
              <w:t xml:space="preserve"> 3 : PNC No Communication </w:t>
            </w:r>
            <w:r w:rsidRPr="003D7DDA">
              <w:rPr>
                <w:rFonts w:ascii="현대하모니 M" w:eastAsia="현대하모니 M" w:hAnsi="현대하모니 M" w:cs="굴림" w:hint="eastAsia"/>
                <w:color w:val="000000"/>
                <w:sz w:val="18"/>
                <w:szCs w:val="18"/>
              </w:rPr>
              <w:br/>
              <w:t xml:space="preserve"> 4 : PNC Full Communication</w:t>
            </w:r>
          </w:p>
        </w:tc>
      </w:tr>
      <w:tr w:rsidR="0013269E" w:rsidRPr="0013269E" w14:paraId="269265B9"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D4E41CD"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E3F292B"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81B2C56"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580D7A6"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ADDF78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vMerge/>
            <w:tcBorders>
              <w:top w:val="nil"/>
              <w:left w:val="single" w:sz="4" w:space="0" w:color="auto"/>
              <w:bottom w:val="single" w:sz="4" w:space="0" w:color="000000"/>
              <w:right w:val="single" w:sz="4" w:space="0" w:color="auto"/>
            </w:tcBorders>
            <w:vAlign w:val="center"/>
            <w:hideMark/>
          </w:tcPr>
          <w:p w14:paraId="606E22E7"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7C3DD38D"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79D88C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9552912"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3158097"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AF2EDA8"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49426D7"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2A2D3A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vMerge/>
            <w:tcBorders>
              <w:top w:val="nil"/>
              <w:left w:val="single" w:sz="4" w:space="0" w:color="auto"/>
              <w:bottom w:val="single" w:sz="4" w:space="0" w:color="000000"/>
              <w:right w:val="single" w:sz="4" w:space="0" w:color="auto"/>
            </w:tcBorders>
            <w:vAlign w:val="center"/>
            <w:hideMark/>
          </w:tcPr>
          <w:p w14:paraId="2B9EADCC"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017E35D1"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3D305074"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1942EDB"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CD639C3"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172BC2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9A883CD"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0D5175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vMerge w:val="restart"/>
            <w:tcBorders>
              <w:top w:val="nil"/>
              <w:left w:val="single" w:sz="4" w:space="0" w:color="auto"/>
              <w:bottom w:val="single" w:sz="4" w:space="0" w:color="000000"/>
              <w:right w:val="single" w:sz="4" w:space="0" w:color="auto"/>
            </w:tcBorders>
            <w:shd w:val="clear" w:color="auto" w:fill="auto"/>
            <w:vAlign w:val="center"/>
            <w:hideMark/>
          </w:tcPr>
          <w:p w14:paraId="59ECD2C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ComM Mode PNC141</w:t>
            </w:r>
          </w:p>
        </w:tc>
        <w:tc>
          <w:tcPr>
            <w:tcW w:w="1483" w:type="pct"/>
            <w:vMerge/>
            <w:tcBorders>
              <w:top w:val="nil"/>
              <w:left w:val="single" w:sz="4" w:space="0" w:color="auto"/>
              <w:bottom w:val="single" w:sz="4" w:space="0" w:color="000000"/>
              <w:right w:val="single" w:sz="12" w:space="0" w:color="auto"/>
            </w:tcBorders>
            <w:vAlign w:val="center"/>
            <w:hideMark/>
          </w:tcPr>
          <w:p w14:paraId="6D5EC6ED"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3324DEC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18B3A87"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550EBFD"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C7A236D"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4ADDBBA"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CD31AD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vMerge/>
            <w:tcBorders>
              <w:top w:val="nil"/>
              <w:left w:val="single" w:sz="4" w:space="0" w:color="auto"/>
              <w:bottom w:val="single" w:sz="4" w:space="0" w:color="000000"/>
              <w:right w:val="single" w:sz="4" w:space="0" w:color="auto"/>
            </w:tcBorders>
            <w:vAlign w:val="center"/>
            <w:hideMark/>
          </w:tcPr>
          <w:p w14:paraId="79BA0471"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70496EF0"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82401F1"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8841D44"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F63756B"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59C8128"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013BBF6"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01EC3C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vMerge/>
            <w:tcBorders>
              <w:top w:val="nil"/>
              <w:left w:val="single" w:sz="4" w:space="0" w:color="auto"/>
              <w:bottom w:val="single" w:sz="4" w:space="0" w:color="000000"/>
              <w:right w:val="single" w:sz="4" w:space="0" w:color="auto"/>
            </w:tcBorders>
            <w:vAlign w:val="center"/>
            <w:hideMark/>
          </w:tcPr>
          <w:p w14:paraId="774A7DFD"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7FD05009"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6CE02BB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86B5E94"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A184069"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F6BE48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92A9D22"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2DADA86"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70FE10D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DD99B0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5B9EDE4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EF8F40D"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FB77B5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D040370"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E04AE10"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496758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2B26999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2DF643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0CD7FAA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8C315CC"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F282D8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367FFD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CECCE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#3</w:t>
            </w:r>
          </w:p>
        </w:tc>
        <w:tc>
          <w:tcPr>
            <w:tcW w:w="493" w:type="pct"/>
            <w:tcBorders>
              <w:top w:val="nil"/>
              <w:left w:val="nil"/>
              <w:bottom w:val="single" w:sz="4" w:space="0" w:color="auto"/>
              <w:right w:val="single" w:sz="4" w:space="0" w:color="auto"/>
            </w:tcBorders>
            <w:shd w:val="clear" w:color="000000" w:fill="FFFFFF"/>
            <w:vAlign w:val="center"/>
            <w:hideMark/>
          </w:tcPr>
          <w:p w14:paraId="5398504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154C85D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3B75EF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20D630B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4B89F94"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9CEDDB6"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01C6D0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D8E89B0"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0452C5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58C29B6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CD0DF8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60646F9C"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417B5B8"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CA33A7F"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D07EE23"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4475995"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0446AB1"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1BBDDFA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E3A750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415FF7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81AA6EA"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182206D"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82298A9"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62478BE5"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DCEC95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310F508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390DB7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6F44E045"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AF67D4E"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D31E396"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DF4F1EA"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8F1AB19"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A3DB91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1CF3A85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A8DCF6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7B713E0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05CB8FE"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031C0E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FC2A64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971C064"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BEEAAE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2E1FFD7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C4BC75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63D1DC4"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264F3E6"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5ED8D4E"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552BF80"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2898D5C"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200BFA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21C4B96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30A095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3C62C522"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1ABBB3A"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43A7471"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191DAC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38217CD"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0D7C65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60E12AF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93AD98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758FD647" w14:textId="77777777" w:rsidTr="0013269E">
        <w:trPr>
          <w:trHeight w:val="330"/>
        </w:trPr>
        <w:tc>
          <w:tcPr>
            <w:tcW w:w="253" w:type="pct"/>
            <w:vMerge w:val="restart"/>
            <w:tcBorders>
              <w:top w:val="nil"/>
              <w:left w:val="single" w:sz="12" w:space="0" w:color="auto"/>
              <w:bottom w:val="single" w:sz="4" w:space="0" w:color="auto"/>
              <w:right w:val="single" w:sz="4" w:space="0" w:color="auto"/>
            </w:tcBorders>
            <w:shd w:val="clear" w:color="000000" w:fill="FFFFFF"/>
            <w:vAlign w:val="center"/>
            <w:hideMark/>
          </w:tcPr>
          <w:p w14:paraId="343180B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$03</w:t>
            </w:r>
          </w:p>
        </w:tc>
        <w:tc>
          <w:tcPr>
            <w:tcW w:w="731" w:type="pct"/>
            <w:vMerge w:val="restart"/>
            <w:tcBorders>
              <w:top w:val="nil"/>
              <w:left w:val="single" w:sz="4" w:space="0" w:color="auto"/>
              <w:bottom w:val="single" w:sz="4" w:space="0" w:color="auto"/>
              <w:right w:val="single" w:sz="4" w:space="0" w:color="auto"/>
            </w:tcBorders>
            <w:shd w:val="clear" w:color="000000" w:fill="FFFFFF"/>
            <w:vAlign w:val="center"/>
            <w:hideMark/>
          </w:tcPr>
          <w:p w14:paraId="6A23E4B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LOCAL CAN</w:t>
            </w:r>
          </w:p>
        </w:tc>
        <w:tc>
          <w:tcPr>
            <w:tcW w:w="4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7E0B14F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4</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A2FBCD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646D5D9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52ACA55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OwnerPhnRegRVal</w:t>
            </w:r>
          </w:p>
        </w:tc>
        <w:tc>
          <w:tcPr>
            <w:tcW w:w="1483" w:type="pct"/>
            <w:vMerge w:val="restart"/>
            <w:tcBorders>
              <w:top w:val="nil"/>
              <w:left w:val="single" w:sz="4" w:space="0" w:color="auto"/>
              <w:bottom w:val="nil"/>
              <w:right w:val="single" w:sz="12" w:space="0" w:color="auto"/>
            </w:tcBorders>
            <w:shd w:val="clear" w:color="000000" w:fill="FFFFFF"/>
            <w:vAlign w:val="center"/>
            <w:hideMark/>
          </w:tcPr>
          <w:p w14:paraId="444F4CD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0x0 : Off(inactive)</w:t>
            </w:r>
            <w:r w:rsidRPr="003D7DDA">
              <w:rPr>
                <w:rFonts w:ascii="현대하모니 M" w:eastAsia="현대하모니 M" w:hAnsi="현대하모니 M" w:cs="굴림" w:hint="eastAsia"/>
                <w:color w:val="000000"/>
                <w:sz w:val="18"/>
                <w:szCs w:val="18"/>
              </w:rPr>
              <w:br/>
              <w:t>0x1 : On(active)</w:t>
            </w:r>
          </w:p>
        </w:tc>
      </w:tr>
      <w:tr w:rsidR="0013269E" w:rsidRPr="0013269E" w14:paraId="7157C76A"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A1C62D2"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E07E40A"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FC40DA1"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F4BA398"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3CFCA5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359280C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OPAdv_On_Cmd</w:t>
            </w:r>
          </w:p>
        </w:tc>
        <w:tc>
          <w:tcPr>
            <w:tcW w:w="1483" w:type="pct"/>
            <w:vMerge/>
            <w:tcBorders>
              <w:top w:val="nil"/>
              <w:left w:val="single" w:sz="4" w:space="0" w:color="auto"/>
              <w:bottom w:val="nil"/>
              <w:right w:val="single" w:sz="12" w:space="0" w:color="auto"/>
            </w:tcBorders>
            <w:vAlign w:val="center"/>
            <w:hideMark/>
          </w:tcPr>
          <w:p w14:paraId="506391A9"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49AAB65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F8A2B03"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2A0F586"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3F7CA94"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42372C1"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EF5F83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1D3FD589"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WPD_Device_On_Cmd</w:t>
            </w:r>
          </w:p>
        </w:tc>
        <w:tc>
          <w:tcPr>
            <w:tcW w:w="1483" w:type="pct"/>
            <w:vMerge/>
            <w:tcBorders>
              <w:top w:val="nil"/>
              <w:left w:val="single" w:sz="4" w:space="0" w:color="auto"/>
              <w:bottom w:val="nil"/>
              <w:right w:val="single" w:sz="12" w:space="0" w:color="auto"/>
            </w:tcBorders>
            <w:vAlign w:val="center"/>
            <w:hideMark/>
          </w:tcPr>
          <w:p w14:paraId="34EF98CD"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2EF08D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5231781"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E498429"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55FD9A3"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92CF34B"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C7E5D1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76C6E558"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single" w:sz="4" w:space="0" w:color="auto"/>
              <w:left w:val="nil"/>
              <w:bottom w:val="single" w:sz="4" w:space="0" w:color="auto"/>
              <w:right w:val="single" w:sz="12" w:space="0" w:color="auto"/>
            </w:tcBorders>
            <w:shd w:val="clear" w:color="000000" w:fill="FFFFFF"/>
            <w:vAlign w:val="center"/>
            <w:hideMark/>
          </w:tcPr>
          <w:p w14:paraId="47594992"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962033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733D197"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9FC5664"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08AFE3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F474D2F"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D68EFA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4DBF6D0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3C693B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0ECCAFDF"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0212F77"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426B8B5"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C88AE60"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29682AD"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31FEC9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7AC4D44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C102C5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5386041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D83A952"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F03882E"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58C1AEF"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AF234F1"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8E5CD8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330A94ED"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8001C9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00EE90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757270A"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581982E"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7B7E59E"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4F0AE20"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054BF4B"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6E3B668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7D9316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3A732F0" w14:textId="77777777" w:rsidTr="0013269E">
        <w:trPr>
          <w:trHeight w:val="630"/>
        </w:trPr>
        <w:tc>
          <w:tcPr>
            <w:tcW w:w="253" w:type="pct"/>
            <w:vMerge/>
            <w:tcBorders>
              <w:top w:val="nil"/>
              <w:left w:val="single" w:sz="12" w:space="0" w:color="auto"/>
              <w:bottom w:val="single" w:sz="4" w:space="0" w:color="auto"/>
              <w:right w:val="single" w:sz="4" w:space="0" w:color="auto"/>
            </w:tcBorders>
            <w:vAlign w:val="center"/>
            <w:hideMark/>
          </w:tcPr>
          <w:p w14:paraId="170F8B1D"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A58A6E2"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60713A7"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89C88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#1</w:t>
            </w:r>
          </w:p>
        </w:tc>
        <w:tc>
          <w:tcPr>
            <w:tcW w:w="493" w:type="pct"/>
            <w:tcBorders>
              <w:top w:val="nil"/>
              <w:left w:val="nil"/>
              <w:bottom w:val="single" w:sz="4" w:space="0" w:color="auto"/>
              <w:right w:val="single" w:sz="4" w:space="0" w:color="auto"/>
            </w:tcBorders>
            <w:shd w:val="clear" w:color="000000" w:fill="FFFFFF"/>
            <w:vAlign w:val="center"/>
            <w:hideMark/>
          </w:tcPr>
          <w:p w14:paraId="78DFD616"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0</w:t>
            </w:r>
          </w:p>
        </w:tc>
        <w:tc>
          <w:tcPr>
            <w:tcW w:w="1267" w:type="pct"/>
            <w:vMerge w:val="restart"/>
            <w:tcBorders>
              <w:top w:val="nil"/>
              <w:left w:val="single" w:sz="4" w:space="0" w:color="auto"/>
              <w:bottom w:val="single" w:sz="4" w:space="0" w:color="000000"/>
              <w:right w:val="single" w:sz="4" w:space="0" w:color="auto"/>
            </w:tcBorders>
            <w:shd w:val="clear" w:color="auto" w:fill="auto"/>
            <w:vAlign w:val="center"/>
            <w:hideMark/>
          </w:tcPr>
          <w:p w14:paraId="3E24F66A"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ComM Mode PNC120</w:t>
            </w:r>
          </w:p>
        </w:tc>
        <w:tc>
          <w:tcPr>
            <w:tcW w:w="1483" w:type="pct"/>
            <w:vMerge w:val="restart"/>
            <w:tcBorders>
              <w:top w:val="nil"/>
              <w:left w:val="single" w:sz="4" w:space="0" w:color="auto"/>
              <w:bottom w:val="single" w:sz="4" w:space="0" w:color="000000"/>
              <w:right w:val="single" w:sz="12" w:space="0" w:color="auto"/>
            </w:tcBorders>
            <w:shd w:val="clear" w:color="000000" w:fill="FFFFFF"/>
            <w:vAlign w:val="center"/>
            <w:hideMark/>
          </w:tcPr>
          <w:p w14:paraId="2B0E140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0 : PNC Requested </w:t>
            </w:r>
            <w:r w:rsidRPr="003D7DDA">
              <w:rPr>
                <w:rFonts w:ascii="현대하모니 M" w:eastAsia="현대하모니 M" w:hAnsi="현대하모니 M" w:cs="굴림" w:hint="eastAsia"/>
                <w:color w:val="000000"/>
                <w:sz w:val="18"/>
                <w:szCs w:val="18"/>
              </w:rPr>
              <w:br/>
              <w:t xml:space="preserve"> 1 : PNC Ready Sleep </w:t>
            </w:r>
            <w:r w:rsidRPr="003D7DDA">
              <w:rPr>
                <w:rFonts w:ascii="현대하모니 M" w:eastAsia="현대하모니 M" w:hAnsi="현대하모니 M" w:cs="굴림" w:hint="eastAsia"/>
                <w:color w:val="000000"/>
                <w:sz w:val="18"/>
                <w:szCs w:val="18"/>
              </w:rPr>
              <w:br/>
              <w:t xml:space="preserve"> 2 : PNC Prepare Sleep </w:t>
            </w:r>
            <w:r w:rsidRPr="003D7DDA">
              <w:rPr>
                <w:rFonts w:ascii="현대하모니 M" w:eastAsia="현대하모니 M" w:hAnsi="현대하모니 M" w:cs="굴림" w:hint="eastAsia"/>
                <w:color w:val="000000"/>
                <w:sz w:val="18"/>
                <w:szCs w:val="18"/>
              </w:rPr>
              <w:br/>
              <w:t xml:space="preserve"> 3 : PNC No Communication </w:t>
            </w:r>
            <w:r w:rsidRPr="003D7DDA">
              <w:rPr>
                <w:rFonts w:ascii="현대하모니 M" w:eastAsia="현대하모니 M" w:hAnsi="현대하모니 M" w:cs="굴림" w:hint="eastAsia"/>
                <w:color w:val="000000"/>
                <w:sz w:val="18"/>
                <w:szCs w:val="18"/>
              </w:rPr>
              <w:br/>
              <w:t xml:space="preserve"> 4 : PNC Full Communication</w:t>
            </w:r>
          </w:p>
        </w:tc>
      </w:tr>
      <w:tr w:rsidR="0013269E" w:rsidRPr="0013269E" w14:paraId="6E45B1A9" w14:textId="77777777" w:rsidTr="0013269E">
        <w:trPr>
          <w:trHeight w:val="630"/>
        </w:trPr>
        <w:tc>
          <w:tcPr>
            <w:tcW w:w="253" w:type="pct"/>
            <w:vMerge/>
            <w:tcBorders>
              <w:top w:val="nil"/>
              <w:left w:val="single" w:sz="12" w:space="0" w:color="auto"/>
              <w:bottom w:val="single" w:sz="4" w:space="0" w:color="auto"/>
              <w:right w:val="single" w:sz="4" w:space="0" w:color="auto"/>
            </w:tcBorders>
            <w:vAlign w:val="center"/>
            <w:hideMark/>
          </w:tcPr>
          <w:p w14:paraId="0059F64F"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64AF55D"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4B3C142"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F09EC55"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ABC3F64"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1</w:t>
            </w:r>
          </w:p>
        </w:tc>
        <w:tc>
          <w:tcPr>
            <w:tcW w:w="1267" w:type="pct"/>
            <w:vMerge/>
            <w:tcBorders>
              <w:top w:val="nil"/>
              <w:left w:val="single" w:sz="4" w:space="0" w:color="auto"/>
              <w:bottom w:val="single" w:sz="4" w:space="0" w:color="000000"/>
              <w:right w:val="single" w:sz="4" w:space="0" w:color="auto"/>
            </w:tcBorders>
            <w:vAlign w:val="center"/>
            <w:hideMark/>
          </w:tcPr>
          <w:p w14:paraId="72D88FE1"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79149F8C"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0BD9A259" w14:textId="77777777" w:rsidTr="0013269E">
        <w:trPr>
          <w:trHeight w:val="630"/>
        </w:trPr>
        <w:tc>
          <w:tcPr>
            <w:tcW w:w="253" w:type="pct"/>
            <w:vMerge/>
            <w:tcBorders>
              <w:top w:val="nil"/>
              <w:left w:val="single" w:sz="12" w:space="0" w:color="auto"/>
              <w:bottom w:val="single" w:sz="4" w:space="0" w:color="auto"/>
              <w:right w:val="single" w:sz="4" w:space="0" w:color="auto"/>
            </w:tcBorders>
            <w:vAlign w:val="center"/>
            <w:hideMark/>
          </w:tcPr>
          <w:p w14:paraId="02BD8541"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BADAE9C"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1105FA8"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C32775D"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71A01A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2</w:t>
            </w:r>
          </w:p>
        </w:tc>
        <w:tc>
          <w:tcPr>
            <w:tcW w:w="1267" w:type="pct"/>
            <w:vMerge/>
            <w:tcBorders>
              <w:top w:val="nil"/>
              <w:left w:val="single" w:sz="4" w:space="0" w:color="auto"/>
              <w:bottom w:val="single" w:sz="4" w:space="0" w:color="000000"/>
              <w:right w:val="single" w:sz="4" w:space="0" w:color="auto"/>
            </w:tcBorders>
            <w:vAlign w:val="center"/>
            <w:hideMark/>
          </w:tcPr>
          <w:p w14:paraId="3BBD44F8" w14:textId="77777777" w:rsidR="0013269E" w:rsidRPr="003D7DDA" w:rsidRDefault="0013269E" w:rsidP="0013269E">
            <w:pPr>
              <w:rPr>
                <w:rFonts w:ascii="현대하모니 M" w:eastAsia="현대하모니 M" w:hAnsi="현대하모니 M" w:cs="굴림"/>
                <w:color w:val="000000"/>
                <w:sz w:val="18"/>
                <w:szCs w:val="18"/>
              </w:rPr>
            </w:pPr>
          </w:p>
        </w:tc>
        <w:tc>
          <w:tcPr>
            <w:tcW w:w="1483" w:type="pct"/>
            <w:vMerge/>
            <w:tcBorders>
              <w:top w:val="nil"/>
              <w:left w:val="single" w:sz="4" w:space="0" w:color="auto"/>
              <w:bottom w:val="single" w:sz="4" w:space="0" w:color="000000"/>
              <w:right w:val="single" w:sz="12" w:space="0" w:color="auto"/>
            </w:tcBorders>
            <w:vAlign w:val="center"/>
            <w:hideMark/>
          </w:tcPr>
          <w:p w14:paraId="670BC305" w14:textId="77777777" w:rsidR="0013269E" w:rsidRPr="003D7DDA" w:rsidRDefault="0013269E" w:rsidP="0013269E">
            <w:pPr>
              <w:rPr>
                <w:rFonts w:ascii="현대하모니 M" w:eastAsia="현대하모니 M" w:hAnsi="현대하모니 M" w:cs="굴림"/>
                <w:color w:val="000000"/>
                <w:sz w:val="18"/>
                <w:szCs w:val="18"/>
              </w:rPr>
            </w:pPr>
          </w:p>
        </w:tc>
      </w:tr>
      <w:tr w:rsidR="0013269E" w:rsidRPr="0013269E" w14:paraId="5F87606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735E947"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A43246F"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CD96F6B"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6C944571"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F38FDB5"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1869D3C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EED8C80"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421A693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78AE1BA"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6029C3F"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D310A82"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D6CED1A"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6D0CA0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42E412C3"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2B0ABF7"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7A634F3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A42245E" w14:textId="77777777" w:rsidR="0013269E" w:rsidRPr="003D7DDA"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679DA08" w14:textId="77777777" w:rsidR="0013269E" w:rsidRPr="003D7DDA"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BAE1B02" w14:textId="77777777" w:rsidR="0013269E" w:rsidRPr="003D7DDA"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14ED4BF" w14:textId="77777777" w:rsidR="0013269E" w:rsidRPr="003D7DDA"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84485FE"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57D53C9C"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A83169F" w14:textId="77777777" w:rsidR="0013269E" w:rsidRPr="003D7DDA" w:rsidRDefault="0013269E" w:rsidP="0013269E">
            <w:pPr>
              <w:rPr>
                <w:rFonts w:ascii="현대하모니 M" w:eastAsia="현대하모니 M" w:hAnsi="현대하모니 M" w:cs="굴림"/>
                <w:color w:val="000000"/>
                <w:sz w:val="18"/>
                <w:szCs w:val="18"/>
              </w:rPr>
            </w:pPr>
            <w:r w:rsidRPr="003D7DDA">
              <w:rPr>
                <w:rFonts w:ascii="현대하모니 M" w:eastAsia="현대하모니 M" w:hAnsi="현대하모니 M" w:cs="굴림" w:hint="eastAsia"/>
                <w:color w:val="000000"/>
                <w:sz w:val="18"/>
                <w:szCs w:val="18"/>
              </w:rPr>
              <w:t xml:space="preserve">　</w:t>
            </w:r>
          </w:p>
        </w:tc>
      </w:tr>
      <w:tr w:rsidR="0013269E" w:rsidRPr="0013269E" w14:paraId="70CE5B8B" w14:textId="77777777" w:rsidTr="0013269E">
        <w:trPr>
          <w:trHeight w:val="330"/>
        </w:trPr>
        <w:tc>
          <w:tcPr>
            <w:tcW w:w="253" w:type="pct"/>
            <w:vMerge w:val="restart"/>
            <w:tcBorders>
              <w:top w:val="nil"/>
              <w:left w:val="single" w:sz="12" w:space="0" w:color="auto"/>
              <w:bottom w:val="single" w:sz="4" w:space="0" w:color="auto"/>
              <w:right w:val="single" w:sz="4" w:space="0" w:color="auto"/>
            </w:tcBorders>
            <w:shd w:val="clear" w:color="000000" w:fill="FFFFFF"/>
            <w:vAlign w:val="center"/>
            <w:hideMark/>
          </w:tcPr>
          <w:p w14:paraId="4EE30FC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$04</w:t>
            </w:r>
          </w:p>
        </w:tc>
        <w:tc>
          <w:tcPr>
            <w:tcW w:w="73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E04BF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LOCAL CAN 2 (Reserved)</w:t>
            </w:r>
          </w:p>
        </w:tc>
        <w:tc>
          <w:tcPr>
            <w:tcW w:w="4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72CFD97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4</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AD678A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00E08BF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4165897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F58AB0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F5C890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79AE293"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BF2FDA3"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3F9470F"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D27D30E"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BD89A4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0FA44A2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CBC726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2EFB71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C01CFF3"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C93613E"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D06315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19F715B"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CCC83F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6CEFF87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D1AF31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14C3D0AA"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14EB51B"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386B3E9"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1B0C917"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61F29DB"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495A0B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1B44258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060DF6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3B5795A"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728CB5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30CE028"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000306E"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24EB3E4"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0581A0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5EEC580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BFA400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C9BEFD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3FD5BB9"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9B47C94"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C1C38B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1B7D31E"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42AE03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7BE79DC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F9CD44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4552512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54D01A4"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644D80E"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A216515"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E2FA1D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461367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50740A6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EC0568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AE7945F"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1FF0641"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F9FA5F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AAF7B2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91395E0"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F699A0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7145D3D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EDD5AF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4627D9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133A89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5D7D63D"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442C84A"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0A887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#1</w:t>
            </w:r>
          </w:p>
        </w:tc>
        <w:tc>
          <w:tcPr>
            <w:tcW w:w="493" w:type="pct"/>
            <w:tcBorders>
              <w:top w:val="nil"/>
              <w:left w:val="nil"/>
              <w:bottom w:val="single" w:sz="4" w:space="0" w:color="auto"/>
              <w:right w:val="single" w:sz="4" w:space="0" w:color="auto"/>
            </w:tcBorders>
            <w:shd w:val="clear" w:color="000000" w:fill="FFFFFF"/>
            <w:vAlign w:val="center"/>
            <w:hideMark/>
          </w:tcPr>
          <w:p w14:paraId="7C21FEF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3F3E48D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37DC33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83304E9"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17860CD"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2263746"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F231EA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15B7758"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CFE3C8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0064E93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A53216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F3E7A55"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8501E56"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4A88BDB"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10A1664"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B09DF42"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4C6B43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45FCF95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4F5C05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68BF9B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AE80A36"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2DC92DB"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2FAC23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8F9659E"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2BC034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61D6094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B2E4D1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40D0472"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2F6EA7F"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58ED2E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33D5CFB"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424CF18"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329914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3CB633A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4E904C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BE79FD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2706ABE"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DBBF95B"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F59D4F9"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44C4826"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D789EA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476BB6D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A51993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3C3A0FB4"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FECE370"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DDE06C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9B7820C"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004DA34"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533E08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123A24A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B9D646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A9C2ED1"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A7950DF"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B2044BE"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FF9FCAC"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45F2F8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2AFD84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4F086A5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0E469F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7AC67AD" w14:textId="77777777" w:rsidTr="0013269E">
        <w:trPr>
          <w:trHeight w:val="330"/>
        </w:trPr>
        <w:tc>
          <w:tcPr>
            <w:tcW w:w="253" w:type="pct"/>
            <w:vMerge w:val="restart"/>
            <w:tcBorders>
              <w:top w:val="nil"/>
              <w:left w:val="single" w:sz="12" w:space="0" w:color="auto"/>
              <w:bottom w:val="single" w:sz="4" w:space="0" w:color="auto"/>
              <w:right w:val="single" w:sz="4" w:space="0" w:color="auto"/>
            </w:tcBorders>
            <w:shd w:val="clear" w:color="000000" w:fill="FFFFFF"/>
            <w:vAlign w:val="center"/>
            <w:hideMark/>
          </w:tcPr>
          <w:p w14:paraId="54BD12F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lastRenderedPageBreak/>
              <w:t>$05</w:t>
            </w:r>
          </w:p>
        </w:tc>
        <w:tc>
          <w:tcPr>
            <w:tcW w:w="73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8E78E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ECU 내부 데이터</w:t>
            </w:r>
          </w:p>
        </w:tc>
        <w:tc>
          <w:tcPr>
            <w:tcW w:w="4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C145E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6</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9A499C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4AACF4E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683B70C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UDS LP Condition</w:t>
            </w:r>
          </w:p>
        </w:tc>
        <w:tc>
          <w:tcPr>
            <w:tcW w:w="1483" w:type="pct"/>
            <w:vMerge w:val="restart"/>
            <w:tcBorders>
              <w:top w:val="nil"/>
              <w:left w:val="single" w:sz="4" w:space="0" w:color="auto"/>
              <w:bottom w:val="single" w:sz="4" w:space="0" w:color="000000"/>
              <w:right w:val="single" w:sz="12" w:space="0" w:color="auto"/>
            </w:tcBorders>
            <w:shd w:val="clear" w:color="000000" w:fill="FFFFFF"/>
            <w:vAlign w:val="center"/>
            <w:hideMark/>
          </w:tcPr>
          <w:p w14:paraId="4B621A4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0 : logic is in High Power Mode  </w:t>
            </w:r>
            <w:r w:rsidRPr="0013269E">
              <w:rPr>
                <w:rFonts w:ascii="현대하모니 M" w:eastAsia="현대하모니 M" w:hAnsi="현대하모니 M" w:cs="굴림" w:hint="eastAsia"/>
                <w:color w:val="000000"/>
                <w:sz w:val="18"/>
                <w:szCs w:val="18"/>
              </w:rPr>
              <w:br/>
              <w:t xml:space="preserve"> 1 : logic is in Low Power Mode</w:t>
            </w:r>
          </w:p>
        </w:tc>
      </w:tr>
      <w:tr w:rsidR="0013269E" w:rsidRPr="0013269E" w14:paraId="4AA4946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C12360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1AFB71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D107DB9"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CB3DFC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B9D7AC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537C5D8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WPC LP Condition</w:t>
            </w:r>
          </w:p>
        </w:tc>
        <w:tc>
          <w:tcPr>
            <w:tcW w:w="1483" w:type="pct"/>
            <w:vMerge/>
            <w:tcBorders>
              <w:top w:val="nil"/>
              <w:left w:val="single" w:sz="4" w:space="0" w:color="auto"/>
              <w:bottom w:val="single" w:sz="4" w:space="0" w:color="000000"/>
              <w:right w:val="single" w:sz="12" w:space="0" w:color="auto"/>
            </w:tcBorders>
            <w:vAlign w:val="center"/>
            <w:hideMark/>
          </w:tcPr>
          <w:p w14:paraId="651C6B64"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7BEEEE0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6DD6B30"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765E66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3B43FE31"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A7B674E"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B36FC7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777F647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WCT LP Condition</w:t>
            </w:r>
          </w:p>
        </w:tc>
        <w:tc>
          <w:tcPr>
            <w:tcW w:w="1483" w:type="pct"/>
            <w:vMerge/>
            <w:tcBorders>
              <w:top w:val="nil"/>
              <w:left w:val="single" w:sz="4" w:space="0" w:color="auto"/>
              <w:bottom w:val="single" w:sz="4" w:space="0" w:color="000000"/>
              <w:right w:val="single" w:sz="12" w:space="0" w:color="auto"/>
            </w:tcBorders>
            <w:vAlign w:val="center"/>
            <w:hideMark/>
          </w:tcPr>
          <w:p w14:paraId="6D3E6599"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6087873C"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82F093F"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F826311"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81F715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94B3114"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4A6A16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778A13A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NFC LP Condition</w:t>
            </w:r>
          </w:p>
        </w:tc>
        <w:tc>
          <w:tcPr>
            <w:tcW w:w="1483" w:type="pct"/>
            <w:vMerge/>
            <w:tcBorders>
              <w:top w:val="nil"/>
              <w:left w:val="single" w:sz="4" w:space="0" w:color="auto"/>
              <w:bottom w:val="single" w:sz="4" w:space="0" w:color="000000"/>
              <w:right w:val="single" w:sz="12" w:space="0" w:color="auto"/>
            </w:tcBorders>
            <w:vAlign w:val="center"/>
            <w:hideMark/>
          </w:tcPr>
          <w:p w14:paraId="071FD7F7"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3212E971"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A5BECD3"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399474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A5116FB"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3EB9C5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0DA54F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12FA053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CA5AF2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75EC59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A9266ED"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D834186"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F75B10F"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1165E32"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228848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4770D2C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E53352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DE1301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9D014CA"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EBA73C8"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1F896CD"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8BDF378"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A31F08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68E52BC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ACD6F1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5BB2217"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2FEA4AC"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E00047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1B7587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1C998E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DFBE7C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53F8966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2AF2C6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3D4B3B6F"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717B8A1"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412BE19"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E13951A"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04C065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#1</w:t>
            </w:r>
          </w:p>
        </w:tc>
        <w:tc>
          <w:tcPr>
            <w:tcW w:w="493" w:type="pct"/>
            <w:tcBorders>
              <w:top w:val="nil"/>
              <w:left w:val="nil"/>
              <w:bottom w:val="single" w:sz="4" w:space="0" w:color="auto"/>
              <w:right w:val="single" w:sz="4" w:space="0" w:color="auto"/>
            </w:tcBorders>
            <w:shd w:val="clear" w:color="000000" w:fill="FFFFFF"/>
            <w:vAlign w:val="center"/>
            <w:hideMark/>
          </w:tcPr>
          <w:p w14:paraId="7F9C609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2D318B8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0C2444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351021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A33F7AE"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6B18656"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37B4697"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B4FF54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581B09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2B61284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952792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E19FF7C"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5C97BBA"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D9C6CD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507EE30"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C4973DD"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8EEC99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4BB96E3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3C525B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A9B6F1E"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66AFC89"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166C7FF"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F134C43"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261A33F"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6C079F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71129BB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1EBB54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4614D3C6"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802C1C4"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CD05D6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09B68FF"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517C3C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BBF35B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117B6CD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70B4E0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1287EA5"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80D218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ACC26A4"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4F318F4"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D11050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0FAED2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2569DF6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9ACE05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A6449CF"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98F598E"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B6B7FB7"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60F753C"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A114BE6"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4998CD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51BE2A7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76F0C5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EA1E9B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47085E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BCDEADA"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5B7714D"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9829B73"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29243A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003A0BF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DEA330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D03D5F0"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4900B9E"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51A62B8"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04A2123"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6E5EB9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#2</w:t>
            </w:r>
          </w:p>
        </w:tc>
        <w:tc>
          <w:tcPr>
            <w:tcW w:w="493" w:type="pct"/>
            <w:tcBorders>
              <w:top w:val="nil"/>
              <w:left w:val="nil"/>
              <w:bottom w:val="single" w:sz="4" w:space="0" w:color="auto"/>
              <w:right w:val="single" w:sz="4" w:space="0" w:color="auto"/>
            </w:tcBorders>
            <w:shd w:val="clear" w:color="000000" w:fill="FFFFFF"/>
            <w:vAlign w:val="center"/>
            <w:hideMark/>
          </w:tcPr>
          <w:p w14:paraId="3D8C02A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3F4FAC9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E9D25D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BF3746A"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67330C7C"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2C72E90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F61C42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4AEB826"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DDB7B8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181F798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A854D5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523CD9EA"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5C5BEDB"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E37A1D0"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74782A1"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D6B1AB4"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0EC386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013D303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36FBBE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A4C833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380B58C"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BC17B3F"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8A2135A"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CCD3A17"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83A486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2EF7FB7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A770DF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1CB667F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452B364"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3B8D81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546151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CA3D212"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3BED7A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6B63F6B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4FC842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48939D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CBFCDDF"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54994A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72D82CFE"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6A430F2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9A9F16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779F2E9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0CB7B2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1B36951"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3F7C1284"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15DF3B01"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FE7622B"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AADC610"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79447B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6E90845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931A1F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2C5063B"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ADC39F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DA7B39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5A13D95"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5C470E4"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C2BCD0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07650BC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A81149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C8F9EB3"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5B8CBBE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41118F2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59AD637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6BCCE08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#3</w:t>
            </w:r>
          </w:p>
        </w:tc>
        <w:tc>
          <w:tcPr>
            <w:tcW w:w="493" w:type="pct"/>
            <w:tcBorders>
              <w:top w:val="nil"/>
              <w:left w:val="nil"/>
              <w:bottom w:val="single" w:sz="4" w:space="0" w:color="auto"/>
              <w:right w:val="single" w:sz="4" w:space="0" w:color="auto"/>
            </w:tcBorders>
            <w:shd w:val="clear" w:color="000000" w:fill="FFFFFF"/>
            <w:vAlign w:val="center"/>
            <w:hideMark/>
          </w:tcPr>
          <w:p w14:paraId="2DCFA71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124AE35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E01733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82D83D6"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1CC7F79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E724F6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425CB2FA"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94B0020"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D50CDA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2FED52A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E88E79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0DAE4E46"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5277564"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5CF7691"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0304484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654CC90"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E38A03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2D65FCD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3CA0E4A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43BD340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72FD9BE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06521FBF"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798929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33B96A6"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00F2D3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514607F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06AD8EE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331AA685"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4C81F2EB"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3050FD4F"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2E1294AB"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9DE3D37"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DDF195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72DBAE1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0B37F7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3C04046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0730DB1"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78E0FCD0"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A4FBCA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004837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8346CA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2E394F9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67AFE0B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1FE49BB8"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012AA47D"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5BF50F8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63625A48"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F2E5B17"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069608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25A875A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AB66F5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6BE3B7BD" w14:textId="77777777" w:rsidTr="0013269E">
        <w:trPr>
          <w:trHeight w:val="330"/>
        </w:trPr>
        <w:tc>
          <w:tcPr>
            <w:tcW w:w="253" w:type="pct"/>
            <w:vMerge/>
            <w:tcBorders>
              <w:top w:val="nil"/>
              <w:left w:val="single" w:sz="12" w:space="0" w:color="auto"/>
              <w:bottom w:val="single" w:sz="4" w:space="0" w:color="auto"/>
              <w:right w:val="single" w:sz="4" w:space="0" w:color="auto"/>
            </w:tcBorders>
            <w:vAlign w:val="center"/>
            <w:hideMark/>
          </w:tcPr>
          <w:p w14:paraId="2036A8A7"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auto"/>
              <w:right w:val="single" w:sz="4" w:space="0" w:color="auto"/>
            </w:tcBorders>
            <w:vAlign w:val="center"/>
            <w:hideMark/>
          </w:tcPr>
          <w:p w14:paraId="6BF0DB18"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auto"/>
              <w:right w:val="single" w:sz="4" w:space="0" w:color="auto"/>
            </w:tcBorders>
            <w:vAlign w:val="center"/>
            <w:hideMark/>
          </w:tcPr>
          <w:p w14:paraId="12120C0D"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9650A97"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45421B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7A9E41AB"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44A354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53B870B1" w14:textId="77777777" w:rsidTr="0013269E">
        <w:trPr>
          <w:trHeight w:val="330"/>
        </w:trPr>
        <w:tc>
          <w:tcPr>
            <w:tcW w:w="253" w:type="pct"/>
            <w:vMerge w:val="restart"/>
            <w:tcBorders>
              <w:top w:val="nil"/>
              <w:left w:val="single" w:sz="12" w:space="0" w:color="auto"/>
              <w:bottom w:val="single" w:sz="4" w:space="0" w:color="000000"/>
              <w:right w:val="single" w:sz="4" w:space="0" w:color="auto"/>
            </w:tcBorders>
            <w:shd w:val="clear" w:color="auto" w:fill="auto"/>
            <w:noWrap/>
            <w:vAlign w:val="center"/>
            <w:hideMark/>
          </w:tcPr>
          <w:p w14:paraId="1A0CC08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$06</w:t>
            </w:r>
          </w:p>
        </w:tc>
        <w:tc>
          <w:tcPr>
            <w:tcW w:w="73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642C00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HW Input</w:t>
            </w:r>
          </w:p>
        </w:tc>
        <w:tc>
          <w:tcPr>
            <w:tcW w:w="42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CE97B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1</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59F8EB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5532DBB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1B24088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A_IGN1_IN</w:t>
            </w:r>
          </w:p>
        </w:tc>
        <w:tc>
          <w:tcPr>
            <w:tcW w:w="1483" w:type="pct"/>
            <w:tcBorders>
              <w:top w:val="nil"/>
              <w:left w:val="nil"/>
              <w:bottom w:val="single" w:sz="4" w:space="0" w:color="auto"/>
              <w:right w:val="single" w:sz="12" w:space="0" w:color="auto"/>
            </w:tcBorders>
            <w:shd w:val="clear" w:color="000000" w:fill="FFFFFF"/>
            <w:vAlign w:val="center"/>
            <w:hideMark/>
          </w:tcPr>
          <w:p w14:paraId="5066C42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0x0 : Off / 0x1 : On</w:t>
            </w:r>
          </w:p>
        </w:tc>
      </w:tr>
      <w:tr w:rsidR="0013269E" w:rsidRPr="0013269E" w14:paraId="19A6831C"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65C80DAA"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46C12B05"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7B9C26BF"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087559D"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52EC34F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4AB9964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4CC7808E"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5A66C3BF"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24007D79"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41DA5C8E"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711D8601"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4AACD13"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78A1D5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0895028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578EC03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FD8A3A5"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33706E46"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7B433EE1"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5DD03A91"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1863BE32"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5843EC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7D6873F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B359C4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37E7A070"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250ABBF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27D905F0"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4BC5858E"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3A1695B"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1253C0E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321CD0C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681971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BF46452"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4C02C99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21FBBA8F"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5130D597"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97EF34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648849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5713C130"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BE745F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7F77443F"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69B98D48"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0E6DE7CA"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2961E1B0"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B1BE45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813E1C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5DC97904"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534739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52D2B19"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1D822BAF"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25D2A9B9"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1DC5ED2F"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4D28E8C8"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3577302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4" w:space="0" w:color="auto"/>
              <w:right w:val="single" w:sz="4" w:space="0" w:color="auto"/>
            </w:tcBorders>
            <w:shd w:val="clear" w:color="auto" w:fill="auto"/>
            <w:vAlign w:val="center"/>
            <w:hideMark/>
          </w:tcPr>
          <w:p w14:paraId="387F066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7C26A7F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1C456BC7" w14:textId="77777777" w:rsidTr="0013269E">
        <w:trPr>
          <w:trHeight w:val="330"/>
        </w:trPr>
        <w:tc>
          <w:tcPr>
            <w:tcW w:w="253" w:type="pct"/>
            <w:vMerge w:val="restart"/>
            <w:tcBorders>
              <w:top w:val="nil"/>
              <w:left w:val="single" w:sz="12" w:space="0" w:color="auto"/>
              <w:bottom w:val="single" w:sz="4" w:space="0" w:color="000000"/>
              <w:right w:val="single" w:sz="4" w:space="0" w:color="auto"/>
            </w:tcBorders>
            <w:shd w:val="clear" w:color="auto" w:fill="auto"/>
            <w:noWrap/>
            <w:vAlign w:val="center"/>
            <w:hideMark/>
          </w:tcPr>
          <w:p w14:paraId="50DB287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lastRenderedPageBreak/>
              <w:t>$07</w:t>
            </w:r>
          </w:p>
        </w:tc>
        <w:tc>
          <w:tcPr>
            <w:tcW w:w="73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2AD050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Network 조건</w:t>
            </w:r>
          </w:p>
        </w:tc>
        <w:tc>
          <w:tcPr>
            <w:tcW w:w="42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2A77BB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1</w:t>
            </w:r>
          </w:p>
        </w:tc>
        <w:tc>
          <w:tcPr>
            <w:tcW w:w="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E41297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w:t>
            </w:r>
          </w:p>
        </w:tc>
        <w:tc>
          <w:tcPr>
            <w:tcW w:w="493" w:type="pct"/>
            <w:tcBorders>
              <w:top w:val="nil"/>
              <w:left w:val="nil"/>
              <w:bottom w:val="single" w:sz="4" w:space="0" w:color="auto"/>
              <w:right w:val="single" w:sz="4" w:space="0" w:color="auto"/>
            </w:tcBorders>
            <w:shd w:val="clear" w:color="000000" w:fill="FFFFFF"/>
            <w:vAlign w:val="center"/>
            <w:hideMark/>
          </w:tcPr>
          <w:p w14:paraId="14DFB35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0</w:t>
            </w:r>
          </w:p>
        </w:tc>
        <w:tc>
          <w:tcPr>
            <w:tcW w:w="1267" w:type="pct"/>
            <w:tcBorders>
              <w:top w:val="nil"/>
              <w:left w:val="nil"/>
              <w:bottom w:val="single" w:sz="4" w:space="0" w:color="auto"/>
              <w:right w:val="single" w:sz="4" w:space="0" w:color="auto"/>
            </w:tcBorders>
            <w:shd w:val="clear" w:color="auto" w:fill="auto"/>
            <w:vAlign w:val="center"/>
            <w:hideMark/>
          </w:tcPr>
          <w:p w14:paraId="64F0AC0F"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Diag Msg</w:t>
            </w:r>
          </w:p>
        </w:tc>
        <w:tc>
          <w:tcPr>
            <w:tcW w:w="1483" w:type="pct"/>
            <w:vMerge w:val="restart"/>
            <w:tcBorders>
              <w:top w:val="nil"/>
              <w:left w:val="single" w:sz="4" w:space="0" w:color="auto"/>
              <w:bottom w:val="single" w:sz="4" w:space="0" w:color="000000"/>
              <w:right w:val="single" w:sz="12" w:space="0" w:color="auto"/>
            </w:tcBorders>
            <w:shd w:val="clear" w:color="000000" w:fill="FFFFFF"/>
            <w:vAlign w:val="center"/>
            <w:hideMark/>
          </w:tcPr>
          <w:p w14:paraId="00059AE9"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0x0 : Off(inactive)</w:t>
            </w:r>
            <w:r w:rsidRPr="0013269E">
              <w:rPr>
                <w:rFonts w:ascii="현대하모니 M" w:eastAsia="현대하모니 M" w:hAnsi="현대하모니 M" w:cs="굴림" w:hint="eastAsia"/>
                <w:color w:val="000000"/>
                <w:sz w:val="18"/>
                <w:szCs w:val="18"/>
              </w:rPr>
              <w:br/>
              <w:t>0x1 : On(active)</w:t>
            </w:r>
          </w:p>
        </w:tc>
      </w:tr>
      <w:tr w:rsidR="0013269E" w:rsidRPr="0013269E" w14:paraId="42E5CE3D"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2E448331"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1569B6BC"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13940C29"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31A34DC6"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60EB665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1</w:t>
            </w:r>
          </w:p>
        </w:tc>
        <w:tc>
          <w:tcPr>
            <w:tcW w:w="1267" w:type="pct"/>
            <w:tcBorders>
              <w:top w:val="nil"/>
              <w:left w:val="nil"/>
              <w:bottom w:val="single" w:sz="4" w:space="0" w:color="auto"/>
              <w:right w:val="single" w:sz="4" w:space="0" w:color="auto"/>
            </w:tcBorders>
            <w:shd w:val="clear" w:color="auto" w:fill="auto"/>
            <w:vAlign w:val="center"/>
            <w:hideMark/>
          </w:tcPr>
          <w:p w14:paraId="41C2076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Autosar NM PNC On</w:t>
            </w:r>
          </w:p>
        </w:tc>
        <w:tc>
          <w:tcPr>
            <w:tcW w:w="1483" w:type="pct"/>
            <w:vMerge/>
            <w:tcBorders>
              <w:top w:val="nil"/>
              <w:left w:val="single" w:sz="4" w:space="0" w:color="auto"/>
              <w:bottom w:val="single" w:sz="4" w:space="0" w:color="000000"/>
              <w:right w:val="single" w:sz="12" w:space="0" w:color="auto"/>
            </w:tcBorders>
            <w:vAlign w:val="center"/>
            <w:hideMark/>
          </w:tcPr>
          <w:p w14:paraId="4BA2AE31"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70B7E9B7"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0525C9E3"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15BEC722"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52EA29A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7C4C1439"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0DB0CFE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2</w:t>
            </w:r>
          </w:p>
        </w:tc>
        <w:tc>
          <w:tcPr>
            <w:tcW w:w="1267" w:type="pct"/>
            <w:tcBorders>
              <w:top w:val="nil"/>
              <w:left w:val="nil"/>
              <w:bottom w:val="single" w:sz="4" w:space="0" w:color="auto"/>
              <w:right w:val="single" w:sz="4" w:space="0" w:color="auto"/>
            </w:tcBorders>
            <w:shd w:val="clear" w:color="auto" w:fill="auto"/>
            <w:vAlign w:val="center"/>
            <w:hideMark/>
          </w:tcPr>
          <w:p w14:paraId="5323F0A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CAN Wake up</w:t>
            </w:r>
          </w:p>
        </w:tc>
        <w:tc>
          <w:tcPr>
            <w:tcW w:w="1483" w:type="pct"/>
            <w:vMerge/>
            <w:tcBorders>
              <w:top w:val="nil"/>
              <w:left w:val="single" w:sz="4" w:space="0" w:color="auto"/>
              <w:bottom w:val="single" w:sz="4" w:space="0" w:color="000000"/>
              <w:right w:val="single" w:sz="12" w:space="0" w:color="auto"/>
            </w:tcBorders>
            <w:vAlign w:val="center"/>
            <w:hideMark/>
          </w:tcPr>
          <w:p w14:paraId="24D36765"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22583BFE"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5A8E047E"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154F4F16"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1E99B564"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9D0923A"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18666D5"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3</w:t>
            </w:r>
          </w:p>
        </w:tc>
        <w:tc>
          <w:tcPr>
            <w:tcW w:w="1267" w:type="pct"/>
            <w:tcBorders>
              <w:top w:val="nil"/>
              <w:left w:val="nil"/>
              <w:bottom w:val="single" w:sz="4" w:space="0" w:color="auto"/>
              <w:right w:val="single" w:sz="4" w:space="0" w:color="auto"/>
            </w:tcBorders>
            <w:shd w:val="clear" w:color="auto" w:fill="auto"/>
            <w:vAlign w:val="center"/>
            <w:hideMark/>
          </w:tcPr>
          <w:p w14:paraId="3C23AFDA"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Local CAN Wake up</w:t>
            </w:r>
          </w:p>
        </w:tc>
        <w:tc>
          <w:tcPr>
            <w:tcW w:w="1483" w:type="pct"/>
            <w:vMerge/>
            <w:tcBorders>
              <w:top w:val="nil"/>
              <w:left w:val="single" w:sz="4" w:space="0" w:color="auto"/>
              <w:bottom w:val="single" w:sz="4" w:space="0" w:color="000000"/>
              <w:right w:val="single" w:sz="12" w:space="0" w:color="auto"/>
            </w:tcBorders>
            <w:vAlign w:val="center"/>
            <w:hideMark/>
          </w:tcPr>
          <w:p w14:paraId="401E1A0F"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35BCBB38"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2E023141"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25284403"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14C5DFD0"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0627F54C"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45FA2A1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4</w:t>
            </w:r>
          </w:p>
        </w:tc>
        <w:tc>
          <w:tcPr>
            <w:tcW w:w="1267" w:type="pct"/>
            <w:tcBorders>
              <w:top w:val="nil"/>
              <w:left w:val="nil"/>
              <w:bottom w:val="single" w:sz="4" w:space="0" w:color="auto"/>
              <w:right w:val="single" w:sz="4" w:space="0" w:color="auto"/>
            </w:tcBorders>
            <w:shd w:val="clear" w:color="auto" w:fill="auto"/>
            <w:vAlign w:val="center"/>
            <w:hideMark/>
          </w:tcPr>
          <w:p w14:paraId="292CB6A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Local CAN 2 Wake up (Reserved)</w:t>
            </w:r>
          </w:p>
        </w:tc>
        <w:tc>
          <w:tcPr>
            <w:tcW w:w="1483" w:type="pct"/>
            <w:vMerge/>
            <w:tcBorders>
              <w:top w:val="nil"/>
              <w:left w:val="single" w:sz="4" w:space="0" w:color="auto"/>
              <w:bottom w:val="single" w:sz="4" w:space="0" w:color="000000"/>
              <w:right w:val="single" w:sz="12" w:space="0" w:color="auto"/>
            </w:tcBorders>
            <w:vAlign w:val="center"/>
            <w:hideMark/>
          </w:tcPr>
          <w:p w14:paraId="3366F9E8" w14:textId="77777777" w:rsidR="0013269E" w:rsidRPr="0013269E" w:rsidRDefault="0013269E" w:rsidP="0013269E">
            <w:pPr>
              <w:rPr>
                <w:rFonts w:ascii="현대하모니 M" w:eastAsia="현대하모니 M" w:hAnsi="현대하모니 M" w:cs="굴림"/>
                <w:color w:val="000000"/>
                <w:sz w:val="18"/>
                <w:szCs w:val="18"/>
              </w:rPr>
            </w:pPr>
          </w:p>
        </w:tc>
      </w:tr>
      <w:tr w:rsidR="0013269E" w:rsidRPr="0013269E" w14:paraId="2BF44693"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246722EB"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23B36777"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34950EC2"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5563E9BD"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750AD983"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5</w:t>
            </w:r>
          </w:p>
        </w:tc>
        <w:tc>
          <w:tcPr>
            <w:tcW w:w="1267" w:type="pct"/>
            <w:tcBorders>
              <w:top w:val="nil"/>
              <w:left w:val="nil"/>
              <w:bottom w:val="single" w:sz="4" w:space="0" w:color="auto"/>
              <w:right w:val="single" w:sz="4" w:space="0" w:color="auto"/>
            </w:tcBorders>
            <w:shd w:val="clear" w:color="auto" w:fill="auto"/>
            <w:vAlign w:val="center"/>
            <w:hideMark/>
          </w:tcPr>
          <w:p w14:paraId="3C477F56"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1DECCCC1"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2EA51889" w14:textId="77777777" w:rsidTr="0013269E">
        <w:trPr>
          <w:trHeight w:val="330"/>
        </w:trPr>
        <w:tc>
          <w:tcPr>
            <w:tcW w:w="253" w:type="pct"/>
            <w:vMerge/>
            <w:tcBorders>
              <w:top w:val="nil"/>
              <w:left w:val="single" w:sz="12" w:space="0" w:color="auto"/>
              <w:bottom w:val="single" w:sz="4" w:space="0" w:color="000000"/>
              <w:right w:val="single" w:sz="4" w:space="0" w:color="auto"/>
            </w:tcBorders>
            <w:vAlign w:val="center"/>
            <w:hideMark/>
          </w:tcPr>
          <w:p w14:paraId="55442FB2"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4" w:space="0" w:color="000000"/>
              <w:right w:val="single" w:sz="4" w:space="0" w:color="auto"/>
            </w:tcBorders>
            <w:vAlign w:val="center"/>
            <w:hideMark/>
          </w:tcPr>
          <w:p w14:paraId="33E6A5A4"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326D6696"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4" w:space="0" w:color="auto"/>
              <w:right w:val="single" w:sz="4" w:space="0" w:color="auto"/>
            </w:tcBorders>
            <w:vAlign w:val="center"/>
            <w:hideMark/>
          </w:tcPr>
          <w:p w14:paraId="2A055273"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4" w:space="0" w:color="auto"/>
              <w:right w:val="single" w:sz="4" w:space="0" w:color="auto"/>
            </w:tcBorders>
            <w:shd w:val="clear" w:color="000000" w:fill="FFFFFF"/>
            <w:vAlign w:val="center"/>
            <w:hideMark/>
          </w:tcPr>
          <w:p w14:paraId="2938C3F8"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6</w:t>
            </w:r>
          </w:p>
        </w:tc>
        <w:tc>
          <w:tcPr>
            <w:tcW w:w="1267" w:type="pct"/>
            <w:tcBorders>
              <w:top w:val="nil"/>
              <w:left w:val="nil"/>
              <w:bottom w:val="single" w:sz="4" w:space="0" w:color="auto"/>
              <w:right w:val="single" w:sz="4" w:space="0" w:color="auto"/>
            </w:tcBorders>
            <w:shd w:val="clear" w:color="auto" w:fill="auto"/>
            <w:vAlign w:val="center"/>
            <w:hideMark/>
          </w:tcPr>
          <w:p w14:paraId="01C2D1C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4" w:space="0" w:color="auto"/>
              <w:right w:val="single" w:sz="12" w:space="0" w:color="auto"/>
            </w:tcBorders>
            <w:shd w:val="clear" w:color="000000" w:fill="FFFFFF"/>
            <w:vAlign w:val="center"/>
            <w:hideMark/>
          </w:tcPr>
          <w:p w14:paraId="29F72447"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r w:rsidR="0013269E" w:rsidRPr="0013269E" w14:paraId="1D5FAF63" w14:textId="77777777" w:rsidTr="0013269E">
        <w:trPr>
          <w:trHeight w:val="330"/>
        </w:trPr>
        <w:tc>
          <w:tcPr>
            <w:tcW w:w="253" w:type="pct"/>
            <w:vMerge/>
            <w:tcBorders>
              <w:top w:val="nil"/>
              <w:left w:val="single" w:sz="12" w:space="0" w:color="auto"/>
              <w:bottom w:val="single" w:sz="12" w:space="0" w:color="auto"/>
              <w:right w:val="single" w:sz="4" w:space="0" w:color="auto"/>
            </w:tcBorders>
            <w:vAlign w:val="center"/>
            <w:hideMark/>
          </w:tcPr>
          <w:p w14:paraId="0EAB0A1A" w14:textId="77777777" w:rsidR="0013269E" w:rsidRPr="0013269E" w:rsidRDefault="0013269E" w:rsidP="0013269E">
            <w:pPr>
              <w:rPr>
                <w:rFonts w:ascii="현대하모니 M" w:eastAsia="현대하모니 M" w:hAnsi="현대하모니 M" w:cs="굴림"/>
                <w:color w:val="000000"/>
                <w:sz w:val="18"/>
                <w:szCs w:val="18"/>
              </w:rPr>
            </w:pPr>
          </w:p>
        </w:tc>
        <w:tc>
          <w:tcPr>
            <w:tcW w:w="731" w:type="pct"/>
            <w:vMerge/>
            <w:tcBorders>
              <w:top w:val="nil"/>
              <w:left w:val="single" w:sz="4" w:space="0" w:color="auto"/>
              <w:bottom w:val="single" w:sz="12" w:space="0" w:color="auto"/>
              <w:right w:val="single" w:sz="4" w:space="0" w:color="auto"/>
            </w:tcBorders>
            <w:vAlign w:val="center"/>
            <w:hideMark/>
          </w:tcPr>
          <w:p w14:paraId="52AF421D" w14:textId="77777777" w:rsidR="0013269E" w:rsidRPr="0013269E" w:rsidRDefault="0013269E" w:rsidP="0013269E">
            <w:pPr>
              <w:rPr>
                <w:rFonts w:ascii="현대하모니 M" w:eastAsia="현대하모니 M" w:hAnsi="현대하모니 M" w:cs="굴림"/>
                <w:color w:val="000000"/>
                <w:sz w:val="18"/>
                <w:szCs w:val="18"/>
              </w:rPr>
            </w:pPr>
          </w:p>
        </w:tc>
        <w:tc>
          <w:tcPr>
            <w:tcW w:w="422" w:type="pct"/>
            <w:vMerge/>
            <w:tcBorders>
              <w:top w:val="nil"/>
              <w:left w:val="single" w:sz="4" w:space="0" w:color="auto"/>
              <w:bottom w:val="single" w:sz="12" w:space="0" w:color="auto"/>
              <w:right w:val="single" w:sz="4" w:space="0" w:color="auto"/>
            </w:tcBorders>
            <w:vAlign w:val="center"/>
            <w:hideMark/>
          </w:tcPr>
          <w:p w14:paraId="288834FE" w14:textId="77777777" w:rsidR="0013269E" w:rsidRPr="0013269E" w:rsidRDefault="0013269E" w:rsidP="0013269E">
            <w:pPr>
              <w:rPr>
                <w:rFonts w:ascii="현대하모니 M" w:eastAsia="현대하모니 M" w:hAnsi="현대하모니 M" w:cs="굴림"/>
                <w:color w:val="000000"/>
                <w:sz w:val="18"/>
                <w:szCs w:val="18"/>
              </w:rPr>
            </w:pPr>
          </w:p>
        </w:tc>
        <w:tc>
          <w:tcPr>
            <w:tcW w:w="351" w:type="pct"/>
            <w:vMerge/>
            <w:tcBorders>
              <w:top w:val="nil"/>
              <w:left w:val="single" w:sz="4" w:space="0" w:color="auto"/>
              <w:bottom w:val="single" w:sz="12" w:space="0" w:color="auto"/>
              <w:right w:val="single" w:sz="4" w:space="0" w:color="auto"/>
            </w:tcBorders>
            <w:vAlign w:val="center"/>
            <w:hideMark/>
          </w:tcPr>
          <w:p w14:paraId="0C65C1AE" w14:textId="77777777" w:rsidR="0013269E" w:rsidRPr="0013269E" w:rsidRDefault="0013269E" w:rsidP="0013269E">
            <w:pPr>
              <w:rPr>
                <w:rFonts w:ascii="현대하모니 M" w:eastAsia="현대하모니 M" w:hAnsi="현대하모니 M" w:cs="굴림"/>
                <w:color w:val="000000"/>
                <w:sz w:val="18"/>
                <w:szCs w:val="18"/>
              </w:rPr>
            </w:pPr>
          </w:p>
        </w:tc>
        <w:tc>
          <w:tcPr>
            <w:tcW w:w="493" w:type="pct"/>
            <w:tcBorders>
              <w:top w:val="nil"/>
              <w:left w:val="nil"/>
              <w:bottom w:val="single" w:sz="12" w:space="0" w:color="auto"/>
              <w:right w:val="single" w:sz="4" w:space="0" w:color="auto"/>
            </w:tcBorders>
            <w:shd w:val="clear" w:color="000000" w:fill="FFFFFF"/>
            <w:vAlign w:val="center"/>
            <w:hideMark/>
          </w:tcPr>
          <w:p w14:paraId="36C3D5AD"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bit 7</w:t>
            </w:r>
          </w:p>
        </w:tc>
        <w:tc>
          <w:tcPr>
            <w:tcW w:w="1267" w:type="pct"/>
            <w:tcBorders>
              <w:top w:val="nil"/>
              <w:left w:val="nil"/>
              <w:bottom w:val="single" w:sz="12" w:space="0" w:color="auto"/>
              <w:right w:val="single" w:sz="4" w:space="0" w:color="auto"/>
            </w:tcBorders>
            <w:shd w:val="clear" w:color="auto" w:fill="auto"/>
            <w:vAlign w:val="center"/>
            <w:hideMark/>
          </w:tcPr>
          <w:p w14:paraId="11E920CC"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(Reserved)</w:t>
            </w:r>
          </w:p>
        </w:tc>
        <w:tc>
          <w:tcPr>
            <w:tcW w:w="1483" w:type="pct"/>
            <w:tcBorders>
              <w:top w:val="nil"/>
              <w:left w:val="nil"/>
              <w:bottom w:val="single" w:sz="12" w:space="0" w:color="auto"/>
              <w:right w:val="single" w:sz="12" w:space="0" w:color="auto"/>
            </w:tcBorders>
            <w:shd w:val="clear" w:color="000000" w:fill="FFFFFF"/>
            <w:vAlign w:val="center"/>
            <w:hideMark/>
          </w:tcPr>
          <w:p w14:paraId="379BE882" w14:textId="77777777" w:rsidR="0013269E" w:rsidRPr="0013269E" w:rsidRDefault="0013269E" w:rsidP="0013269E">
            <w:pPr>
              <w:rPr>
                <w:rFonts w:ascii="현대하모니 M" w:eastAsia="현대하모니 M" w:hAnsi="현대하모니 M" w:cs="굴림"/>
                <w:color w:val="000000"/>
                <w:sz w:val="18"/>
                <w:szCs w:val="18"/>
              </w:rPr>
            </w:pPr>
            <w:r w:rsidRPr="0013269E">
              <w:rPr>
                <w:rFonts w:ascii="현대하모니 M" w:eastAsia="현대하모니 M" w:hAnsi="현대하모니 M" w:cs="굴림" w:hint="eastAsia"/>
                <w:color w:val="000000"/>
                <w:sz w:val="18"/>
                <w:szCs w:val="18"/>
              </w:rPr>
              <w:t xml:space="preserve">　</w:t>
            </w:r>
          </w:p>
        </w:tc>
      </w:tr>
    </w:tbl>
    <w:p w14:paraId="44B21BDB" w14:textId="34FDD658" w:rsidR="009C08B3" w:rsidRDefault="00D91477" w:rsidP="009C08B3">
      <w:pPr>
        <w:spacing w:after="200" w:line="276" w:lineRule="auto"/>
        <w:jc w:val="both"/>
        <w:rPr>
          <w:rFonts w:ascii="현대하모니 M" w:eastAsia="현대하모니 M" w:hAnsi="현대하모니 M"/>
          <w:sz w:val="20"/>
        </w:rPr>
      </w:pPr>
      <w:r>
        <w:rPr>
          <w:rFonts w:ascii="현대하모니 M" w:eastAsia="현대하모니 M" w:hAnsi="현대하모니 M"/>
          <w:sz w:val="20"/>
        </w:rPr>
        <w:br w:type="page"/>
      </w:r>
    </w:p>
    <w:p w14:paraId="2332CFB9" w14:textId="77777777" w:rsidR="000769D6" w:rsidRPr="00DD74DF" w:rsidRDefault="000769D6" w:rsidP="000769D6">
      <w:pPr>
        <w:pStyle w:val="21"/>
        <w:rPr>
          <w:b/>
        </w:rPr>
      </w:pPr>
      <w:bookmarkStart w:id="120" w:name="_Toc110871883"/>
      <w:r w:rsidRPr="00DD74DF">
        <w:rPr>
          <w:rFonts w:hint="eastAsia"/>
        </w:rPr>
        <w:lastRenderedPageBreak/>
        <w:t xml:space="preserve">Input Output Control by Identifier </w:t>
      </w:r>
      <w:r>
        <w:rPr>
          <w:rFonts w:hint="eastAsia"/>
        </w:rPr>
        <w:t xml:space="preserve">(2F hex) </w:t>
      </w:r>
      <w:r w:rsidRPr="00DD74DF">
        <w:rPr>
          <w:rFonts w:hint="eastAsia"/>
        </w:rPr>
        <w:t>Service</w:t>
      </w:r>
      <w:bookmarkEnd w:id="120"/>
    </w:p>
    <w:p w14:paraId="6F57BB54" w14:textId="77777777" w:rsidR="000769D6" w:rsidRPr="00DD74DF" w:rsidRDefault="000769D6" w:rsidP="000769D6">
      <w:pPr>
        <w:pStyle w:val="32"/>
        <w:rPr>
          <w:b/>
        </w:rPr>
      </w:pPr>
      <w:bookmarkStart w:id="121" w:name="_Toc110871884"/>
      <w:r w:rsidRPr="00DD74DF">
        <w:rPr>
          <w:rFonts w:hint="eastAsia"/>
        </w:rPr>
        <w:t>강제구동</w:t>
      </w:r>
      <w:bookmarkEnd w:id="121"/>
    </w:p>
    <w:p w14:paraId="13BA7E87" w14:textId="77777777" w:rsidR="000769D6" w:rsidRPr="00DD74DF" w:rsidRDefault="000769D6" w:rsidP="000769D6">
      <w:pPr>
        <w:ind w:firstLineChars="300" w:firstLine="660"/>
        <w:rPr>
          <w:rFonts w:ascii="현대하모니 M" w:eastAsia="현대하모니 M" w:hAnsi="현대하모니 M"/>
        </w:rPr>
      </w:pPr>
      <w:r w:rsidRPr="00DD74DF">
        <w:rPr>
          <w:rFonts w:ascii="현대하모니 M" w:eastAsia="현대하모니 M" w:hAnsi="현대하모니 M" w:hint="eastAsia"/>
        </w:rPr>
        <w:t xml:space="preserve">5.4.1.1 LED 강제 구동(AMBER, GREEN 각각): 1초 ON, 1초 OFF 주기로 5회 점멸 </w:t>
      </w:r>
    </w:p>
    <w:p w14:paraId="7494C201" w14:textId="77777777" w:rsidR="000769D6" w:rsidRPr="00DD74DF" w:rsidRDefault="000769D6" w:rsidP="000769D6">
      <w:pPr>
        <w:rPr>
          <w:rFonts w:ascii="현대하모니 M" w:eastAsia="현대하모니 M" w:hAnsi="현대하모니 M"/>
        </w:rPr>
      </w:pPr>
      <w:r w:rsidRPr="00DD74DF">
        <w:rPr>
          <w:rFonts w:ascii="현대하모니 M" w:eastAsia="현대하모니 M" w:hAnsi="현대하모니 M" w:hint="eastAsia"/>
        </w:rPr>
        <w:t xml:space="preserve">                                                     구동 이후 정지 명령시 즉시 정지</w:t>
      </w:r>
    </w:p>
    <w:p w14:paraId="09E38CB7" w14:textId="77777777" w:rsidR="000769D6" w:rsidRDefault="000769D6" w:rsidP="000769D6">
      <w:pPr>
        <w:ind w:firstLineChars="300" w:firstLine="660"/>
        <w:rPr>
          <w:rFonts w:ascii="현대하모니 M" w:eastAsia="현대하모니 M" w:hAnsi="현대하모니 M"/>
        </w:rPr>
      </w:pPr>
      <w:r w:rsidRPr="00DD74DF">
        <w:rPr>
          <w:rFonts w:ascii="현대하모니 M" w:eastAsia="현대하모니 M" w:hAnsi="현대하모니 M" w:hint="eastAsia"/>
        </w:rPr>
        <w:t xml:space="preserve">5.4.1.2 전원 조건: </w:t>
      </w:r>
      <w:r>
        <w:rPr>
          <w:rFonts w:ascii="현대하모니 M" w:eastAsia="현대하모니 M" w:hAnsi="현대하모니 M" w:hint="eastAsia"/>
        </w:rPr>
        <w:t xml:space="preserve">IGN1 </w:t>
      </w:r>
      <w:r w:rsidRPr="00DD74DF">
        <w:rPr>
          <w:rFonts w:ascii="현대하모니 M" w:eastAsia="현대하모니 M" w:hAnsi="현대하모니 M" w:hint="eastAsia"/>
        </w:rPr>
        <w:t>이상</w:t>
      </w:r>
    </w:p>
    <w:p w14:paraId="7999EEC4" w14:textId="77777777" w:rsidR="000769D6" w:rsidRDefault="000769D6" w:rsidP="000769D6">
      <w:pPr>
        <w:ind w:firstLineChars="300" w:firstLine="660"/>
        <w:rPr>
          <w:rFonts w:ascii="현대하모니 M" w:eastAsia="현대하모니 M" w:hAnsi="현대하모니 M"/>
        </w:rPr>
      </w:pPr>
    </w:p>
    <w:p w14:paraId="2169CE70" w14:textId="77777777" w:rsidR="000769D6" w:rsidRPr="00DD74DF" w:rsidRDefault="000769D6" w:rsidP="000769D6">
      <w:pPr>
        <w:ind w:firstLineChars="300" w:firstLine="661"/>
        <w:rPr>
          <w:rFonts w:ascii="현대하모니 M" w:eastAsia="현대하모니 M" w:hAnsi="현대하모니 M"/>
          <w:b/>
        </w:rPr>
      </w:pPr>
      <w:r w:rsidRPr="00DD74DF">
        <w:rPr>
          <w:rFonts w:ascii="현대하모니 M" w:eastAsia="현대하모니 M" w:hAnsi="현대하모니 M" w:hint="eastAsia"/>
          <w:b/>
        </w:rPr>
        <w:t xml:space="preserve">IOCBI </w:t>
      </w:r>
      <w:r w:rsidRPr="00DD74DF">
        <w:rPr>
          <w:rFonts w:ascii="바탕" w:eastAsia="바탕" w:hAnsi="바탕" w:cs="바탕" w:hint="eastAsia"/>
          <w:b/>
        </w:rPr>
        <w:t>–</w:t>
      </w:r>
      <w:r w:rsidRPr="00DD74DF">
        <w:rPr>
          <w:rFonts w:ascii="현대하모니 M" w:eastAsia="현대하모니 M" w:hAnsi="현대하모니 M" w:hint="eastAsia"/>
          <w:b/>
        </w:rPr>
        <w:t xml:space="preserve"> Supported Input Output Local Identifier</w:t>
      </w:r>
    </w:p>
    <w:tbl>
      <w:tblPr>
        <w:tblW w:w="0" w:type="auto"/>
        <w:tblInd w:w="660" w:type="dxa"/>
        <w:tblLayout w:type="fixed"/>
        <w:tblCellMar>
          <w:left w:w="57" w:type="dxa"/>
          <w:right w:w="57" w:type="dxa"/>
        </w:tblCellMar>
        <w:tblLook w:val="04A0" w:firstRow="1" w:lastRow="0" w:firstColumn="1" w:lastColumn="0" w:noHBand="0" w:noVBand="1"/>
      </w:tblPr>
      <w:tblGrid>
        <w:gridCol w:w="857"/>
        <w:gridCol w:w="2126"/>
        <w:gridCol w:w="832"/>
        <w:gridCol w:w="833"/>
        <w:gridCol w:w="833"/>
        <w:gridCol w:w="833"/>
        <w:gridCol w:w="833"/>
        <w:gridCol w:w="833"/>
        <w:gridCol w:w="833"/>
        <w:gridCol w:w="833"/>
      </w:tblGrid>
      <w:tr w:rsidR="000769D6" w:rsidRPr="00DD74DF" w14:paraId="348D27B8" w14:textId="77777777" w:rsidTr="008674AD">
        <w:trPr>
          <w:trHeight w:val="270"/>
        </w:trPr>
        <w:tc>
          <w:tcPr>
            <w:tcW w:w="2983" w:type="dxa"/>
            <w:gridSpan w:val="2"/>
            <w:tcBorders>
              <w:top w:val="single" w:sz="12" w:space="0" w:color="auto"/>
              <w:left w:val="single" w:sz="12" w:space="0" w:color="auto"/>
              <w:bottom w:val="single" w:sz="12" w:space="0" w:color="auto"/>
              <w:right w:val="single" w:sz="4" w:space="0" w:color="000000"/>
            </w:tcBorders>
            <w:shd w:val="clear" w:color="auto" w:fill="BFBFBF"/>
            <w:noWrap/>
            <w:vAlign w:val="center"/>
            <w:hideMark/>
          </w:tcPr>
          <w:p w14:paraId="732174A1" w14:textId="77777777" w:rsidR="000769D6" w:rsidRPr="00DD74DF" w:rsidRDefault="000769D6" w:rsidP="008674AD">
            <w:pPr>
              <w:ind w:left="400"/>
              <w:rPr>
                <w:rFonts w:ascii="현대하모니 M" w:eastAsia="현대하모니 M" w:hAnsi="현대하모니 M"/>
                <w:bCs/>
                <w:noProof/>
                <w:sz w:val="18"/>
                <w:szCs w:val="18"/>
              </w:rPr>
            </w:pPr>
            <w:r w:rsidRPr="00DD74DF">
              <w:rPr>
                <w:rFonts w:ascii="현대하모니 M" w:eastAsia="현대하모니 M" w:hAnsi="현대하모니 M" w:cs="굴림" w:hint="eastAsia"/>
                <w:bCs/>
                <w:noProof/>
                <w:sz w:val="18"/>
                <w:szCs w:val="18"/>
              </w:rPr>
              <w:t xml:space="preserve">　</w:t>
            </w:r>
          </w:p>
        </w:tc>
        <w:tc>
          <w:tcPr>
            <w:tcW w:w="832" w:type="dxa"/>
            <w:tcBorders>
              <w:top w:val="single" w:sz="12" w:space="0" w:color="auto"/>
              <w:left w:val="nil"/>
              <w:bottom w:val="single" w:sz="12" w:space="0" w:color="auto"/>
              <w:right w:val="single" w:sz="4" w:space="0" w:color="auto"/>
            </w:tcBorders>
            <w:shd w:val="clear" w:color="auto" w:fill="BFBFBF"/>
            <w:noWrap/>
            <w:vAlign w:val="center"/>
            <w:hideMark/>
          </w:tcPr>
          <w:p w14:paraId="65842B70"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Bit7</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1A8357B5"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Bit6</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3BC8836F"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Bit5</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16671A82"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Bit4</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0C70B742"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Bit3</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5B332422"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Bit2</w:t>
            </w:r>
          </w:p>
        </w:tc>
        <w:tc>
          <w:tcPr>
            <w:tcW w:w="833" w:type="dxa"/>
            <w:tcBorders>
              <w:top w:val="single" w:sz="12" w:space="0" w:color="auto"/>
              <w:left w:val="nil"/>
              <w:bottom w:val="single" w:sz="12" w:space="0" w:color="auto"/>
              <w:right w:val="single" w:sz="4" w:space="0" w:color="auto"/>
            </w:tcBorders>
            <w:shd w:val="clear" w:color="auto" w:fill="BFBFBF"/>
            <w:noWrap/>
            <w:vAlign w:val="center"/>
            <w:hideMark/>
          </w:tcPr>
          <w:p w14:paraId="53FE1F4A"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Bit1</w:t>
            </w:r>
          </w:p>
        </w:tc>
        <w:tc>
          <w:tcPr>
            <w:tcW w:w="833" w:type="dxa"/>
            <w:tcBorders>
              <w:top w:val="single" w:sz="12" w:space="0" w:color="auto"/>
              <w:left w:val="nil"/>
              <w:bottom w:val="single" w:sz="12" w:space="0" w:color="auto"/>
              <w:right w:val="single" w:sz="12" w:space="0" w:color="auto"/>
            </w:tcBorders>
            <w:shd w:val="clear" w:color="auto" w:fill="BFBFBF"/>
            <w:noWrap/>
            <w:vAlign w:val="center"/>
            <w:hideMark/>
          </w:tcPr>
          <w:p w14:paraId="57034C26"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Bit0</w:t>
            </w:r>
          </w:p>
        </w:tc>
      </w:tr>
      <w:tr w:rsidR="000769D6" w:rsidRPr="00DD74DF" w14:paraId="6AF2EE75" w14:textId="77777777" w:rsidTr="008674AD">
        <w:trPr>
          <w:trHeight w:val="270"/>
        </w:trPr>
        <w:tc>
          <w:tcPr>
            <w:tcW w:w="857" w:type="dxa"/>
            <w:vMerge w:val="restart"/>
            <w:tcBorders>
              <w:top w:val="single" w:sz="12" w:space="0" w:color="auto"/>
              <w:left w:val="single" w:sz="12" w:space="0" w:color="auto"/>
              <w:bottom w:val="single" w:sz="8" w:space="0" w:color="000000"/>
              <w:right w:val="single" w:sz="4" w:space="0" w:color="auto"/>
            </w:tcBorders>
            <w:shd w:val="clear" w:color="auto" w:fill="auto"/>
            <w:noWrap/>
            <w:vAlign w:val="center"/>
            <w:hideMark/>
          </w:tcPr>
          <w:p w14:paraId="2639967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DID 0xF010</w:t>
            </w:r>
          </w:p>
        </w:tc>
        <w:tc>
          <w:tcPr>
            <w:tcW w:w="2126" w:type="dxa"/>
            <w:tcBorders>
              <w:top w:val="single" w:sz="12" w:space="0" w:color="auto"/>
              <w:left w:val="nil"/>
              <w:bottom w:val="single" w:sz="4" w:space="0" w:color="auto"/>
              <w:right w:val="single" w:sz="4" w:space="0" w:color="000000"/>
            </w:tcBorders>
            <w:shd w:val="clear" w:color="auto" w:fill="auto"/>
            <w:noWrap/>
            <w:vAlign w:val="center"/>
            <w:hideMark/>
          </w:tcPr>
          <w:p w14:paraId="0A4EE85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Data_A</w:t>
            </w:r>
          </w:p>
        </w:tc>
        <w:tc>
          <w:tcPr>
            <w:tcW w:w="832" w:type="dxa"/>
            <w:tcBorders>
              <w:top w:val="single" w:sz="12" w:space="0" w:color="auto"/>
              <w:left w:val="nil"/>
              <w:bottom w:val="single" w:sz="4" w:space="0" w:color="auto"/>
              <w:right w:val="single" w:sz="4" w:space="0" w:color="auto"/>
            </w:tcBorders>
            <w:shd w:val="clear" w:color="auto" w:fill="auto"/>
            <w:noWrap/>
            <w:vAlign w:val="center"/>
          </w:tcPr>
          <w:p w14:paraId="10333A0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1845E6C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4CB317A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0D9FB784"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435005D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6FFDD0F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4" w:space="0" w:color="auto"/>
            </w:tcBorders>
            <w:shd w:val="clear" w:color="auto" w:fill="auto"/>
            <w:noWrap/>
            <w:vAlign w:val="center"/>
          </w:tcPr>
          <w:p w14:paraId="774774B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single" w:sz="12" w:space="0" w:color="auto"/>
              <w:left w:val="nil"/>
              <w:bottom w:val="single" w:sz="4" w:space="0" w:color="auto"/>
              <w:right w:val="single" w:sz="12" w:space="0" w:color="auto"/>
            </w:tcBorders>
            <w:shd w:val="clear" w:color="auto" w:fill="auto"/>
            <w:noWrap/>
            <w:vAlign w:val="center"/>
          </w:tcPr>
          <w:p w14:paraId="0B55859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r>
      <w:tr w:rsidR="000769D6" w:rsidRPr="00DD74DF" w14:paraId="7408563D" w14:textId="77777777" w:rsidTr="008674AD">
        <w:trPr>
          <w:trHeight w:val="270"/>
        </w:trPr>
        <w:tc>
          <w:tcPr>
            <w:tcW w:w="857" w:type="dxa"/>
            <w:vMerge/>
            <w:tcBorders>
              <w:top w:val="single" w:sz="12" w:space="0" w:color="auto"/>
              <w:left w:val="single" w:sz="12" w:space="0" w:color="auto"/>
              <w:bottom w:val="single" w:sz="8" w:space="0" w:color="000000"/>
              <w:right w:val="single" w:sz="4" w:space="0" w:color="auto"/>
            </w:tcBorders>
            <w:shd w:val="clear" w:color="auto" w:fill="auto"/>
            <w:vAlign w:val="center"/>
            <w:hideMark/>
          </w:tcPr>
          <w:p w14:paraId="04B30155"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6246D30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Data_B</w:t>
            </w:r>
          </w:p>
        </w:tc>
        <w:tc>
          <w:tcPr>
            <w:tcW w:w="832" w:type="dxa"/>
            <w:tcBorders>
              <w:top w:val="nil"/>
              <w:left w:val="nil"/>
              <w:bottom w:val="single" w:sz="4" w:space="0" w:color="auto"/>
              <w:right w:val="single" w:sz="4" w:space="0" w:color="auto"/>
            </w:tcBorders>
            <w:shd w:val="clear" w:color="auto" w:fill="auto"/>
            <w:noWrap/>
            <w:vAlign w:val="center"/>
          </w:tcPr>
          <w:p w14:paraId="521B63E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7FD4680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12A725C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3161830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04ECC32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0A0711E0"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4" w:space="0" w:color="auto"/>
            </w:tcBorders>
            <w:shd w:val="clear" w:color="auto" w:fill="auto"/>
            <w:noWrap/>
            <w:vAlign w:val="center"/>
          </w:tcPr>
          <w:p w14:paraId="4C45710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c>
          <w:tcPr>
            <w:tcW w:w="833" w:type="dxa"/>
            <w:tcBorders>
              <w:top w:val="nil"/>
              <w:left w:val="nil"/>
              <w:bottom w:val="single" w:sz="4" w:space="0" w:color="auto"/>
              <w:right w:val="single" w:sz="12" w:space="0" w:color="auto"/>
            </w:tcBorders>
            <w:shd w:val="clear" w:color="auto" w:fill="auto"/>
            <w:noWrap/>
            <w:vAlign w:val="center"/>
          </w:tcPr>
          <w:p w14:paraId="1F0DEB4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Unused</w:t>
            </w:r>
          </w:p>
        </w:tc>
      </w:tr>
      <w:tr w:rsidR="000769D6" w:rsidRPr="00DD74DF" w14:paraId="5110E92B" w14:textId="77777777" w:rsidTr="008674AD">
        <w:trPr>
          <w:trHeight w:val="270"/>
        </w:trPr>
        <w:tc>
          <w:tcPr>
            <w:tcW w:w="857" w:type="dxa"/>
            <w:vMerge/>
            <w:tcBorders>
              <w:top w:val="single" w:sz="12" w:space="0" w:color="auto"/>
              <w:left w:val="single" w:sz="12" w:space="0" w:color="auto"/>
              <w:bottom w:val="single" w:sz="8" w:space="0" w:color="000000"/>
              <w:right w:val="single" w:sz="4" w:space="0" w:color="auto"/>
            </w:tcBorders>
            <w:shd w:val="clear" w:color="auto" w:fill="auto"/>
            <w:vAlign w:val="center"/>
            <w:hideMark/>
          </w:tcPr>
          <w:p w14:paraId="7EE152A0"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252BB6B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Data_C</w:t>
            </w:r>
          </w:p>
        </w:tc>
        <w:tc>
          <w:tcPr>
            <w:tcW w:w="832" w:type="dxa"/>
            <w:tcBorders>
              <w:top w:val="nil"/>
              <w:left w:val="nil"/>
              <w:bottom w:val="single" w:sz="4" w:space="0" w:color="auto"/>
              <w:right w:val="single" w:sz="4" w:space="0" w:color="auto"/>
            </w:tcBorders>
            <w:shd w:val="clear" w:color="auto" w:fill="auto"/>
            <w:noWrap/>
            <w:vAlign w:val="center"/>
            <w:hideMark/>
          </w:tcPr>
          <w:p w14:paraId="190C73C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DID0xXX11</w:t>
            </w:r>
          </w:p>
        </w:tc>
        <w:tc>
          <w:tcPr>
            <w:tcW w:w="833" w:type="dxa"/>
            <w:tcBorders>
              <w:top w:val="nil"/>
              <w:left w:val="nil"/>
              <w:bottom w:val="single" w:sz="4" w:space="0" w:color="auto"/>
              <w:right w:val="single" w:sz="4" w:space="0" w:color="auto"/>
            </w:tcBorders>
            <w:shd w:val="clear" w:color="auto" w:fill="auto"/>
            <w:noWrap/>
            <w:vAlign w:val="center"/>
            <w:hideMark/>
          </w:tcPr>
          <w:p w14:paraId="0DC34E9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DID0xXX12</w:t>
            </w:r>
          </w:p>
        </w:tc>
        <w:tc>
          <w:tcPr>
            <w:tcW w:w="833" w:type="dxa"/>
            <w:tcBorders>
              <w:top w:val="nil"/>
              <w:left w:val="nil"/>
              <w:bottom w:val="single" w:sz="4" w:space="0" w:color="auto"/>
              <w:right w:val="single" w:sz="4" w:space="0" w:color="auto"/>
            </w:tcBorders>
            <w:shd w:val="clear" w:color="auto" w:fill="auto"/>
            <w:noWrap/>
            <w:vAlign w:val="center"/>
            <w:hideMark/>
          </w:tcPr>
          <w:p w14:paraId="18AB163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DID0xXX13</w:t>
            </w:r>
          </w:p>
        </w:tc>
        <w:tc>
          <w:tcPr>
            <w:tcW w:w="833" w:type="dxa"/>
            <w:tcBorders>
              <w:top w:val="nil"/>
              <w:left w:val="nil"/>
              <w:bottom w:val="single" w:sz="4" w:space="0" w:color="auto"/>
              <w:right w:val="single" w:sz="4" w:space="0" w:color="auto"/>
            </w:tcBorders>
            <w:shd w:val="clear" w:color="auto" w:fill="auto"/>
            <w:noWrap/>
            <w:vAlign w:val="center"/>
            <w:hideMark/>
          </w:tcPr>
          <w:p w14:paraId="7680965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DID0xXX14</w:t>
            </w:r>
          </w:p>
        </w:tc>
        <w:tc>
          <w:tcPr>
            <w:tcW w:w="833" w:type="dxa"/>
            <w:tcBorders>
              <w:top w:val="nil"/>
              <w:left w:val="nil"/>
              <w:bottom w:val="single" w:sz="4" w:space="0" w:color="auto"/>
              <w:right w:val="single" w:sz="4" w:space="0" w:color="auto"/>
            </w:tcBorders>
            <w:shd w:val="clear" w:color="auto" w:fill="auto"/>
            <w:noWrap/>
            <w:vAlign w:val="center"/>
            <w:hideMark/>
          </w:tcPr>
          <w:p w14:paraId="3E13AD2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DID0xXX15</w:t>
            </w:r>
          </w:p>
        </w:tc>
        <w:tc>
          <w:tcPr>
            <w:tcW w:w="833" w:type="dxa"/>
            <w:tcBorders>
              <w:top w:val="nil"/>
              <w:left w:val="nil"/>
              <w:bottom w:val="single" w:sz="4" w:space="0" w:color="auto"/>
              <w:right w:val="single" w:sz="4" w:space="0" w:color="auto"/>
            </w:tcBorders>
            <w:shd w:val="clear" w:color="auto" w:fill="auto"/>
            <w:noWrap/>
            <w:vAlign w:val="center"/>
            <w:hideMark/>
          </w:tcPr>
          <w:p w14:paraId="13E71B5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DID0xXX16</w:t>
            </w:r>
          </w:p>
        </w:tc>
        <w:tc>
          <w:tcPr>
            <w:tcW w:w="833" w:type="dxa"/>
            <w:tcBorders>
              <w:top w:val="nil"/>
              <w:left w:val="nil"/>
              <w:bottom w:val="single" w:sz="4" w:space="0" w:color="auto"/>
              <w:right w:val="single" w:sz="4" w:space="0" w:color="auto"/>
            </w:tcBorders>
            <w:shd w:val="clear" w:color="auto" w:fill="auto"/>
            <w:noWrap/>
            <w:vAlign w:val="center"/>
            <w:hideMark/>
          </w:tcPr>
          <w:p w14:paraId="240FE45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DID0xXX17</w:t>
            </w:r>
          </w:p>
        </w:tc>
        <w:tc>
          <w:tcPr>
            <w:tcW w:w="833" w:type="dxa"/>
            <w:tcBorders>
              <w:top w:val="nil"/>
              <w:left w:val="nil"/>
              <w:bottom w:val="single" w:sz="4" w:space="0" w:color="auto"/>
              <w:right w:val="single" w:sz="12" w:space="0" w:color="auto"/>
            </w:tcBorders>
            <w:shd w:val="clear" w:color="auto" w:fill="auto"/>
            <w:noWrap/>
            <w:vAlign w:val="center"/>
            <w:hideMark/>
          </w:tcPr>
          <w:p w14:paraId="10B6D4D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DID0xXX18</w:t>
            </w:r>
          </w:p>
        </w:tc>
      </w:tr>
      <w:tr w:rsidR="000769D6" w:rsidRPr="00DD74DF" w14:paraId="312B06B5" w14:textId="77777777" w:rsidTr="008674AD">
        <w:trPr>
          <w:trHeight w:val="270"/>
        </w:trPr>
        <w:tc>
          <w:tcPr>
            <w:tcW w:w="857" w:type="dxa"/>
            <w:vMerge/>
            <w:tcBorders>
              <w:top w:val="single" w:sz="12" w:space="0" w:color="auto"/>
              <w:left w:val="single" w:sz="12" w:space="0" w:color="auto"/>
              <w:bottom w:val="single" w:sz="8" w:space="0" w:color="000000"/>
              <w:right w:val="single" w:sz="4" w:space="0" w:color="auto"/>
            </w:tcBorders>
            <w:shd w:val="clear" w:color="auto" w:fill="auto"/>
            <w:vAlign w:val="center"/>
            <w:hideMark/>
          </w:tcPr>
          <w:p w14:paraId="10CDEA05"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8" w:space="0" w:color="auto"/>
              <w:right w:val="single" w:sz="4" w:space="0" w:color="000000"/>
            </w:tcBorders>
            <w:shd w:val="clear" w:color="auto" w:fill="auto"/>
            <w:noWrap/>
            <w:vAlign w:val="center"/>
            <w:hideMark/>
          </w:tcPr>
          <w:p w14:paraId="46977BA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Data_D</w:t>
            </w:r>
          </w:p>
        </w:tc>
        <w:tc>
          <w:tcPr>
            <w:tcW w:w="832" w:type="dxa"/>
            <w:tcBorders>
              <w:top w:val="nil"/>
              <w:left w:val="nil"/>
              <w:bottom w:val="single" w:sz="8" w:space="0" w:color="auto"/>
              <w:right w:val="single" w:sz="4" w:space="0" w:color="auto"/>
            </w:tcBorders>
            <w:shd w:val="clear" w:color="auto" w:fill="auto"/>
            <w:noWrap/>
            <w:vAlign w:val="center"/>
            <w:hideMark/>
          </w:tcPr>
          <w:p w14:paraId="3C6FE4E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DID0xXX19</w:t>
            </w:r>
          </w:p>
        </w:tc>
        <w:tc>
          <w:tcPr>
            <w:tcW w:w="833" w:type="dxa"/>
            <w:tcBorders>
              <w:top w:val="nil"/>
              <w:left w:val="nil"/>
              <w:bottom w:val="single" w:sz="8" w:space="0" w:color="auto"/>
              <w:right w:val="single" w:sz="4" w:space="0" w:color="auto"/>
            </w:tcBorders>
            <w:shd w:val="clear" w:color="auto" w:fill="auto"/>
            <w:noWrap/>
            <w:vAlign w:val="center"/>
            <w:hideMark/>
          </w:tcPr>
          <w:p w14:paraId="2BAE2C7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DID0xXX1A</w:t>
            </w:r>
          </w:p>
        </w:tc>
        <w:tc>
          <w:tcPr>
            <w:tcW w:w="833" w:type="dxa"/>
            <w:tcBorders>
              <w:top w:val="nil"/>
              <w:left w:val="nil"/>
              <w:bottom w:val="single" w:sz="8" w:space="0" w:color="auto"/>
              <w:right w:val="single" w:sz="4" w:space="0" w:color="auto"/>
            </w:tcBorders>
            <w:shd w:val="clear" w:color="auto" w:fill="auto"/>
            <w:noWrap/>
            <w:vAlign w:val="center"/>
            <w:hideMark/>
          </w:tcPr>
          <w:p w14:paraId="53ECBF4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DID0xXX1B</w:t>
            </w:r>
          </w:p>
        </w:tc>
        <w:tc>
          <w:tcPr>
            <w:tcW w:w="833" w:type="dxa"/>
            <w:tcBorders>
              <w:top w:val="nil"/>
              <w:left w:val="nil"/>
              <w:bottom w:val="single" w:sz="8" w:space="0" w:color="auto"/>
              <w:right w:val="single" w:sz="4" w:space="0" w:color="auto"/>
            </w:tcBorders>
            <w:shd w:val="clear" w:color="auto" w:fill="auto"/>
            <w:noWrap/>
            <w:vAlign w:val="center"/>
            <w:hideMark/>
          </w:tcPr>
          <w:p w14:paraId="3C73C04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DID0xXX1C</w:t>
            </w:r>
          </w:p>
        </w:tc>
        <w:tc>
          <w:tcPr>
            <w:tcW w:w="833" w:type="dxa"/>
            <w:tcBorders>
              <w:top w:val="nil"/>
              <w:left w:val="nil"/>
              <w:bottom w:val="single" w:sz="8" w:space="0" w:color="auto"/>
              <w:right w:val="single" w:sz="4" w:space="0" w:color="auto"/>
            </w:tcBorders>
            <w:shd w:val="clear" w:color="auto" w:fill="auto"/>
            <w:noWrap/>
            <w:vAlign w:val="center"/>
            <w:hideMark/>
          </w:tcPr>
          <w:p w14:paraId="3FA4D67C"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DID0xXX1D</w:t>
            </w:r>
          </w:p>
        </w:tc>
        <w:tc>
          <w:tcPr>
            <w:tcW w:w="833" w:type="dxa"/>
            <w:tcBorders>
              <w:top w:val="nil"/>
              <w:left w:val="nil"/>
              <w:bottom w:val="single" w:sz="8" w:space="0" w:color="auto"/>
              <w:right w:val="single" w:sz="4" w:space="0" w:color="auto"/>
            </w:tcBorders>
            <w:shd w:val="clear" w:color="auto" w:fill="auto"/>
            <w:noWrap/>
            <w:vAlign w:val="center"/>
            <w:hideMark/>
          </w:tcPr>
          <w:p w14:paraId="31C539B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DID0xXX1E</w:t>
            </w:r>
          </w:p>
        </w:tc>
        <w:tc>
          <w:tcPr>
            <w:tcW w:w="833" w:type="dxa"/>
            <w:tcBorders>
              <w:top w:val="nil"/>
              <w:left w:val="nil"/>
              <w:bottom w:val="single" w:sz="8" w:space="0" w:color="auto"/>
              <w:right w:val="single" w:sz="4" w:space="0" w:color="auto"/>
            </w:tcBorders>
            <w:shd w:val="clear" w:color="auto" w:fill="auto"/>
            <w:noWrap/>
            <w:vAlign w:val="center"/>
            <w:hideMark/>
          </w:tcPr>
          <w:p w14:paraId="76435C0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DID0xXX1F</w:t>
            </w:r>
          </w:p>
        </w:tc>
        <w:tc>
          <w:tcPr>
            <w:tcW w:w="833" w:type="dxa"/>
            <w:tcBorders>
              <w:top w:val="nil"/>
              <w:left w:val="nil"/>
              <w:bottom w:val="single" w:sz="8" w:space="0" w:color="auto"/>
              <w:right w:val="single" w:sz="12" w:space="0" w:color="auto"/>
            </w:tcBorders>
            <w:shd w:val="clear" w:color="auto" w:fill="auto"/>
            <w:noWrap/>
            <w:vAlign w:val="center"/>
            <w:hideMark/>
          </w:tcPr>
          <w:p w14:paraId="112E1D6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DID0xXX20</w:t>
            </w:r>
          </w:p>
        </w:tc>
      </w:tr>
      <w:tr w:rsidR="000769D6" w:rsidRPr="00DD74DF" w14:paraId="0D802E5A" w14:textId="77777777" w:rsidTr="008674AD">
        <w:trPr>
          <w:trHeight w:val="270"/>
        </w:trPr>
        <w:tc>
          <w:tcPr>
            <w:tcW w:w="857" w:type="dxa"/>
            <w:vMerge w:val="restart"/>
            <w:tcBorders>
              <w:top w:val="nil"/>
              <w:left w:val="single" w:sz="12" w:space="0" w:color="auto"/>
              <w:bottom w:val="single" w:sz="8" w:space="0" w:color="000000"/>
              <w:right w:val="single" w:sz="4" w:space="0" w:color="auto"/>
            </w:tcBorders>
            <w:shd w:val="clear" w:color="auto" w:fill="auto"/>
            <w:noWrap/>
            <w:vAlign w:val="center"/>
            <w:hideMark/>
          </w:tcPr>
          <w:p w14:paraId="5AAD251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DID 0xF020</w:t>
            </w:r>
          </w:p>
        </w:tc>
        <w:tc>
          <w:tcPr>
            <w:tcW w:w="2126" w:type="dxa"/>
            <w:tcBorders>
              <w:top w:val="single" w:sz="8" w:space="0" w:color="auto"/>
              <w:left w:val="nil"/>
              <w:bottom w:val="single" w:sz="4" w:space="0" w:color="auto"/>
              <w:right w:val="single" w:sz="4" w:space="0" w:color="000000"/>
            </w:tcBorders>
            <w:shd w:val="clear" w:color="auto" w:fill="auto"/>
            <w:noWrap/>
            <w:vAlign w:val="center"/>
            <w:hideMark/>
          </w:tcPr>
          <w:p w14:paraId="3F75E82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Data_A</w:t>
            </w:r>
          </w:p>
        </w:tc>
        <w:tc>
          <w:tcPr>
            <w:tcW w:w="832" w:type="dxa"/>
            <w:tcBorders>
              <w:top w:val="nil"/>
              <w:left w:val="nil"/>
              <w:bottom w:val="single" w:sz="4" w:space="0" w:color="auto"/>
              <w:right w:val="single" w:sz="4" w:space="0" w:color="auto"/>
            </w:tcBorders>
            <w:shd w:val="clear" w:color="auto" w:fill="auto"/>
            <w:noWrap/>
            <w:vAlign w:val="center"/>
            <w:hideMark/>
          </w:tcPr>
          <w:p w14:paraId="295834D4"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DID0xXX21</w:t>
            </w:r>
          </w:p>
        </w:tc>
        <w:tc>
          <w:tcPr>
            <w:tcW w:w="833" w:type="dxa"/>
            <w:tcBorders>
              <w:top w:val="nil"/>
              <w:left w:val="nil"/>
              <w:bottom w:val="single" w:sz="4" w:space="0" w:color="auto"/>
              <w:right w:val="single" w:sz="4" w:space="0" w:color="auto"/>
            </w:tcBorders>
            <w:shd w:val="clear" w:color="auto" w:fill="auto"/>
            <w:noWrap/>
            <w:vAlign w:val="center"/>
            <w:hideMark/>
          </w:tcPr>
          <w:p w14:paraId="37EF6AE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DID0xXX22</w:t>
            </w:r>
          </w:p>
        </w:tc>
        <w:tc>
          <w:tcPr>
            <w:tcW w:w="833" w:type="dxa"/>
            <w:tcBorders>
              <w:top w:val="nil"/>
              <w:left w:val="nil"/>
              <w:bottom w:val="single" w:sz="4" w:space="0" w:color="auto"/>
              <w:right w:val="single" w:sz="4" w:space="0" w:color="auto"/>
            </w:tcBorders>
            <w:shd w:val="clear" w:color="auto" w:fill="auto"/>
            <w:noWrap/>
            <w:vAlign w:val="center"/>
            <w:hideMark/>
          </w:tcPr>
          <w:p w14:paraId="76E4069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DID0xXX23</w:t>
            </w:r>
          </w:p>
        </w:tc>
        <w:tc>
          <w:tcPr>
            <w:tcW w:w="833" w:type="dxa"/>
            <w:tcBorders>
              <w:top w:val="nil"/>
              <w:left w:val="nil"/>
              <w:bottom w:val="single" w:sz="4" w:space="0" w:color="auto"/>
              <w:right w:val="single" w:sz="4" w:space="0" w:color="auto"/>
            </w:tcBorders>
            <w:shd w:val="clear" w:color="auto" w:fill="auto"/>
            <w:noWrap/>
            <w:vAlign w:val="center"/>
            <w:hideMark/>
          </w:tcPr>
          <w:p w14:paraId="24DE9CD0"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DID0xXX24</w:t>
            </w:r>
          </w:p>
        </w:tc>
        <w:tc>
          <w:tcPr>
            <w:tcW w:w="833" w:type="dxa"/>
            <w:tcBorders>
              <w:top w:val="nil"/>
              <w:left w:val="nil"/>
              <w:bottom w:val="single" w:sz="4" w:space="0" w:color="auto"/>
              <w:right w:val="single" w:sz="4" w:space="0" w:color="auto"/>
            </w:tcBorders>
            <w:shd w:val="clear" w:color="auto" w:fill="auto"/>
            <w:noWrap/>
            <w:vAlign w:val="center"/>
            <w:hideMark/>
          </w:tcPr>
          <w:p w14:paraId="0B32A11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DID0xXX25</w:t>
            </w:r>
          </w:p>
        </w:tc>
        <w:tc>
          <w:tcPr>
            <w:tcW w:w="833" w:type="dxa"/>
            <w:tcBorders>
              <w:top w:val="nil"/>
              <w:left w:val="nil"/>
              <w:bottom w:val="single" w:sz="4" w:space="0" w:color="auto"/>
              <w:right w:val="single" w:sz="4" w:space="0" w:color="auto"/>
            </w:tcBorders>
            <w:shd w:val="clear" w:color="auto" w:fill="auto"/>
            <w:noWrap/>
            <w:vAlign w:val="center"/>
            <w:hideMark/>
          </w:tcPr>
          <w:p w14:paraId="3059EA4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DID0xXX26</w:t>
            </w:r>
          </w:p>
        </w:tc>
        <w:tc>
          <w:tcPr>
            <w:tcW w:w="833" w:type="dxa"/>
            <w:tcBorders>
              <w:top w:val="nil"/>
              <w:left w:val="nil"/>
              <w:bottom w:val="single" w:sz="4" w:space="0" w:color="auto"/>
              <w:right w:val="single" w:sz="4" w:space="0" w:color="auto"/>
            </w:tcBorders>
            <w:shd w:val="clear" w:color="auto" w:fill="auto"/>
            <w:noWrap/>
            <w:vAlign w:val="center"/>
            <w:hideMark/>
          </w:tcPr>
          <w:p w14:paraId="047DB596"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DID0xXX27</w:t>
            </w:r>
          </w:p>
        </w:tc>
        <w:tc>
          <w:tcPr>
            <w:tcW w:w="833" w:type="dxa"/>
            <w:tcBorders>
              <w:top w:val="nil"/>
              <w:left w:val="nil"/>
              <w:bottom w:val="single" w:sz="4" w:space="0" w:color="auto"/>
              <w:right w:val="single" w:sz="12" w:space="0" w:color="auto"/>
            </w:tcBorders>
            <w:shd w:val="clear" w:color="auto" w:fill="auto"/>
            <w:noWrap/>
            <w:vAlign w:val="center"/>
            <w:hideMark/>
          </w:tcPr>
          <w:p w14:paraId="65ABDE6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DID0xXX28</w:t>
            </w:r>
          </w:p>
        </w:tc>
      </w:tr>
      <w:tr w:rsidR="000769D6" w:rsidRPr="00DD74DF" w14:paraId="0B6A2309" w14:textId="77777777" w:rsidTr="008674AD">
        <w:trPr>
          <w:trHeight w:val="270"/>
        </w:trPr>
        <w:tc>
          <w:tcPr>
            <w:tcW w:w="857" w:type="dxa"/>
            <w:vMerge/>
            <w:tcBorders>
              <w:top w:val="nil"/>
              <w:left w:val="single" w:sz="12" w:space="0" w:color="auto"/>
              <w:bottom w:val="single" w:sz="8" w:space="0" w:color="000000"/>
              <w:right w:val="single" w:sz="4" w:space="0" w:color="auto"/>
            </w:tcBorders>
            <w:shd w:val="clear" w:color="auto" w:fill="auto"/>
            <w:vAlign w:val="center"/>
            <w:hideMark/>
          </w:tcPr>
          <w:p w14:paraId="097EDBC2"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62C169A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Data_B</w:t>
            </w:r>
          </w:p>
        </w:tc>
        <w:tc>
          <w:tcPr>
            <w:tcW w:w="832" w:type="dxa"/>
            <w:tcBorders>
              <w:top w:val="nil"/>
              <w:left w:val="nil"/>
              <w:bottom w:val="single" w:sz="4" w:space="0" w:color="auto"/>
              <w:right w:val="single" w:sz="4" w:space="0" w:color="auto"/>
            </w:tcBorders>
            <w:shd w:val="clear" w:color="auto" w:fill="auto"/>
            <w:noWrap/>
            <w:vAlign w:val="center"/>
            <w:hideMark/>
          </w:tcPr>
          <w:p w14:paraId="30FE429F"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DID0xXX29</w:t>
            </w:r>
          </w:p>
        </w:tc>
        <w:tc>
          <w:tcPr>
            <w:tcW w:w="833" w:type="dxa"/>
            <w:tcBorders>
              <w:top w:val="nil"/>
              <w:left w:val="nil"/>
              <w:bottom w:val="single" w:sz="4" w:space="0" w:color="auto"/>
              <w:right w:val="single" w:sz="4" w:space="0" w:color="auto"/>
            </w:tcBorders>
            <w:shd w:val="clear" w:color="auto" w:fill="auto"/>
            <w:noWrap/>
            <w:vAlign w:val="center"/>
            <w:hideMark/>
          </w:tcPr>
          <w:p w14:paraId="254E8E4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DID0xXX2A</w:t>
            </w:r>
          </w:p>
        </w:tc>
        <w:tc>
          <w:tcPr>
            <w:tcW w:w="833" w:type="dxa"/>
            <w:tcBorders>
              <w:top w:val="nil"/>
              <w:left w:val="nil"/>
              <w:bottom w:val="single" w:sz="4" w:space="0" w:color="auto"/>
              <w:right w:val="single" w:sz="4" w:space="0" w:color="auto"/>
            </w:tcBorders>
            <w:shd w:val="clear" w:color="auto" w:fill="auto"/>
            <w:noWrap/>
            <w:vAlign w:val="center"/>
            <w:hideMark/>
          </w:tcPr>
          <w:p w14:paraId="51B4FC54"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DID0xXX2B</w:t>
            </w:r>
          </w:p>
        </w:tc>
        <w:tc>
          <w:tcPr>
            <w:tcW w:w="833" w:type="dxa"/>
            <w:tcBorders>
              <w:top w:val="nil"/>
              <w:left w:val="nil"/>
              <w:bottom w:val="single" w:sz="4" w:space="0" w:color="auto"/>
              <w:right w:val="single" w:sz="4" w:space="0" w:color="auto"/>
            </w:tcBorders>
            <w:shd w:val="clear" w:color="auto" w:fill="auto"/>
            <w:noWrap/>
            <w:vAlign w:val="center"/>
            <w:hideMark/>
          </w:tcPr>
          <w:p w14:paraId="274107BF"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DID0xXX2C</w:t>
            </w:r>
          </w:p>
        </w:tc>
        <w:tc>
          <w:tcPr>
            <w:tcW w:w="833" w:type="dxa"/>
            <w:tcBorders>
              <w:top w:val="nil"/>
              <w:left w:val="nil"/>
              <w:bottom w:val="single" w:sz="4" w:space="0" w:color="auto"/>
              <w:right w:val="single" w:sz="4" w:space="0" w:color="auto"/>
            </w:tcBorders>
            <w:shd w:val="clear" w:color="auto" w:fill="auto"/>
            <w:noWrap/>
            <w:vAlign w:val="center"/>
            <w:hideMark/>
          </w:tcPr>
          <w:p w14:paraId="04D2ED14"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DID0xXX2D</w:t>
            </w:r>
          </w:p>
        </w:tc>
        <w:tc>
          <w:tcPr>
            <w:tcW w:w="833" w:type="dxa"/>
            <w:tcBorders>
              <w:top w:val="nil"/>
              <w:left w:val="nil"/>
              <w:bottom w:val="single" w:sz="4" w:space="0" w:color="auto"/>
              <w:right w:val="single" w:sz="4" w:space="0" w:color="auto"/>
            </w:tcBorders>
            <w:shd w:val="clear" w:color="auto" w:fill="auto"/>
            <w:noWrap/>
            <w:vAlign w:val="center"/>
            <w:hideMark/>
          </w:tcPr>
          <w:p w14:paraId="2ADDBEB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DID0xXX2E</w:t>
            </w:r>
          </w:p>
        </w:tc>
        <w:tc>
          <w:tcPr>
            <w:tcW w:w="833" w:type="dxa"/>
            <w:tcBorders>
              <w:top w:val="nil"/>
              <w:left w:val="nil"/>
              <w:bottom w:val="single" w:sz="4" w:space="0" w:color="auto"/>
              <w:right w:val="single" w:sz="4" w:space="0" w:color="auto"/>
            </w:tcBorders>
            <w:shd w:val="clear" w:color="auto" w:fill="auto"/>
            <w:noWrap/>
            <w:vAlign w:val="center"/>
            <w:hideMark/>
          </w:tcPr>
          <w:p w14:paraId="17E9E03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DID0xXX2F</w:t>
            </w:r>
          </w:p>
        </w:tc>
        <w:tc>
          <w:tcPr>
            <w:tcW w:w="833" w:type="dxa"/>
            <w:tcBorders>
              <w:top w:val="nil"/>
              <w:left w:val="nil"/>
              <w:bottom w:val="single" w:sz="4" w:space="0" w:color="auto"/>
              <w:right w:val="single" w:sz="12" w:space="0" w:color="auto"/>
            </w:tcBorders>
            <w:shd w:val="clear" w:color="auto" w:fill="auto"/>
            <w:noWrap/>
            <w:vAlign w:val="center"/>
            <w:hideMark/>
          </w:tcPr>
          <w:p w14:paraId="024AD21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DID0xXX30</w:t>
            </w:r>
          </w:p>
        </w:tc>
      </w:tr>
      <w:tr w:rsidR="000769D6" w:rsidRPr="00DD74DF" w14:paraId="420D8EDB" w14:textId="77777777" w:rsidTr="008674AD">
        <w:trPr>
          <w:trHeight w:val="270"/>
        </w:trPr>
        <w:tc>
          <w:tcPr>
            <w:tcW w:w="857" w:type="dxa"/>
            <w:vMerge/>
            <w:tcBorders>
              <w:top w:val="nil"/>
              <w:left w:val="single" w:sz="12" w:space="0" w:color="auto"/>
              <w:bottom w:val="single" w:sz="8" w:space="0" w:color="000000"/>
              <w:right w:val="single" w:sz="4" w:space="0" w:color="auto"/>
            </w:tcBorders>
            <w:shd w:val="clear" w:color="auto" w:fill="auto"/>
            <w:vAlign w:val="center"/>
            <w:hideMark/>
          </w:tcPr>
          <w:p w14:paraId="01CEB49E"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71F3B92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Data_C</w:t>
            </w:r>
          </w:p>
        </w:tc>
        <w:tc>
          <w:tcPr>
            <w:tcW w:w="832" w:type="dxa"/>
            <w:tcBorders>
              <w:top w:val="nil"/>
              <w:left w:val="nil"/>
              <w:bottom w:val="single" w:sz="4" w:space="0" w:color="auto"/>
              <w:right w:val="single" w:sz="4" w:space="0" w:color="auto"/>
            </w:tcBorders>
            <w:shd w:val="clear" w:color="auto" w:fill="auto"/>
            <w:noWrap/>
            <w:vAlign w:val="center"/>
            <w:hideMark/>
          </w:tcPr>
          <w:p w14:paraId="2E13CF3E"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DID0xXX31</w:t>
            </w:r>
          </w:p>
        </w:tc>
        <w:tc>
          <w:tcPr>
            <w:tcW w:w="833" w:type="dxa"/>
            <w:tcBorders>
              <w:top w:val="nil"/>
              <w:left w:val="nil"/>
              <w:bottom w:val="single" w:sz="4" w:space="0" w:color="auto"/>
              <w:right w:val="single" w:sz="4" w:space="0" w:color="auto"/>
            </w:tcBorders>
            <w:shd w:val="clear" w:color="auto" w:fill="auto"/>
            <w:noWrap/>
            <w:vAlign w:val="center"/>
            <w:hideMark/>
          </w:tcPr>
          <w:p w14:paraId="4902439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DID0xXX32</w:t>
            </w:r>
          </w:p>
        </w:tc>
        <w:tc>
          <w:tcPr>
            <w:tcW w:w="833" w:type="dxa"/>
            <w:tcBorders>
              <w:top w:val="nil"/>
              <w:left w:val="nil"/>
              <w:bottom w:val="single" w:sz="4" w:space="0" w:color="auto"/>
              <w:right w:val="single" w:sz="4" w:space="0" w:color="auto"/>
            </w:tcBorders>
            <w:shd w:val="clear" w:color="auto" w:fill="auto"/>
            <w:noWrap/>
            <w:vAlign w:val="center"/>
            <w:hideMark/>
          </w:tcPr>
          <w:p w14:paraId="76E77E9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DID0xXX33</w:t>
            </w:r>
          </w:p>
        </w:tc>
        <w:tc>
          <w:tcPr>
            <w:tcW w:w="833" w:type="dxa"/>
            <w:tcBorders>
              <w:top w:val="nil"/>
              <w:left w:val="nil"/>
              <w:bottom w:val="single" w:sz="4" w:space="0" w:color="auto"/>
              <w:right w:val="single" w:sz="4" w:space="0" w:color="auto"/>
            </w:tcBorders>
            <w:shd w:val="clear" w:color="auto" w:fill="auto"/>
            <w:noWrap/>
            <w:vAlign w:val="center"/>
            <w:hideMark/>
          </w:tcPr>
          <w:p w14:paraId="29F09AC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DID0xXX34</w:t>
            </w:r>
          </w:p>
        </w:tc>
        <w:tc>
          <w:tcPr>
            <w:tcW w:w="833" w:type="dxa"/>
            <w:tcBorders>
              <w:top w:val="nil"/>
              <w:left w:val="nil"/>
              <w:bottom w:val="single" w:sz="4" w:space="0" w:color="auto"/>
              <w:right w:val="single" w:sz="4" w:space="0" w:color="auto"/>
            </w:tcBorders>
            <w:shd w:val="clear" w:color="auto" w:fill="auto"/>
            <w:noWrap/>
            <w:vAlign w:val="center"/>
            <w:hideMark/>
          </w:tcPr>
          <w:p w14:paraId="0E6DE2F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DID0xXX35</w:t>
            </w:r>
          </w:p>
        </w:tc>
        <w:tc>
          <w:tcPr>
            <w:tcW w:w="833" w:type="dxa"/>
            <w:tcBorders>
              <w:top w:val="nil"/>
              <w:left w:val="nil"/>
              <w:bottom w:val="single" w:sz="4" w:space="0" w:color="auto"/>
              <w:right w:val="single" w:sz="4" w:space="0" w:color="auto"/>
            </w:tcBorders>
            <w:shd w:val="clear" w:color="auto" w:fill="auto"/>
            <w:noWrap/>
            <w:vAlign w:val="center"/>
            <w:hideMark/>
          </w:tcPr>
          <w:p w14:paraId="28A8D31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DID0xXX36</w:t>
            </w:r>
          </w:p>
        </w:tc>
        <w:tc>
          <w:tcPr>
            <w:tcW w:w="833" w:type="dxa"/>
            <w:tcBorders>
              <w:top w:val="nil"/>
              <w:left w:val="nil"/>
              <w:bottom w:val="single" w:sz="4" w:space="0" w:color="auto"/>
              <w:right w:val="single" w:sz="4" w:space="0" w:color="auto"/>
            </w:tcBorders>
            <w:shd w:val="clear" w:color="auto" w:fill="auto"/>
            <w:noWrap/>
            <w:vAlign w:val="center"/>
            <w:hideMark/>
          </w:tcPr>
          <w:p w14:paraId="6FB68CB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DID0xXX37</w:t>
            </w:r>
          </w:p>
        </w:tc>
        <w:tc>
          <w:tcPr>
            <w:tcW w:w="833" w:type="dxa"/>
            <w:tcBorders>
              <w:top w:val="nil"/>
              <w:left w:val="nil"/>
              <w:bottom w:val="single" w:sz="4" w:space="0" w:color="auto"/>
              <w:right w:val="single" w:sz="12" w:space="0" w:color="auto"/>
            </w:tcBorders>
            <w:shd w:val="clear" w:color="auto" w:fill="auto"/>
            <w:noWrap/>
            <w:vAlign w:val="center"/>
            <w:hideMark/>
          </w:tcPr>
          <w:p w14:paraId="494047C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DID0xXX38</w:t>
            </w:r>
          </w:p>
        </w:tc>
      </w:tr>
      <w:tr w:rsidR="000769D6" w:rsidRPr="00DD74DF" w14:paraId="0D8FBDBC" w14:textId="77777777" w:rsidTr="008674AD">
        <w:trPr>
          <w:trHeight w:val="270"/>
        </w:trPr>
        <w:tc>
          <w:tcPr>
            <w:tcW w:w="857" w:type="dxa"/>
            <w:vMerge/>
            <w:tcBorders>
              <w:top w:val="nil"/>
              <w:left w:val="single" w:sz="12" w:space="0" w:color="auto"/>
              <w:bottom w:val="single" w:sz="8" w:space="0" w:color="000000"/>
              <w:right w:val="single" w:sz="4" w:space="0" w:color="auto"/>
            </w:tcBorders>
            <w:shd w:val="clear" w:color="auto" w:fill="auto"/>
            <w:vAlign w:val="center"/>
            <w:hideMark/>
          </w:tcPr>
          <w:p w14:paraId="1D2E35F0" w14:textId="77777777" w:rsidR="000769D6" w:rsidRPr="00DD74DF" w:rsidRDefault="000769D6" w:rsidP="008674AD">
            <w:pPr>
              <w:jc w:val="center"/>
              <w:rPr>
                <w:rFonts w:ascii="현대하모니 M" w:eastAsia="현대하모니 M" w:hAnsi="현대하모니 M"/>
                <w:noProof/>
                <w:sz w:val="18"/>
                <w:szCs w:val="18"/>
              </w:rPr>
            </w:pPr>
          </w:p>
        </w:tc>
        <w:tc>
          <w:tcPr>
            <w:tcW w:w="2126" w:type="dxa"/>
            <w:tcBorders>
              <w:top w:val="single" w:sz="4" w:space="0" w:color="auto"/>
              <w:left w:val="nil"/>
              <w:bottom w:val="single" w:sz="8" w:space="0" w:color="auto"/>
              <w:right w:val="single" w:sz="4" w:space="0" w:color="000000"/>
            </w:tcBorders>
            <w:shd w:val="clear" w:color="auto" w:fill="auto"/>
            <w:noWrap/>
            <w:vAlign w:val="center"/>
            <w:hideMark/>
          </w:tcPr>
          <w:p w14:paraId="10D7EB8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Data_D</w:t>
            </w:r>
          </w:p>
        </w:tc>
        <w:tc>
          <w:tcPr>
            <w:tcW w:w="832" w:type="dxa"/>
            <w:tcBorders>
              <w:top w:val="nil"/>
              <w:left w:val="nil"/>
              <w:bottom w:val="single" w:sz="8" w:space="0" w:color="auto"/>
              <w:right w:val="single" w:sz="4" w:space="0" w:color="auto"/>
            </w:tcBorders>
            <w:shd w:val="clear" w:color="auto" w:fill="auto"/>
            <w:noWrap/>
            <w:vAlign w:val="center"/>
            <w:hideMark/>
          </w:tcPr>
          <w:p w14:paraId="4672EAB0"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DID0xXX39</w:t>
            </w:r>
          </w:p>
        </w:tc>
        <w:tc>
          <w:tcPr>
            <w:tcW w:w="833" w:type="dxa"/>
            <w:tcBorders>
              <w:top w:val="nil"/>
              <w:left w:val="nil"/>
              <w:bottom w:val="single" w:sz="8" w:space="0" w:color="auto"/>
              <w:right w:val="single" w:sz="4" w:space="0" w:color="auto"/>
            </w:tcBorders>
            <w:shd w:val="clear" w:color="auto" w:fill="auto"/>
            <w:noWrap/>
            <w:vAlign w:val="center"/>
            <w:hideMark/>
          </w:tcPr>
          <w:p w14:paraId="41A2439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DID0xXX3A</w:t>
            </w:r>
          </w:p>
        </w:tc>
        <w:tc>
          <w:tcPr>
            <w:tcW w:w="833" w:type="dxa"/>
            <w:tcBorders>
              <w:top w:val="nil"/>
              <w:left w:val="nil"/>
              <w:bottom w:val="single" w:sz="8" w:space="0" w:color="auto"/>
              <w:right w:val="single" w:sz="4" w:space="0" w:color="auto"/>
            </w:tcBorders>
            <w:shd w:val="clear" w:color="auto" w:fill="auto"/>
            <w:noWrap/>
            <w:vAlign w:val="center"/>
            <w:hideMark/>
          </w:tcPr>
          <w:p w14:paraId="09070585"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DID0xXX3B</w:t>
            </w:r>
          </w:p>
        </w:tc>
        <w:tc>
          <w:tcPr>
            <w:tcW w:w="833" w:type="dxa"/>
            <w:tcBorders>
              <w:top w:val="nil"/>
              <w:left w:val="nil"/>
              <w:bottom w:val="single" w:sz="8" w:space="0" w:color="auto"/>
              <w:right w:val="single" w:sz="4" w:space="0" w:color="auto"/>
            </w:tcBorders>
            <w:shd w:val="clear" w:color="auto" w:fill="auto"/>
            <w:noWrap/>
            <w:vAlign w:val="center"/>
            <w:hideMark/>
          </w:tcPr>
          <w:p w14:paraId="6D6B6BBF"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DID0xXX3C</w:t>
            </w:r>
          </w:p>
        </w:tc>
        <w:tc>
          <w:tcPr>
            <w:tcW w:w="833" w:type="dxa"/>
            <w:tcBorders>
              <w:top w:val="nil"/>
              <w:left w:val="nil"/>
              <w:bottom w:val="single" w:sz="8" w:space="0" w:color="auto"/>
              <w:right w:val="single" w:sz="4" w:space="0" w:color="auto"/>
            </w:tcBorders>
            <w:shd w:val="clear" w:color="auto" w:fill="auto"/>
            <w:noWrap/>
            <w:vAlign w:val="center"/>
            <w:hideMark/>
          </w:tcPr>
          <w:p w14:paraId="4D11739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DID0xXX3D</w:t>
            </w:r>
          </w:p>
        </w:tc>
        <w:tc>
          <w:tcPr>
            <w:tcW w:w="833" w:type="dxa"/>
            <w:tcBorders>
              <w:top w:val="nil"/>
              <w:left w:val="nil"/>
              <w:bottom w:val="single" w:sz="8" w:space="0" w:color="auto"/>
              <w:right w:val="single" w:sz="4" w:space="0" w:color="auto"/>
            </w:tcBorders>
            <w:shd w:val="clear" w:color="auto" w:fill="auto"/>
            <w:noWrap/>
            <w:vAlign w:val="center"/>
            <w:hideMark/>
          </w:tcPr>
          <w:p w14:paraId="318BAB8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DID0xXX3E</w:t>
            </w:r>
          </w:p>
        </w:tc>
        <w:tc>
          <w:tcPr>
            <w:tcW w:w="833" w:type="dxa"/>
            <w:tcBorders>
              <w:top w:val="nil"/>
              <w:left w:val="nil"/>
              <w:bottom w:val="single" w:sz="8" w:space="0" w:color="auto"/>
              <w:right w:val="single" w:sz="4" w:space="0" w:color="auto"/>
            </w:tcBorders>
            <w:shd w:val="clear" w:color="auto" w:fill="auto"/>
            <w:noWrap/>
            <w:vAlign w:val="center"/>
            <w:hideMark/>
          </w:tcPr>
          <w:p w14:paraId="56409E8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DID0xXX3F</w:t>
            </w:r>
          </w:p>
        </w:tc>
        <w:tc>
          <w:tcPr>
            <w:tcW w:w="833" w:type="dxa"/>
            <w:tcBorders>
              <w:top w:val="nil"/>
              <w:left w:val="nil"/>
              <w:bottom w:val="single" w:sz="8" w:space="0" w:color="auto"/>
              <w:right w:val="single" w:sz="12" w:space="0" w:color="auto"/>
            </w:tcBorders>
            <w:shd w:val="clear" w:color="auto" w:fill="auto"/>
            <w:noWrap/>
            <w:vAlign w:val="center"/>
            <w:hideMark/>
          </w:tcPr>
          <w:p w14:paraId="080D9EBF"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DID0xXX40</w:t>
            </w:r>
          </w:p>
        </w:tc>
      </w:tr>
      <w:tr w:rsidR="000769D6" w:rsidRPr="00DD74DF" w14:paraId="18BD4AD3" w14:textId="77777777" w:rsidTr="008674AD">
        <w:trPr>
          <w:trHeight w:val="270"/>
        </w:trPr>
        <w:tc>
          <w:tcPr>
            <w:tcW w:w="857" w:type="dxa"/>
            <w:vMerge w:val="restart"/>
            <w:tcBorders>
              <w:top w:val="nil"/>
              <w:left w:val="single" w:sz="12" w:space="0" w:color="auto"/>
              <w:bottom w:val="single" w:sz="4" w:space="0" w:color="auto"/>
              <w:right w:val="single" w:sz="4" w:space="0" w:color="auto"/>
            </w:tcBorders>
            <w:shd w:val="clear" w:color="auto" w:fill="auto"/>
            <w:noWrap/>
            <w:vAlign w:val="center"/>
            <w:hideMark/>
          </w:tcPr>
          <w:p w14:paraId="5E6E9F8D"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DID 0xF040</w:t>
            </w:r>
          </w:p>
        </w:tc>
        <w:tc>
          <w:tcPr>
            <w:tcW w:w="2126" w:type="dxa"/>
            <w:tcBorders>
              <w:top w:val="single" w:sz="8" w:space="0" w:color="auto"/>
              <w:left w:val="nil"/>
              <w:bottom w:val="single" w:sz="4" w:space="0" w:color="auto"/>
              <w:right w:val="single" w:sz="4" w:space="0" w:color="000000"/>
            </w:tcBorders>
            <w:shd w:val="clear" w:color="auto" w:fill="auto"/>
            <w:noWrap/>
            <w:vAlign w:val="center"/>
            <w:hideMark/>
          </w:tcPr>
          <w:p w14:paraId="54EBBE4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Data_A</w:t>
            </w:r>
          </w:p>
        </w:tc>
        <w:tc>
          <w:tcPr>
            <w:tcW w:w="832" w:type="dxa"/>
            <w:tcBorders>
              <w:top w:val="nil"/>
              <w:left w:val="nil"/>
              <w:bottom w:val="single" w:sz="4" w:space="0" w:color="auto"/>
              <w:right w:val="single" w:sz="4" w:space="0" w:color="auto"/>
            </w:tcBorders>
            <w:shd w:val="clear" w:color="auto" w:fill="auto"/>
            <w:noWrap/>
            <w:vAlign w:val="center"/>
            <w:hideMark/>
          </w:tcPr>
          <w:p w14:paraId="72EFDD1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DID0xXX41</w:t>
            </w:r>
          </w:p>
        </w:tc>
        <w:tc>
          <w:tcPr>
            <w:tcW w:w="833" w:type="dxa"/>
            <w:tcBorders>
              <w:top w:val="nil"/>
              <w:left w:val="nil"/>
              <w:bottom w:val="single" w:sz="4" w:space="0" w:color="auto"/>
              <w:right w:val="single" w:sz="4" w:space="0" w:color="auto"/>
            </w:tcBorders>
            <w:shd w:val="clear" w:color="auto" w:fill="auto"/>
            <w:noWrap/>
            <w:vAlign w:val="center"/>
            <w:hideMark/>
          </w:tcPr>
          <w:p w14:paraId="7701D51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DID0xXX42</w:t>
            </w:r>
          </w:p>
        </w:tc>
        <w:tc>
          <w:tcPr>
            <w:tcW w:w="833" w:type="dxa"/>
            <w:tcBorders>
              <w:top w:val="nil"/>
              <w:left w:val="nil"/>
              <w:bottom w:val="single" w:sz="4" w:space="0" w:color="auto"/>
              <w:right w:val="single" w:sz="4" w:space="0" w:color="auto"/>
            </w:tcBorders>
            <w:shd w:val="clear" w:color="auto" w:fill="auto"/>
            <w:noWrap/>
            <w:vAlign w:val="center"/>
            <w:hideMark/>
          </w:tcPr>
          <w:p w14:paraId="1C596286"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DID0xXX43</w:t>
            </w:r>
          </w:p>
        </w:tc>
        <w:tc>
          <w:tcPr>
            <w:tcW w:w="833" w:type="dxa"/>
            <w:tcBorders>
              <w:top w:val="nil"/>
              <w:left w:val="nil"/>
              <w:bottom w:val="single" w:sz="4" w:space="0" w:color="auto"/>
              <w:right w:val="single" w:sz="4" w:space="0" w:color="auto"/>
            </w:tcBorders>
            <w:shd w:val="clear" w:color="auto" w:fill="auto"/>
            <w:noWrap/>
            <w:vAlign w:val="center"/>
            <w:hideMark/>
          </w:tcPr>
          <w:p w14:paraId="2C256FF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DID0xXX44</w:t>
            </w:r>
          </w:p>
        </w:tc>
        <w:tc>
          <w:tcPr>
            <w:tcW w:w="833" w:type="dxa"/>
            <w:tcBorders>
              <w:top w:val="nil"/>
              <w:left w:val="nil"/>
              <w:bottom w:val="single" w:sz="4" w:space="0" w:color="auto"/>
              <w:right w:val="single" w:sz="4" w:space="0" w:color="auto"/>
            </w:tcBorders>
            <w:shd w:val="clear" w:color="auto" w:fill="auto"/>
            <w:noWrap/>
            <w:vAlign w:val="center"/>
            <w:hideMark/>
          </w:tcPr>
          <w:p w14:paraId="3344526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DID0xXX45</w:t>
            </w:r>
          </w:p>
        </w:tc>
        <w:tc>
          <w:tcPr>
            <w:tcW w:w="833" w:type="dxa"/>
            <w:tcBorders>
              <w:top w:val="nil"/>
              <w:left w:val="nil"/>
              <w:bottom w:val="single" w:sz="4" w:space="0" w:color="auto"/>
              <w:right w:val="single" w:sz="4" w:space="0" w:color="auto"/>
            </w:tcBorders>
            <w:shd w:val="clear" w:color="auto" w:fill="auto"/>
            <w:noWrap/>
            <w:vAlign w:val="center"/>
            <w:hideMark/>
          </w:tcPr>
          <w:p w14:paraId="5F1A422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DID0xXX46</w:t>
            </w:r>
          </w:p>
        </w:tc>
        <w:tc>
          <w:tcPr>
            <w:tcW w:w="833" w:type="dxa"/>
            <w:tcBorders>
              <w:top w:val="nil"/>
              <w:left w:val="nil"/>
              <w:bottom w:val="single" w:sz="4" w:space="0" w:color="auto"/>
              <w:right w:val="single" w:sz="4" w:space="0" w:color="auto"/>
            </w:tcBorders>
            <w:shd w:val="clear" w:color="auto" w:fill="auto"/>
            <w:noWrap/>
            <w:vAlign w:val="center"/>
            <w:hideMark/>
          </w:tcPr>
          <w:p w14:paraId="0D690BB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DID0xXX47</w:t>
            </w:r>
          </w:p>
        </w:tc>
        <w:tc>
          <w:tcPr>
            <w:tcW w:w="833" w:type="dxa"/>
            <w:tcBorders>
              <w:top w:val="nil"/>
              <w:left w:val="nil"/>
              <w:bottom w:val="single" w:sz="4" w:space="0" w:color="auto"/>
              <w:right w:val="single" w:sz="12" w:space="0" w:color="auto"/>
            </w:tcBorders>
            <w:shd w:val="clear" w:color="auto" w:fill="auto"/>
            <w:noWrap/>
            <w:vAlign w:val="center"/>
            <w:hideMark/>
          </w:tcPr>
          <w:p w14:paraId="11F2554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DID0xXX48</w:t>
            </w:r>
          </w:p>
        </w:tc>
      </w:tr>
      <w:tr w:rsidR="000769D6" w:rsidRPr="00DD74DF" w14:paraId="6EF62FC2" w14:textId="77777777" w:rsidTr="008674AD">
        <w:trPr>
          <w:trHeight w:val="270"/>
        </w:trPr>
        <w:tc>
          <w:tcPr>
            <w:tcW w:w="857" w:type="dxa"/>
            <w:vMerge/>
            <w:tcBorders>
              <w:top w:val="nil"/>
              <w:left w:val="single" w:sz="12" w:space="0" w:color="auto"/>
              <w:bottom w:val="single" w:sz="4" w:space="0" w:color="auto"/>
              <w:right w:val="single" w:sz="4" w:space="0" w:color="auto"/>
            </w:tcBorders>
            <w:shd w:val="clear" w:color="auto" w:fill="auto"/>
            <w:vAlign w:val="center"/>
            <w:hideMark/>
          </w:tcPr>
          <w:p w14:paraId="30EC3A93" w14:textId="77777777" w:rsidR="000769D6" w:rsidRPr="00DD74DF" w:rsidRDefault="000769D6" w:rsidP="008674AD">
            <w:pP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718FDC8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Data_B</w:t>
            </w:r>
          </w:p>
        </w:tc>
        <w:tc>
          <w:tcPr>
            <w:tcW w:w="832" w:type="dxa"/>
            <w:tcBorders>
              <w:top w:val="nil"/>
              <w:left w:val="nil"/>
              <w:bottom w:val="single" w:sz="4" w:space="0" w:color="auto"/>
              <w:right w:val="single" w:sz="4" w:space="0" w:color="auto"/>
            </w:tcBorders>
            <w:shd w:val="clear" w:color="auto" w:fill="auto"/>
            <w:noWrap/>
            <w:vAlign w:val="center"/>
            <w:hideMark/>
          </w:tcPr>
          <w:p w14:paraId="370C6A62"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DID0xXX49</w:t>
            </w:r>
          </w:p>
        </w:tc>
        <w:tc>
          <w:tcPr>
            <w:tcW w:w="833" w:type="dxa"/>
            <w:tcBorders>
              <w:top w:val="nil"/>
              <w:left w:val="nil"/>
              <w:bottom w:val="single" w:sz="4" w:space="0" w:color="auto"/>
              <w:right w:val="single" w:sz="4" w:space="0" w:color="auto"/>
            </w:tcBorders>
            <w:shd w:val="clear" w:color="auto" w:fill="auto"/>
            <w:noWrap/>
            <w:vAlign w:val="center"/>
            <w:hideMark/>
          </w:tcPr>
          <w:p w14:paraId="7259F9C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DID0xXX4A</w:t>
            </w:r>
          </w:p>
        </w:tc>
        <w:tc>
          <w:tcPr>
            <w:tcW w:w="833" w:type="dxa"/>
            <w:tcBorders>
              <w:top w:val="nil"/>
              <w:left w:val="nil"/>
              <w:bottom w:val="single" w:sz="4" w:space="0" w:color="auto"/>
              <w:right w:val="single" w:sz="4" w:space="0" w:color="auto"/>
            </w:tcBorders>
            <w:shd w:val="clear" w:color="auto" w:fill="auto"/>
            <w:noWrap/>
            <w:vAlign w:val="center"/>
            <w:hideMark/>
          </w:tcPr>
          <w:p w14:paraId="00CF5E3F"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DID0xXX4B</w:t>
            </w:r>
          </w:p>
        </w:tc>
        <w:tc>
          <w:tcPr>
            <w:tcW w:w="833" w:type="dxa"/>
            <w:tcBorders>
              <w:top w:val="nil"/>
              <w:left w:val="nil"/>
              <w:bottom w:val="single" w:sz="4" w:space="0" w:color="auto"/>
              <w:right w:val="single" w:sz="4" w:space="0" w:color="auto"/>
            </w:tcBorders>
            <w:shd w:val="clear" w:color="auto" w:fill="auto"/>
            <w:noWrap/>
            <w:vAlign w:val="center"/>
            <w:hideMark/>
          </w:tcPr>
          <w:p w14:paraId="2E5F578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DID0xXX4C</w:t>
            </w:r>
          </w:p>
        </w:tc>
        <w:tc>
          <w:tcPr>
            <w:tcW w:w="833" w:type="dxa"/>
            <w:tcBorders>
              <w:top w:val="nil"/>
              <w:left w:val="nil"/>
              <w:bottom w:val="single" w:sz="4" w:space="0" w:color="auto"/>
              <w:right w:val="single" w:sz="4" w:space="0" w:color="auto"/>
            </w:tcBorders>
            <w:shd w:val="clear" w:color="auto" w:fill="auto"/>
            <w:noWrap/>
            <w:vAlign w:val="center"/>
            <w:hideMark/>
          </w:tcPr>
          <w:p w14:paraId="1AAE8CB3"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DID0xXX4D</w:t>
            </w:r>
          </w:p>
        </w:tc>
        <w:tc>
          <w:tcPr>
            <w:tcW w:w="833" w:type="dxa"/>
            <w:tcBorders>
              <w:top w:val="nil"/>
              <w:left w:val="nil"/>
              <w:bottom w:val="single" w:sz="4" w:space="0" w:color="auto"/>
              <w:right w:val="single" w:sz="4" w:space="0" w:color="auto"/>
            </w:tcBorders>
            <w:shd w:val="clear" w:color="auto" w:fill="auto"/>
            <w:noWrap/>
            <w:vAlign w:val="center"/>
            <w:hideMark/>
          </w:tcPr>
          <w:p w14:paraId="35587127"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DID0xXX4E</w:t>
            </w:r>
          </w:p>
        </w:tc>
        <w:tc>
          <w:tcPr>
            <w:tcW w:w="833" w:type="dxa"/>
            <w:tcBorders>
              <w:top w:val="nil"/>
              <w:left w:val="nil"/>
              <w:bottom w:val="single" w:sz="4" w:space="0" w:color="auto"/>
              <w:right w:val="single" w:sz="4" w:space="0" w:color="auto"/>
            </w:tcBorders>
            <w:shd w:val="clear" w:color="auto" w:fill="auto"/>
            <w:noWrap/>
            <w:vAlign w:val="center"/>
            <w:hideMark/>
          </w:tcPr>
          <w:p w14:paraId="1CF9B741"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DID0xXX4F</w:t>
            </w:r>
          </w:p>
        </w:tc>
        <w:tc>
          <w:tcPr>
            <w:tcW w:w="833" w:type="dxa"/>
            <w:tcBorders>
              <w:top w:val="nil"/>
              <w:left w:val="nil"/>
              <w:bottom w:val="single" w:sz="4" w:space="0" w:color="auto"/>
              <w:right w:val="single" w:sz="12" w:space="0" w:color="auto"/>
            </w:tcBorders>
            <w:shd w:val="clear" w:color="auto" w:fill="auto"/>
            <w:noWrap/>
            <w:vAlign w:val="center"/>
            <w:hideMark/>
          </w:tcPr>
          <w:p w14:paraId="32F7FEC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DID0xXX50</w:t>
            </w:r>
          </w:p>
        </w:tc>
      </w:tr>
      <w:tr w:rsidR="000769D6" w:rsidRPr="00DD74DF" w14:paraId="7E87343A" w14:textId="77777777" w:rsidTr="008674AD">
        <w:trPr>
          <w:trHeight w:val="270"/>
        </w:trPr>
        <w:tc>
          <w:tcPr>
            <w:tcW w:w="857" w:type="dxa"/>
            <w:vMerge/>
            <w:tcBorders>
              <w:top w:val="nil"/>
              <w:left w:val="single" w:sz="12" w:space="0" w:color="auto"/>
              <w:bottom w:val="single" w:sz="4" w:space="0" w:color="auto"/>
              <w:right w:val="single" w:sz="4" w:space="0" w:color="auto"/>
            </w:tcBorders>
            <w:shd w:val="clear" w:color="auto" w:fill="auto"/>
            <w:vAlign w:val="center"/>
            <w:hideMark/>
          </w:tcPr>
          <w:p w14:paraId="759319A6" w14:textId="77777777" w:rsidR="000769D6" w:rsidRPr="00DD74DF" w:rsidRDefault="000769D6" w:rsidP="008674AD">
            <w:pPr>
              <w:rPr>
                <w:rFonts w:ascii="현대하모니 M" w:eastAsia="현대하모니 M" w:hAnsi="현대하모니 M"/>
                <w:noProof/>
                <w:sz w:val="18"/>
                <w:szCs w:val="18"/>
              </w:rPr>
            </w:pP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274BFAC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Data_C</w:t>
            </w:r>
          </w:p>
        </w:tc>
        <w:tc>
          <w:tcPr>
            <w:tcW w:w="832" w:type="dxa"/>
            <w:tcBorders>
              <w:top w:val="nil"/>
              <w:left w:val="nil"/>
              <w:bottom w:val="single" w:sz="4" w:space="0" w:color="auto"/>
              <w:right w:val="single" w:sz="4" w:space="0" w:color="auto"/>
            </w:tcBorders>
            <w:shd w:val="clear" w:color="auto" w:fill="auto"/>
            <w:noWrap/>
            <w:vAlign w:val="center"/>
            <w:hideMark/>
          </w:tcPr>
          <w:p w14:paraId="28DF84EC"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DID0xXX51</w:t>
            </w:r>
          </w:p>
        </w:tc>
        <w:tc>
          <w:tcPr>
            <w:tcW w:w="833" w:type="dxa"/>
            <w:tcBorders>
              <w:top w:val="nil"/>
              <w:left w:val="nil"/>
              <w:bottom w:val="single" w:sz="4" w:space="0" w:color="auto"/>
              <w:right w:val="single" w:sz="4" w:space="0" w:color="auto"/>
            </w:tcBorders>
            <w:shd w:val="clear" w:color="auto" w:fill="auto"/>
            <w:noWrap/>
            <w:vAlign w:val="center"/>
            <w:hideMark/>
          </w:tcPr>
          <w:p w14:paraId="21FB1E2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DID0xXX52</w:t>
            </w:r>
          </w:p>
        </w:tc>
        <w:tc>
          <w:tcPr>
            <w:tcW w:w="833" w:type="dxa"/>
            <w:tcBorders>
              <w:top w:val="nil"/>
              <w:left w:val="nil"/>
              <w:bottom w:val="single" w:sz="4" w:space="0" w:color="auto"/>
              <w:right w:val="single" w:sz="4" w:space="0" w:color="auto"/>
            </w:tcBorders>
            <w:shd w:val="clear" w:color="auto" w:fill="auto"/>
            <w:noWrap/>
            <w:vAlign w:val="center"/>
            <w:hideMark/>
          </w:tcPr>
          <w:p w14:paraId="39C0EF3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DID0xXX53</w:t>
            </w:r>
          </w:p>
        </w:tc>
        <w:tc>
          <w:tcPr>
            <w:tcW w:w="833" w:type="dxa"/>
            <w:tcBorders>
              <w:top w:val="nil"/>
              <w:left w:val="nil"/>
              <w:bottom w:val="single" w:sz="4" w:space="0" w:color="auto"/>
              <w:right w:val="single" w:sz="4" w:space="0" w:color="auto"/>
            </w:tcBorders>
            <w:shd w:val="clear" w:color="auto" w:fill="auto"/>
            <w:noWrap/>
            <w:vAlign w:val="center"/>
            <w:hideMark/>
          </w:tcPr>
          <w:p w14:paraId="39A63FD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DID0xXX54</w:t>
            </w:r>
          </w:p>
        </w:tc>
        <w:tc>
          <w:tcPr>
            <w:tcW w:w="833" w:type="dxa"/>
            <w:tcBorders>
              <w:top w:val="nil"/>
              <w:left w:val="nil"/>
              <w:bottom w:val="single" w:sz="4" w:space="0" w:color="auto"/>
              <w:right w:val="single" w:sz="4" w:space="0" w:color="auto"/>
            </w:tcBorders>
            <w:shd w:val="clear" w:color="auto" w:fill="auto"/>
            <w:noWrap/>
            <w:vAlign w:val="center"/>
            <w:hideMark/>
          </w:tcPr>
          <w:p w14:paraId="39ECD92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DID0xXX55</w:t>
            </w:r>
          </w:p>
        </w:tc>
        <w:tc>
          <w:tcPr>
            <w:tcW w:w="833" w:type="dxa"/>
            <w:tcBorders>
              <w:top w:val="nil"/>
              <w:left w:val="nil"/>
              <w:bottom w:val="single" w:sz="4" w:space="0" w:color="auto"/>
              <w:right w:val="single" w:sz="4" w:space="0" w:color="auto"/>
            </w:tcBorders>
            <w:shd w:val="clear" w:color="auto" w:fill="auto"/>
            <w:noWrap/>
            <w:vAlign w:val="center"/>
            <w:hideMark/>
          </w:tcPr>
          <w:p w14:paraId="4E546FA9"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DID0xXX56</w:t>
            </w:r>
          </w:p>
        </w:tc>
        <w:tc>
          <w:tcPr>
            <w:tcW w:w="833" w:type="dxa"/>
            <w:tcBorders>
              <w:top w:val="nil"/>
              <w:left w:val="nil"/>
              <w:bottom w:val="single" w:sz="4" w:space="0" w:color="auto"/>
              <w:right w:val="single" w:sz="4" w:space="0" w:color="auto"/>
            </w:tcBorders>
            <w:shd w:val="clear" w:color="auto" w:fill="auto"/>
            <w:noWrap/>
            <w:vAlign w:val="center"/>
            <w:hideMark/>
          </w:tcPr>
          <w:p w14:paraId="184C77D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DID0xXX57</w:t>
            </w:r>
          </w:p>
        </w:tc>
        <w:tc>
          <w:tcPr>
            <w:tcW w:w="833" w:type="dxa"/>
            <w:tcBorders>
              <w:top w:val="nil"/>
              <w:left w:val="nil"/>
              <w:bottom w:val="single" w:sz="4" w:space="0" w:color="auto"/>
              <w:right w:val="single" w:sz="12" w:space="0" w:color="auto"/>
            </w:tcBorders>
            <w:shd w:val="clear" w:color="auto" w:fill="auto"/>
            <w:noWrap/>
            <w:vAlign w:val="center"/>
            <w:hideMark/>
          </w:tcPr>
          <w:p w14:paraId="489E5DF4"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DID0xXX58</w:t>
            </w:r>
          </w:p>
        </w:tc>
      </w:tr>
      <w:tr w:rsidR="000769D6" w:rsidRPr="00DD74DF" w14:paraId="536602B5" w14:textId="77777777" w:rsidTr="008674AD">
        <w:trPr>
          <w:trHeight w:val="270"/>
        </w:trPr>
        <w:tc>
          <w:tcPr>
            <w:tcW w:w="857" w:type="dxa"/>
            <w:vMerge/>
            <w:tcBorders>
              <w:top w:val="nil"/>
              <w:left w:val="single" w:sz="12" w:space="0" w:color="auto"/>
              <w:bottom w:val="single" w:sz="12" w:space="0" w:color="auto"/>
              <w:right w:val="single" w:sz="4" w:space="0" w:color="auto"/>
            </w:tcBorders>
            <w:shd w:val="clear" w:color="auto" w:fill="auto"/>
            <w:vAlign w:val="center"/>
            <w:hideMark/>
          </w:tcPr>
          <w:p w14:paraId="23EB8610" w14:textId="77777777" w:rsidR="000769D6" w:rsidRPr="00DD74DF" w:rsidRDefault="000769D6" w:rsidP="008674AD">
            <w:pPr>
              <w:rPr>
                <w:rFonts w:ascii="현대하모니 M" w:eastAsia="현대하모니 M" w:hAnsi="현대하모니 M"/>
                <w:noProof/>
                <w:sz w:val="18"/>
                <w:szCs w:val="18"/>
              </w:rPr>
            </w:pPr>
          </w:p>
        </w:tc>
        <w:tc>
          <w:tcPr>
            <w:tcW w:w="2126" w:type="dxa"/>
            <w:tcBorders>
              <w:top w:val="single" w:sz="4" w:space="0" w:color="auto"/>
              <w:left w:val="nil"/>
              <w:bottom w:val="single" w:sz="12" w:space="0" w:color="auto"/>
              <w:right w:val="single" w:sz="4" w:space="0" w:color="000000"/>
            </w:tcBorders>
            <w:shd w:val="clear" w:color="auto" w:fill="auto"/>
            <w:noWrap/>
            <w:vAlign w:val="center"/>
            <w:hideMark/>
          </w:tcPr>
          <w:p w14:paraId="1D82EA5B"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Data_D</w:t>
            </w:r>
          </w:p>
        </w:tc>
        <w:tc>
          <w:tcPr>
            <w:tcW w:w="832" w:type="dxa"/>
            <w:tcBorders>
              <w:top w:val="nil"/>
              <w:left w:val="nil"/>
              <w:bottom w:val="single" w:sz="12" w:space="0" w:color="auto"/>
              <w:right w:val="single" w:sz="4" w:space="0" w:color="auto"/>
            </w:tcBorders>
            <w:shd w:val="clear" w:color="auto" w:fill="auto"/>
            <w:noWrap/>
            <w:vAlign w:val="center"/>
            <w:hideMark/>
          </w:tcPr>
          <w:p w14:paraId="4265770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DID0xXX59</w:t>
            </w:r>
          </w:p>
        </w:tc>
        <w:tc>
          <w:tcPr>
            <w:tcW w:w="833" w:type="dxa"/>
            <w:tcBorders>
              <w:top w:val="nil"/>
              <w:left w:val="nil"/>
              <w:bottom w:val="single" w:sz="12" w:space="0" w:color="auto"/>
              <w:right w:val="single" w:sz="4" w:space="0" w:color="auto"/>
            </w:tcBorders>
            <w:shd w:val="clear" w:color="auto" w:fill="auto"/>
            <w:noWrap/>
            <w:vAlign w:val="center"/>
            <w:hideMark/>
          </w:tcPr>
          <w:p w14:paraId="49943CCE"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DID0xXX5A</w:t>
            </w:r>
          </w:p>
        </w:tc>
        <w:tc>
          <w:tcPr>
            <w:tcW w:w="833" w:type="dxa"/>
            <w:tcBorders>
              <w:top w:val="nil"/>
              <w:left w:val="nil"/>
              <w:bottom w:val="single" w:sz="12" w:space="0" w:color="auto"/>
              <w:right w:val="single" w:sz="4" w:space="0" w:color="auto"/>
            </w:tcBorders>
            <w:shd w:val="clear" w:color="auto" w:fill="auto"/>
            <w:noWrap/>
            <w:vAlign w:val="center"/>
            <w:hideMark/>
          </w:tcPr>
          <w:p w14:paraId="56ED8EF0"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DID0xXX5B</w:t>
            </w:r>
          </w:p>
        </w:tc>
        <w:tc>
          <w:tcPr>
            <w:tcW w:w="833" w:type="dxa"/>
            <w:tcBorders>
              <w:top w:val="nil"/>
              <w:left w:val="nil"/>
              <w:bottom w:val="single" w:sz="12" w:space="0" w:color="auto"/>
              <w:right w:val="single" w:sz="4" w:space="0" w:color="auto"/>
            </w:tcBorders>
            <w:shd w:val="clear" w:color="auto" w:fill="auto"/>
            <w:noWrap/>
            <w:vAlign w:val="center"/>
            <w:hideMark/>
          </w:tcPr>
          <w:p w14:paraId="729180CD"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DID0xXX5C</w:t>
            </w:r>
          </w:p>
        </w:tc>
        <w:tc>
          <w:tcPr>
            <w:tcW w:w="833" w:type="dxa"/>
            <w:tcBorders>
              <w:top w:val="nil"/>
              <w:left w:val="nil"/>
              <w:bottom w:val="single" w:sz="12" w:space="0" w:color="auto"/>
              <w:right w:val="single" w:sz="4" w:space="0" w:color="auto"/>
            </w:tcBorders>
            <w:shd w:val="clear" w:color="auto" w:fill="auto"/>
            <w:noWrap/>
            <w:vAlign w:val="center"/>
            <w:hideMark/>
          </w:tcPr>
          <w:p w14:paraId="53071CBA"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DID0xXX5D</w:t>
            </w:r>
          </w:p>
        </w:tc>
        <w:tc>
          <w:tcPr>
            <w:tcW w:w="833" w:type="dxa"/>
            <w:tcBorders>
              <w:top w:val="nil"/>
              <w:left w:val="nil"/>
              <w:bottom w:val="single" w:sz="12" w:space="0" w:color="auto"/>
              <w:right w:val="single" w:sz="4" w:space="0" w:color="auto"/>
            </w:tcBorders>
            <w:shd w:val="clear" w:color="auto" w:fill="auto"/>
            <w:noWrap/>
            <w:vAlign w:val="center"/>
            <w:hideMark/>
          </w:tcPr>
          <w:p w14:paraId="52E5E6E8"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DID0xXX5E</w:t>
            </w:r>
          </w:p>
        </w:tc>
        <w:tc>
          <w:tcPr>
            <w:tcW w:w="833" w:type="dxa"/>
            <w:tcBorders>
              <w:top w:val="nil"/>
              <w:left w:val="nil"/>
              <w:bottom w:val="single" w:sz="12" w:space="0" w:color="auto"/>
              <w:right w:val="single" w:sz="4" w:space="0" w:color="auto"/>
            </w:tcBorders>
            <w:shd w:val="clear" w:color="auto" w:fill="auto"/>
            <w:noWrap/>
            <w:vAlign w:val="center"/>
            <w:hideMark/>
          </w:tcPr>
          <w:p w14:paraId="58D83C3B"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DID0xXX5F</w:t>
            </w:r>
          </w:p>
        </w:tc>
        <w:tc>
          <w:tcPr>
            <w:tcW w:w="833" w:type="dxa"/>
            <w:tcBorders>
              <w:top w:val="nil"/>
              <w:left w:val="nil"/>
              <w:bottom w:val="single" w:sz="12" w:space="0" w:color="auto"/>
              <w:right w:val="single" w:sz="12" w:space="0" w:color="auto"/>
            </w:tcBorders>
            <w:shd w:val="clear" w:color="auto" w:fill="auto"/>
            <w:noWrap/>
            <w:vAlign w:val="center"/>
            <w:hideMark/>
          </w:tcPr>
          <w:p w14:paraId="7A8B7720" w14:textId="77777777" w:rsidR="000769D6" w:rsidRPr="00DD74DF" w:rsidRDefault="000769D6" w:rsidP="008674AD">
            <w:pPr>
              <w:jc w:val="center"/>
              <w:rPr>
                <w:rFonts w:ascii="현대하모니 M" w:eastAsia="현대하모니 M" w:hAnsi="현대하모니 M"/>
                <w:noProof/>
                <w:sz w:val="12"/>
                <w:szCs w:val="12"/>
              </w:rPr>
            </w:pPr>
            <w:r w:rsidRPr="00DD74DF">
              <w:rPr>
                <w:rFonts w:ascii="현대하모니 M" w:eastAsia="현대하모니 M" w:hAnsi="현대하모니 M" w:hint="eastAsia"/>
                <w:noProof/>
                <w:sz w:val="12"/>
                <w:szCs w:val="12"/>
              </w:rPr>
              <w:t>DID0xXX60</w:t>
            </w:r>
          </w:p>
        </w:tc>
      </w:tr>
    </w:tbl>
    <w:p w14:paraId="0B82ABCE" w14:textId="77777777" w:rsidR="000769D6" w:rsidRPr="00DD74DF" w:rsidRDefault="000769D6" w:rsidP="00793C75">
      <w:pPr>
        <w:widowControl w:val="0"/>
        <w:numPr>
          <w:ilvl w:val="0"/>
          <w:numId w:val="23"/>
        </w:numPr>
        <w:wordWrap w:val="0"/>
        <w:jc w:val="both"/>
        <w:rPr>
          <w:rFonts w:ascii="현대하모니 M" w:eastAsia="현대하모니 M" w:hAnsi="현대하모니 M"/>
          <w:noProof/>
        </w:rPr>
      </w:pPr>
      <w:r w:rsidRPr="00DD74DF">
        <w:rPr>
          <w:rFonts w:ascii="현대하모니 M" w:eastAsia="현대하모니 M" w:hAnsi="현대하모니 M" w:hint="eastAsia"/>
          <w:bCs/>
          <w:noProof/>
        </w:rPr>
        <w:t xml:space="preserve">Request Message (Supported Check를 </w:t>
      </w:r>
      <w:r w:rsidRPr="00DD74DF">
        <w:rPr>
          <w:rFonts w:ascii="현대하모니 M" w:eastAsia="현대하모니 M" w:hAnsi="현대하모니 M" w:cs="바탕" w:hint="eastAsia"/>
          <w:bCs/>
          <w:noProof/>
        </w:rPr>
        <w:t>위한 요구 명령)</w:t>
      </w:r>
    </w:p>
    <w:tbl>
      <w:tblPr>
        <w:tblW w:w="0" w:type="auto"/>
        <w:tblInd w:w="6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07"/>
        <w:gridCol w:w="1342"/>
        <w:gridCol w:w="1030"/>
        <w:gridCol w:w="4991"/>
      </w:tblGrid>
      <w:tr w:rsidR="000769D6" w:rsidRPr="00DD74DF" w14:paraId="4104AA87" w14:textId="77777777" w:rsidTr="008674AD">
        <w:tc>
          <w:tcPr>
            <w:tcW w:w="0" w:type="auto"/>
            <w:tcBorders>
              <w:top w:val="single" w:sz="12" w:space="0" w:color="auto"/>
              <w:left w:val="single" w:sz="12" w:space="0" w:color="auto"/>
              <w:bottom w:val="single" w:sz="12" w:space="0" w:color="auto"/>
              <w:right w:val="single" w:sz="4" w:space="0" w:color="auto"/>
            </w:tcBorders>
            <w:shd w:val="clear" w:color="auto" w:fill="BFBFBF"/>
            <w:vAlign w:val="center"/>
          </w:tcPr>
          <w:p w14:paraId="2F05AD58" w14:textId="77777777" w:rsidR="000769D6" w:rsidRPr="00DD74DF" w:rsidRDefault="000769D6" w:rsidP="008674AD">
            <w:pPr>
              <w:rPr>
                <w:rFonts w:ascii="현대하모니 M" w:eastAsia="현대하모니 M" w:hAnsi="현대하모니 M"/>
                <w:noProof/>
                <w:sz w:val="18"/>
                <w:szCs w:val="18"/>
              </w:rPr>
            </w:pP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07D7C298"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Message Byte</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7B50E87A"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Hex Value</w:t>
            </w:r>
          </w:p>
        </w:tc>
        <w:tc>
          <w:tcPr>
            <w:tcW w:w="4991" w:type="dxa"/>
            <w:tcBorders>
              <w:top w:val="single" w:sz="12" w:space="0" w:color="auto"/>
              <w:left w:val="single" w:sz="4" w:space="0" w:color="auto"/>
              <w:bottom w:val="single" w:sz="12" w:space="0" w:color="auto"/>
              <w:right w:val="single" w:sz="12" w:space="0" w:color="auto"/>
            </w:tcBorders>
            <w:shd w:val="clear" w:color="auto" w:fill="BFBFBF"/>
            <w:vAlign w:val="center"/>
            <w:hideMark/>
          </w:tcPr>
          <w:p w14:paraId="69F3976A"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39C8C057" w14:textId="77777777" w:rsidTr="008674AD">
        <w:tc>
          <w:tcPr>
            <w:tcW w:w="0" w:type="auto"/>
            <w:tcBorders>
              <w:top w:val="single" w:sz="12" w:space="0" w:color="auto"/>
              <w:left w:val="single" w:sz="12" w:space="0" w:color="auto"/>
              <w:bottom w:val="single" w:sz="4" w:space="0" w:color="auto"/>
              <w:right w:val="single" w:sz="4" w:space="0" w:color="auto"/>
            </w:tcBorders>
            <w:shd w:val="clear" w:color="auto" w:fill="auto"/>
            <w:vAlign w:val="center"/>
            <w:hideMark/>
          </w:tcPr>
          <w:p w14:paraId="6B0EE1E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bCs/>
                <w:noProof/>
                <w:sz w:val="18"/>
                <w:szCs w:val="18"/>
              </w:rPr>
              <w:t>Data Byte</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34FCFAC3"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682CEC5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2F</w:t>
            </w:r>
          </w:p>
        </w:tc>
        <w:tc>
          <w:tcPr>
            <w:tcW w:w="4991" w:type="dxa"/>
            <w:tcBorders>
              <w:top w:val="single" w:sz="12" w:space="0" w:color="auto"/>
              <w:left w:val="single" w:sz="4" w:space="0" w:color="auto"/>
              <w:bottom w:val="single" w:sz="4" w:space="0" w:color="auto"/>
              <w:right w:val="single" w:sz="12" w:space="0" w:color="auto"/>
            </w:tcBorders>
            <w:shd w:val="clear" w:color="auto" w:fill="auto"/>
            <w:vAlign w:val="center"/>
          </w:tcPr>
          <w:p w14:paraId="1E72EBB2"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InputOutputControlByIdentifier Request Service ID</w:t>
            </w:r>
          </w:p>
        </w:tc>
      </w:tr>
      <w:tr w:rsidR="000769D6" w:rsidRPr="00DD74DF" w14:paraId="5D6F87D6" w14:textId="77777777" w:rsidTr="008674AD">
        <w:tc>
          <w:tcPr>
            <w:tcW w:w="0" w:type="auto"/>
            <w:tcBorders>
              <w:top w:val="single" w:sz="4" w:space="0" w:color="auto"/>
              <w:left w:val="single" w:sz="12" w:space="0" w:color="auto"/>
              <w:bottom w:val="single" w:sz="4" w:space="0" w:color="auto"/>
              <w:right w:val="single" w:sz="4" w:space="0" w:color="auto"/>
            </w:tcBorders>
            <w:shd w:val="clear" w:color="auto" w:fill="auto"/>
            <w:vAlign w:val="center"/>
          </w:tcPr>
          <w:p w14:paraId="658797AE" w14:textId="77777777" w:rsidR="000769D6" w:rsidRPr="00DD74DF" w:rsidRDefault="000769D6" w:rsidP="008674AD">
            <w:pPr>
              <w:rPr>
                <w:rFonts w:ascii="현대하모니 M" w:eastAsia="현대하모니 M" w:hAnsi="현대하모니 M"/>
                <w:bCs/>
                <w:noProof/>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D2D26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 ~ #3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DE1A8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XXXX</w:t>
            </w:r>
          </w:p>
        </w:tc>
        <w:tc>
          <w:tcPr>
            <w:tcW w:w="4991" w:type="dxa"/>
            <w:tcBorders>
              <w:top w:val="single" w:sz="4" w:space="0" w:color="auto"/>
              <w:left w:val="single" w:sz="4" w:space="0" w:color="auto"/>
              <w:bottom w:val="single" w:sz="4" w:space="0" w:color="auto"/>
              <w:right w:val="single" w:sz="12" w:space="0" w:color="auto"/>
            </w:tcBorders>
            <w:shd w:val="clear" w:color="auto" w:fill="auto"/>
            <w:vAlign w:val="center"/>
          </w:tcPr>
          <w:p w14:paraId="52AD4CFE"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noProof/>
                <w:sz w:val="18"/>
                <w:szCs w:val="18"/>
              </w:rPr>
              <w:t>dataIdentifier</w:t>
            </w:r>
          </w:p>
        </w:tc>
      </w:tr>
      <w:tr w:rsidR="000769D6" w:rsidRPr="00DD74DF" w14:paraId="40A2B45F" w14:textId="77777777" w:rsidTr="008674AD">
        <w:tc>
          <w:tcPr>
            <w:tcW w:w="0" w:type="auto"/>
            <w:tcBorders>
              <w:top w:val="single" w:sz="4" w:space="0" w:color="auto"/>
              <w:left w:val="single" w:sz="12" w:space="0" w:color="auto"/>
              <w:bottom w:val="single" w:sz="12" w:space="0" w:color="auto"/>
              <w:right w:val="single" w:sz="4" w:space="0" w:color="auto"/>
            </w:tcBorders>
            <w:shd w:val="clear" w:color="auto" w:fill="auto"/>
            <w:vAlign w:val="center"/>
          </w:tcPr>
          <w:p w14:paraId="1ABAF53C" w14:textId="77777777" w:rsidR="000769D6" w:rsidRPr="00DD74DF" w:rsidRDefault="000769D6" w:rsidP="008674AD">
            <w:pPr>
              <w:rPr>
                <w:rFonts w:ascii="현대하모니 M" w:eastAsia="현대하모니 M" w:hAnsi="현대하모니 M"/>
                <w:noProof/>
                <w:sz w:val="18"/>
                <w:szCs w:val="18"/>
              </w:rPr>
            </w:pP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hideMark/>
          </w:tcPr>
          <w:p w14:paraId="115EC62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#4</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hideMark/>
          </w:tcPr>
          <w:p w14:paraId="7BE3B6D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4991" w:type="dxa"/>
            <w:tcBorders>
              <w:top w:val="single" w:sz="4" w:space="0" w:color="auto"/>
              <w:left w:val="single" w:sz="4" w:space="0" w:color="auto"/>
              <w:bottom w:val="single" w:sz="12" w:space="0" w:color="auto"/>
              <w:right w:val="single" w:sz="12" w:space="0" w:color="auto"/>
            </w:tcBorders>
            <w:shd w:val="clear" w:color="auto" w:fill="auto"/>
            <w:vAlign w:val="center"/>
          </w:tcPr>
          <w:p w14:paraId="69E9D0DC" w14:textId="77777777" w:rsidR="000769D6" w:rsidRPr="00DD74DF" w:rsidRDefault="000769D6" w:rsidP="008674AD">
            <w:pPr>
              <w:jc w:val="center"/>
              <w:rPr>
                <w:rFonts w:ascii="현대하모니 M" w:eastAsia="현대하모니 M" w:hAnsi="현대하모니 M"/>
                <w:noProof/>
                <w:sz w:val="18"/>
                <w:szCs w:val="18"/>
                <w:lang w:val="fr-FR"/>
              </w:rPr>
            </w:pPr>
            <w:r w:rsidRPr="00DD74DF">
              <w:rPr>
                <w:rFonts w:ascii="현대하모니 M" w:eastAsia="현대하모니 M" w:hAnsi="현대하모니 M"/>
                <w:noProof/>
                <w:sz w:val="18"/>
                <w:szCs w:val="18"/>
                <w:lang w:val="fr-FR"/>
              </w:rPr>
              <w:t>controlOptionRecord</w:t>
            </w:r>
          </w:p>
          <w:p w14:paraId="49FE6CDA" w14:textId="77777777" w:rsidR="000769D6" w:rsidRPr="00DD74DF" w:rsidRDefault="000769D6" w:rsidP="008674AD">
            <w:pPr>
              <w:jc w:val="center"/>
              <w:rPr>
                <w:rFonts w:ascii="현대하모니 M" w:eastAsia="현대하모니 M" w:hAnsi="현대하모니 M"/>
                <w:noProof/>
                <w:sz w:val="18"/>
                <w:szCs w:val="18"/>
                <w:lang w:val="fr-FR"/>
              </w:rPr>
            </w:pPr>
            <w:r w:rsidRPr="00DD74DF">
              <w:rPr>
                <w:rFonts w:ascii="현대하모니 M" w:eastAsia="현대하모니 M" w:hAnsi="현대하모니 M" w:hint="eastAsia"/>
                <w:noProof/>
                <w:sz w:val="18"/>
                <w:szCs w:val="18"/>
                <w:lang w:val="fr-FR"/>
              </w:rPr>
              <w:t>※ Supported check control Parameter 0x02</w:t>
            </w:r>
          </w:p>
        </w:tc>
      </w:tr>
    </w:tbl>
    <w:p w14:paraId="3CEE7DCC" w14:textId="77777777" w:rsidR="000769D6" w:rsidRPr="00DD74DF" w:rsidRDefault="000769D6" w:rsidP="000769D6">
      <w:pPr>
        <w:ind w:left="400"/>
        <w:rPr>
          <w:rFonts w:ascii="현대하모니 M" w:eastAsia="현대하모니 M" w:hAnsi="현대하모니 M"/>
          <w:bCs/>
          <w:noProof/>
        </w:rPr>
      </w:pPr>
    </w:p>
    <w:p w14:paraId="245CDA6C" w14:textId="77777777" w:rsidR="000769D6" w:rsidRPr="00DD74DF" w:rsidRDefault="000769D6" w:rsidP="00793C75">
      <w:pPr>
        <w:widowControl w:val="0"/>
        <w:numPr>
          <w:ilvl w:val="0"/>
          <w:numId w:val="22"/>
        </w:numPr>
        <w:wordWrap w:val="0"/>
        <w:jc w:val="both"/>
        <w:rPr>
          <w:rFonts w:ascii="현대하모니 M" w:eastAsia="현대하모니 M" w:hAnsi="현대하모니 M"/>
          <w:bCs/>
          <w:noProof/>
        </w:rPr>
      </w:pPr>
      <w:r w:rsidRPr="00DD74DF">
        <w:rPr>
          <w:rFonts w:ascii="현대하모니 M" w:eastAsia="현대하모니 M" w:hAnsi="현대하모니 M" w:hint="eastAsia"/>
          <w:bCs/>
          <w:noProof/>
        </w:rPr>
        <w:t>Supported Check Positive Response Message</w:t>
      </w:r>
    </w:p>
    <w:tbl>
      <w:tblPr>
        <w:tblW w:w="9220" w:type="dxa"/>
        <w:tblInd w:w="66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340"/>
        <w:gridCol w:w="1643"/>
        <w:gridCol w:w="1418"/>
        <w:gridCol w:w="4819"/>
      </w:tblGrid>
      <w:tr w:rsidR="000769D6" w:rsidRPr="00DD74DF" w14:paraId="49058216" w14:textId="77777777" w:rsidTr="008674AD">
        <w:trPr>
          <w:trHeight w:val="278"/>
        </w:trPr>
        <w:tc>
          <w:tcPr>
            <w:tcW w:w="1340" w:type="dxa"/>
            <w:tcBorders>
              <w:top w:val="single" w:sz="12" w:space="0" w:color="auto"/>
              <w:left w:val="single" w:sz="12" w:space="0" w:color="auto"/>
              <w:bottom w:val="single" w:sz="12" w:space="0" w:color="auto"/>
              <w:right w:val="single" w:sz="8" w:space="0" w:color="auto"/>
            </w:tcBorders>
            <w:shd w:val="clear" w:color="auto" w:fill="BFBFBF"/>
            <w:vAlign w:val="center"/>
            <w:hideMark/>
          </w:tcPr>
          <w:p w14:paraId="19341683" w14:textId="77777777" w:rsidR="000769D6" w:rsidRPr="00DD74DF" w:rsidRDefault="000769D6" w:rsidP="008674AD">
            <w:pPr>
              <w:jc w:val="center"/>
              <w:rPr>
                <w:rFonts w:ascii="현대하모니 M" w:eastAsia="현대하모니 M" w:hAnsi="현대하모니 M"/>
                <w:noProof/>
                <w:sz w:val="18"/>
                <w:szCs w:val="18"/>
              </w:rPr>
            </w:pPr>
          </w:p>
        </w:tc>
        <w:tc>
          <w:tcPr>
            <w:tcW w:w="1643"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7E5058AF"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1418" w:type="dxa"/>
            <w:tcBorders>
              <w:top w:val="single" w:sz="12" w:space="0" w:color="auto"/>
              <w:left w:val="single" w:sz="8" w:space="0" w:color="auto"/>
              <w:bottom w:val="single" w:sz="12" w:space="0" w:color="auto"/>
              <w:right w:val="single" w:sz="8" w:space="0" w:color="auto"/>
            </w:tcBorders>
            <w:shd w:val="clear" w:color="auto" w:fill="BFBFBF"/>
            <w:vAlign w:val="center"/>
            <w:hideMark/>
          </w:tcPr>
          <w:p w14:paraId="6B671B25"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4819" w:type="dxa"/>
            <w:tcBorders>
              <w:top w:val="single" w:sz="12" w:space="0" w:color="auto"/>
              <w:left w:val="single" w:sz="8" w:space="0" w:color="auto"/>
              <w:bottom w:val="single" w:sz="12" w:space="0" w:color="auto"/>
              <w:right w:val="single" w:sz="12" w:space="0" w:color="auto"/>
            </w:tcBorders>
            <w:shd w:val="clear" w:color="auto" w:fill="BFBFBF"/>
            <w:vAlign w:val="center"/>
            <w:hideMark/>
          </w:tcPr>
          <w:p w14:paraId="6D895818"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0769D6" w:rsidRPr="00DD74DF" w14:paraId="01E18763" w14:textId="77777777" w:rsidTr="008674AD">
        <w:trPr>
          <w:trHeight w:val="278"/>
        </w:trPr>
        <w:tc>
          <w:tcPr>
            <w:tcW w:w="134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735C5916" w14:textId="77777777" w:rsidR="000769D6" w:rsidRPr="00DD74DF" w:rsidRDefault="000769D6" w:rsidP="008674AD">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1643"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38D28BB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1418"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0045D1F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6F</w:t>
            </w:r>
          </w:p>
        </w:tc>
        <w:tc>
          <w:tcPr>
            <w:tcW w:w="4819" w:type="dxa"/>
            <w:tcBorders>
              <w:top w:val="single" w:sz="12" w:space="0" w:color="auto"/>
              <w:left w:val="single" w:sz="8" w:space="0" w:color="auto"/>
              <w:bottom w:val="single" w:sz="8" w:space="0" w:color="auto"/>
              <w:right w:val="single" w:sz="12" w:space="0" w:color="auto"/>
            </w:tcBorders>
            <w:shd w:val="clear" w:color="auto" w:fill="auto"/>
            <w:vAlign w:val="center"/>
            <w:hideMark/>
          </w:tcPr>
          <w:p w14:paraId="11945084"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Positive Response Identification</w:t>
            </w:r>
          </w:p>
        </w:tc>
      </w:tr>
      <w:tr w:rsidR="000769D6" w:rsidRPr="00DD74DF" w14:paraId="3BBC9CCE" w14:textId="77777777" w:rsidTr="008674AD">
        <w:trPr>
          <w:trHeight w:val="278"/>
        </w:trPr>
        <w:tc>
          <w:tcPr>
            <w:tcW w:w="13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4413A1F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3A155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 ~ #3</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51E15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XXXX</w:t>
            </w:r>
          </w:p>
        </w:tc>
        <w:tc>
          <w:tcPr>
            <w:tcW w:w="4819" w:type="dxa"/>
            <w:tcBorders>
              <w:top w:val="single" w:sz="8" w:space="0" w:color="auto"/>
              <w:left w:val="single" w:sz="8" w:space="0" w:color="auto"/>
              <w:bottom w:val="single" w:sz="8" w:space="0" w:color="auto"/>
              <w:right w:val="single" w:sz="12" w:space="0" w:color="auto"/>
            </w:tcBorders>
            <w:shd w:val="clear" w:color="auto" w:fill="auto"/>
            <w:vAlign w:val="center"/>
            <w:hideMark/>
          </w:tcPr>
          <w:p w14:paraId="533F3AB9"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dataIdentifier - Supported Input Output Identifier</w:t>
            </w:r>
          </w:p>
        </w:tc>
      </w:tr>
      <w:tr w:rsidR="000769D6" w:rsidRPr="00DD74DF" w14:paraId="526CDCE8" w14:textId="77777777" w:rsidTr="008674AD">
        <w:trPr>
          <w:trHeight w:val="278"/>
        </w:trPr>
        <w:tc>
          <w:tcPr>
            <w:tcW w:w="13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4DD85D4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7E7F5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#4</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E75E8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02</w:t>
            </w:r>
          </w:p>
        </w:tc>
        <w:tc>
          <w:tcPr>
            <w:tcW w:w="4819" w:type="dxa"/>
            <w:tcBorders>
              <w:top w:val="single" w:sz="8" w:space="0" w:color="auto"/>
              <w:left w:val="single" w:sz="8" w:space="0" w:color="auto"/>
              <w:bottom w:val="single" w:sz="8" w:space="0" w:color="auto"/>
              <w:right w:val="single" w:sz="12" w:space="0" w:color="auto"/>
            </w:tcBorders>
            <w:shd w:val="clear" w:color="auto" w:fill="auto"/>
            <w:vAlign w:val="center"/>
            <w:hideMark/>
          </w:tcPr>
          <w:p w14:paraId="3A2256E8"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controlOptionRecord</w:t>
            </w:r>
          </w:p>
        </w:tc>
      </w:tr>
      <w:tr w:rsidR="000769D6" w:rsidRPr="00DD74DF" w14:paraId="0EBDD48A" w14:textId="77777777" w:rsidTr="008674AD">
        <w:trPr>
          <w:trHeight w:val="278"/>
        </w:trPr>
        <w:tc>
          <w:tcPr>
            <w:tcW w:w="13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3563918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D32C2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#5</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50D565"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4819" w:type="dxa"/>
            <w:tcBorders>
              <w:top w:val="single" w:sz="8" w:space="0" w:color="auto"/>
              <w:left w:val="single" w:sz="8" w:space="0" w:color="auto"/>
              <w:bottom w:val="single" w:sz="8" w:space="0" w:color="auto"/>
              <w:right w:val="single" w:sz="12" w:space="0" w:color="auto"/>
            </w:tcBorders>
            <w:shd w:val="clear" w:color="auto" w:fill="auto"/>
            <w:vAlign w:val="center"/>
            <w:hideMark/>
          </w:tcPr>
          <w:p w14:paraId="37172A48"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#1</w:t>
            </w:r>
          </w:p>
        </w:tc>
      </w:tr>
      <w:tr w:rsidR="000769D6" w:rsidRPr="00DD74DF" w14:paraId="255040E2" w14:textId="77777777" w:rsidTr="008674AD">
        <w:trPr>
          <w:trHeight w:val="278"/>
        </w:trPr>
        <w:tc>
          <w:tcPr>
            <w:tcW w:w="13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238F777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E6049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#6</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49F257"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4819" w:type="dxa"/>
            <w:tcBorders>
              <w:top w:val="single" w:sz="8" w:space="0" w:color="auto"/>
              <w:left w:val="single" w:sz="8" w:space="0" w:color="auto"/>
              <w:bottom w:val="single" w:sz="8" w:space="0" w:color="auto"/>
              <w:right w:val="single" w:sz="12" w:space="0" w:color="auto"/>
            </w:tcBorders>
            <w:shd w:val="clear" w:color="auto" w:fill="auto"/>
            <w:vAlign w:val="center"/>
            <w:hideMark/>
          </w:tcPr>
          <w:p w14:paraId="2FE2A7E8"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#2</w:t>
            </w:r>
          </w:p>
        </w:tc>
      </w:tr>
      <w:tr w:rsidR="000769D6" w:rsidRPr="00DD74DF" w14:paraId="4D2531D8" w14:textId="77777777" w:rsidTr="008674AD">
        <w:trPr>
          <w:trHeight w:val="278"/>
        </w:trPr>
        <w:tc>
          <w:tcPr>
            <w:tcW w:w="1340" w:type="dxa"/>
            <w:tcBorders>
              <w:top w:val="single" w:sz="8" w:space="0" w:color="auto"/>
              <w:left w:val="single" w:sz="12" w:space="0" w:color="auto"/>
              <w:bottom w:val="single" w:sz="8" w:space="0" w:color="auto"/>
              <w:right w:val="single" w:sz="8" w:space="0" w:color="auto"/>
            </w:tcBorders>
            <w:shd w:val="clear" w:color="auto" w:fill="auto"/>
            <w:vAlign w:val="center"/>
            <w:hideMark/>
          </w:tcPr>
          <w:p w14:paraId="12D5D88C"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E14069"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#7</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70D5E8"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4819" w:type="dxa"/>
            <w:tcBorders>
              <w:top w:val="single" w:sz="8" w:space="0" w:color="auto"/>
              <w:left w:val="single" w:sz="8" w:space="0" w:color="auto"/>
              <w:bottom w:val="single" w:sz="8" w:space="0" w:color="auto"/>
              <w:right w:val="single" w:sz="12" w:space="0" w:color="auto"/>
            </w:tcBorders>
            <w:shd w:val="clear" w:color="auto" w:fill="auto"/>
            <w:vAlign w:val="center"/>
            <w:hideMark/>
          </w:tcPr>
          <w:p w14:paraId="1FCB165A"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#3</w:t>
            </w:r>
          </w:p>
        </w:tc>
      </w:tr>
      <w:tr w:rsidR="000769D6" w:rsidRPr="00DD74DF" w14:paraId="002AD229" w14:textId="77777777" w:rsidTr="008674AD">
        <w:trPr>
          <w:trHeight w:val="278"/>
        </w:trPr>
        <w:tc>
          <w:tcPr>
            <w:tcW w:w="1340" w:type="dxa"/>
            <w:tcBorders>
              <w:top w:val="single" w:sz="8" w:space="0" w:color="auto"/>
              <w:left w:val="single" w:sz="12" w:space="0" w:color="auto"/>
              <w:bottom w:val="single" w:sz="12" w:space="0" w:color="auto"/>
              <w:right w:val="single" w:sz="8" w:space="0" w:color="auto"/>
            </w:tcBorders>
            <w:shd w:val="clear" w:color="auto" w:fill="auto"/>
            <w:vAlign w:val="center"/>
            <w:hideMark/>
          </w:tcPr>
          <w:p w14:paraId="26F5F95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643"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456A8E10"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#8</w:t>
            </w:r>
          </w:p>
        </w:tc>
        <w:tc>
          <w:tcPr>
            <w:tcW w:w="1418"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23D8DC66"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XX</w:t>
            </w:r>
          </w:p>
        </w:tc>
        <w:tc>
          <w:tcPr>
            <w:tcW w:w="4819" w:type="dxa"/>
            <w:tcBorders>
              <w:top w:val="single" w:sz="8" w:space="0" w:color="auto"/>
              <w:left w:val="single" w:sz="8" w:space="0" w:color="auto"/>
              <w:bottom w:val="single" w:sz="12" w:space="0" w:color="auto"/>
              <w:right w:val="single" w:sz="12" w:space="0" w:color="auto"/>
            </w:tcBorders>
            <w:shd w:val="clear" w:color="auto" w:fill="auto"/>
            <w:vAlign w:val="center"/>
            <w:hideMark/>
          </w:tcPr>
          <w:p w14:paraId="518BEDB3"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Supported DID #4</w:t>
            </w:r>
          </w:p>
        </w:tc>
      </w:tr>
    </w:tbl>
    <w:p w14:paraId="05CD121D" w14:textId="511DA7DD" w:rsidR="000769D6" w:rsidRPr="00DD74DF" w:rsidRDefault="000769D6" w:rsidP="000769D6">
      <w:pPr>
        <w:jc w:val="center"/>
        <w:rPr>
          <w:rFonts w:ascii="현대하모니 M" w:eastAsia="현대하모니 M" w:hAnsi="현대하모니 M"/>
          <w:noProof/>
          <w:u w:val="single"/>
          <w:lang w:val="en-GB"/>
        </w:rPr>
      </w:pPr>
      <w:bookmarkStart w:id="122" w:name="_Toc404175197"/>
      <w:bookmarkStart w:id="123" w:name="_Toc388516982"/>
      <w:bookmarkStart w:id="124" w:name="_Toc404176132"/>
      <w:bookmarkStart w:id="125" w:name="_Toc110871900"/>
      <w:r w:rsidRPr="00DD74DF">
        <w:rPr>
          <w:rFonts w:ascii="현대하모니 M" w:eastAsia="현대하모니 M" w:hAnsi="현대하모니 M" w:hint="eastAsia"/>
          <w:noProof/>
          <w:u w:val="single"/>
          <w:lang w:val="en-GB"/>
        </w:rPr>
        <w:t xml:space="preserve">Table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Table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3</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Supported Check Positive Response Message List</w:t>
      </w:r>
      <w:bookmarkEnd w:id="122"/>
      <w:bookmarkEnd w:id="123"/>
      <w:bookmarkEnd w:id="124"/>
      <w:bookmarkEnd w:id="125"/>
    </w:p>
    <w:p w14:paraId="5F642C67" w14:textId="77777777" w:rsidR="00496EE6" w:rsidRPr="00DD74DF" w:rsidRDefault="00496EE6" w:rsidP="000769D6">
      <w:pPr>
        <w:jc w:val="center"/>
        <w:rPr>
          <w:rFonts w:ascii="현대하모니 M" w:eastAsia="현대하모니 M" w:hAnsi="현대하모니 M"/>
          <w:noProof/>
          <w:u w:val="single"/>
          <w:lang w:val="en-GB"/>
        </w:rPr>
      </w:pPr>
    </w:p>
    <w:p w14:paraId="5C75F88F" w14:textId="77777777" w:rsidR="000769D6" w:rsidRPr="00DD74DF" w:rsidRDefault="000769D6" w:rsidP="000769D6">
      <w:pPr>
        <w:pStyle w:val="32"/>
        <w:rPr>
          <w:b/>
        </w:rPr>
      </w:pPr>
      <w:bookmarkStart w:id="126" w:name="_Toc110871885"/>
      <w:r w:rsidRPr="00DD74DF">
        <w:rPr>
          <w:rFonts w:hint="eastAsia"/>
        </w:rPr>
        <w:t xml:space="preserve">IOCBI </w:t>
      </w:r>
      <w:r w:rsidRPr="00DD74DF">
        <w:rPr>
          <w:rFonts w:ascii="바탕" w:eastAsia="바탕" w:hAnsi="바탕" w:cs="바탕" w:hint="eastAsia"/>
        </w:rPr>
        <w:t>–</w:t>
      </w:r>
      <w:r w:rsidRPr="00DD74DF">
        <w:rPr>
          <w:rFonts w:hint="eastAsia"/>
        </w:rPr>
        <w:t xml:space="preserve"> Input Output Control by Local Identifier of WPC</w:t>
      </w:r>
      <w:bookmarkEnd w:id="126"/>
    </w:p>
    <w:p w14:paraId="34CD80A5" w14:textId="29E31F0E" w:rsidR="000769D6" w:rsidRPr="002C3876" w:rsidRDefault="000769D6" w:rsidP="00793C75">
      <w:pPr>
        <w:widowControl w:val="0"/>
        <w:numPr>
          <w:ilvl w:val="0"/>
          <w:numId w:val="22"/>
        </w:numPr>
        <w:wordWrap w:val="0"/>
        <w:jc w:val="both"/>
        <w:rPr>
          <w:rFonts w:ascii="현대하모니 M" w:eastAsia="현대하모니 M" w:hAnsi="현대하모니 M"/>
          <w:bCs/>
          <w:noProof/>
        </w:rPr>
      </w:pPr>
      <w:commentRangeStart w:id="127"/>
      <w:r w:rsidRPr="00DD74DF">
        <w:rPr>
          <w:rFonts w:ascii="현대하모니 M" w:eastAsia="현대하모니 M" w:hAnsi="현대하모니 M" w:hint="eastAsia"/>
          <w:bCs/>
          <w:noProof/>
        </w:rPr>
        <w:t xml:space="preserve">Request Message (선택된 </w:t>
      </w:r>
      <w:r w:rsidRPr="00DD74DF">
        <w:rPr>
          <w:rFonts w:ascii="현대하모니 M" w:eastAsia="현대하모니 M" w:hAnsi="현대하모니 M" w:cs="바탕" w:hint="eastAsia"/>
          <w:bCs/>
          <w:noProof/>
        </w:rPr>
        <w:t>해당 항목에 대한 구동 명령)</w:t>
      </w:r>
      <w:commentRangeEnd w:id="127"/>
      <w:r w:rsidR="002C3876">
        <w:rPr>
          <w:rStyle w:val="affe"/>
        </w:rPr>
        <w:commentReference w:id="127"/>
      </w:r>
    </w:p>
    <w:tbl>
      <w:tblPr>
        <w:tblW w:w="0" w:type="auto"/>
        <w:tblInd w:w="6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07"/>
        <w:gridCol w:w="1342"/>
        <w:gridCol w:w="1030"/>
        <w:gridCol w:w="3843"/>
      </w:tblGrid>
      <w:tr w:rsidR="002C3876" w:rsidRPr="00DD74DF" w14:paraId="3F03B07F" w14:textId="77777777" w:rsidTr="00DD2543">
        <w:tc>
          <w:tcPr>
            <w:tcW w:w="0" w:type="auto"/>
            <w:tcBorders>
              <w:top w:val="single" w:sz="12" w:space="0" w:color="auto"/>
              <w:left w:val="single" w:sz="12" w:space="0" w:color="auto"/>
              <w:bottom w:val="single" w:sz="12" w:space="0" w:color="auto"/>
              <w:right w:val="single" w:sz="4" w:space="0" w:color="auto"/>
            </w:tcBorders>
            <w:shd w:val="clear" w:color="auto" w:fill="BFBFBF"/>
            <w:vAlign w:val="center"/>
            <w:hideMark/>
          </w:tcPr>
          <w:p w14:paraId="39965E4B"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58AC4447" w14:textId="77777777" w:rsidR="002C3876" w:rsidRPr="00DD74DF" w:rsidRDefault="002C3876" w:rsidP="00DD2543">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Message Byte</w:t>
            </w:r>
          </w:p>
        </w:tc>
        <w:tc>
          <w:tcPr>
            <w:tcW w:w="0" w:type="auto"/>
            <w:tcBorders>
              <w:top w:val="single" w:sz="12" w:space="0" w:color="auto"/>
              <w:left w:val="single" w:sz="4" w:space="0" w:color="auto"/>
              <w:bottom w:val="single" w:sz="12" w:space="0" w:color="auto"/>
              <w:right w:val="single" w:sz="4" w:space="0" w:color="auto"/>
            </w:tcBorders>
            <w:shd w:val="clear" w:color="auto" w:fill="BFBFBF"/>
            <w:vAlign w:val="center"/>
            <w:hideMark/>
          </w:tcPr>
          <w:p w14:paraId="63C43A3F" w14:textId="77777777" w:rsidR="002C3876" w:rsidRPr="00DD74DF" w:rsidRDefault="002C3876" w:rsidP="00DD2543">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0" w:type="auto"/>
            <w:tcBorders>
              <w:top w:val="single" w:sz="12" w:space="0" w:color="auto"/>
              <w:left w:val="single" w:sz="4" w:space="0" w:color="auto"/>
              <w:bottom w:val="single" w:sz="12" w:space="0" w:color="auto"/>
              <w:right w:val="single" w:sz="12" w:space="0" w:color="auto"/>
            </w:tcBorders>
            <w:shd w:val="clear" w:color="auto" w:fill="BFBFBF"/>
            <w:vAlign w:val="center"/>
            <w:hideMark/>
          </w:tcPr>
          <w:p w14:paraId="79FB76A6" w14:textId="77777777" w:rsidR="002C3876" w:rsidRPr="00DD74DF" w:rsidRDefault="002C3876" w:rsidP="00DD2543">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Name</w:t>
            </w:r>
          </w:p>
        </w:tc>
      </w:tr>
      <w:tr w:rsidR="002C3876" w:rsidRPr="00DD74DF" w14:paraId="0F63EBDB" w14:textId="77777777" w:rsidTr="00DD2543">
        <w:tc>
          <w:tcPr>
            <w:tcW w:w="0" w:type="auto"/>
            <w:tcBorders>
              <w:top w:val="single" w:sz="12" w:space="0" w:color="auto"/>
              <w:left w:val="single" w:sz="12" w:space="0" w:color="auto"/>
              <w:bottom w:val="single" w:sz="4" w:space="0" w:color="auto"/>
              <w:right w:val="single" w:sz="4" w:space="0" w:color="auto"/>
            </w:tcBorders>
            <w:shd w:val="clear" w:color="auto" w:fill="auto"/>
            <w:vAlign w:val="center"/>
            <w:hideMark/>
          </w:tcPr>
          <w:p w14:paraId="0B96CB16" w14:textId="77777777" w:rsidR="002C3876" w:rsidRPr="00DD74DF" w:rsidRDefault="002C3876" w:rsidP="00DD2543">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Data Byte</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32F9C164"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#1</w:t>
            </w:r>
          </w:p>
        </w:tc>
        <w:tc>
          <w:tcPr>
            <w:tcW w:w="0" w:type="auto"/>
            <w:tcBorders>
              <w:top w:val="single" w:sz="12" w:space="0" w:color="auto"/>
              <w:left w:val="single" w:sz="4" w:space="0" w:color="auto"/>
              <w:bottom w:val="single" w:sz="4" w:space="0" w:color="auto"/>
              <w:right w:val="single" w:sz="4" w:space="0" w:color="auto"/>
            </w:tcBorders>
            <w:shd w:val="clear" w:color="auto" w:fill="auto"/>
            <w:vAlign w:val="center"/>
            <w:hideMark/>
          </w:tcPr>
          <w:p w14:paraId="327CEE39"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2F</w:t>
            </w:r>
          </w:p>
        </w:tc>
        <w:tc>
          <w:tcPr>
            <w:tcW w:w="0" w:type="auto"/>
            <w:tcBorders>
              <w:top w:val="single" w:sz="12" w:space="0" w:color="auto"/>
              <w:left w:val="single" w:sz="4" w:space="0" w:color="auto"/>
              <w:bottom w:val="single" w:sz="4" w:space="0" w:color="auto"/>
              <w:right w:val="single" w:sz="12" w:space="0" w:color="auto"/>
            </w:tcBorders>
            <w:shd w:val="clear" w:color="auto" w:fill="auto"/>
            <w:vAlign w:val="center"/>
            <w:hideMark/>
          </w:tcPr>
          <w:p w14:paraId="7DCBD2D3"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Request Service Identifier</w:t>
            </w:r>
          </w:p>
        </w:tc>
      </w:tr>
      <w:tr w:rsidR="002C3876" w:rsidRPr="00DD74DF" w14:paraId="32538740" w14:textId="77777777" w:rsidTr="00DD2543">
        <w:tc>
          <w:tcPr>
            <w:tcW w:w="0" w:type="auto"/>
            <w:vMerge w:val="restart"/>
            <w:tcBorders>
              <w:top w:val="single" w:sz="4" w:space="0" w:color="auto"/>
              <w:left w:val="single" w:sz="12" w:space="0" w:color="auto"/>
              <w:right w:val="single" w:sz="4" w:space="0" w:color="auto"/>
            </w:tcBorders>
            <w:shd w:val="clear" w:color="auto" w:fill="auto"/>
            <w:vAlign w:val="center"/>
            <w:hideMark/>
          </w:tcPr>
          <w:p w14:paraId="075BE623"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6B987B51"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#2 ~ #3</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53BFD1E1"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F0XX</w:t>
            </w:r>
          </w:p>
        </w:tc>
        <w:tc>
          <w:tcPr>
            <w:tcW w:w="0" w:type="auto"/>
            <w:tcBorders>
              <w:top w:val="single" w:sz="4" w:space="0" w:color="auto"/>
              <w:left w:val="single" w:sz="4" w:space="0" w:color="auto"/>
              <w:bottom w:val="single" w:sz="4" w:space="0" w:color="auto"/>
              <w:right w:val="single" w:sz="12" w:space="0" w:color="auto"/>
            </w:tcBorders>
            <w:shd w:val="clear" w:color="auto" w:fill="auto"/>
            <w:vAlign w:val="center"/>
            <w:hideMark/>
          </w:tcPr>
          <w:p w14:paraId="00E37D88"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 xml:space="preserve">Input Output Local Identifier </w:t>
            </w:r>
          </w:p>
        </w:tc>
      </w:tr>
      <w:tr w:rsidR="002C3876" w:rsidRPr="00DD74DF" w14:paraId="13C304B8" w14:textId="77777777" w:rsidTr="00DD2543">
        <w:tc>
          <w:tcPr>
            <w:tcW w:w="0" w:type="auto"/>
            <w:vMerge/>
            <w:tcBorders>
              <w:left w:val="single" w:sz="12" w:space="0" w:color="auto"/>
              <w:bottom w:val="single" w:sz="4" w:space="0" w:color="auto"/>
              <w:right w:val="single" w:sz="4" w:space="0" w:color="auto"/>
            </w:tcBorders>
            <w:shd w:val="clear" w:color="auto" w:fill="auto"/>
            <w:vAlign w:val="center"/>
          </w:tcPr>
          <w:p w14:paraId="4978689C" w14:textId="77777777" w:rsidR="002C3876" w:rsidRPr="00DD74DF" w:rsidRDefault="002C3876" w:rsidP="00DD2543">
            <w:pPr>
              <w:rPr>
                <w:rFonts w:ascii="현대하모니 M" w:eastAsia="현대하모니 M" w:hAnsi="현대하모니 M"/>
                <w:noProof/>
                <w:sz w:val="18"/>
                <w:szCs w:val="18"/>
              </w:rPr>
            </w:pPr>
          </w:p>
        </w:tc>
        <w:tc>
          <w:tcPr>
            <w:tcW w:w="0" w:type="auto"/>
            <w:vMerge/>
            <w:tcBorders>
              <w:left w:val="single" w:sz="4" w:space="0" w:color="auto"/>
              <w:bottom w:val="single" w:sz="4" w:space="0" w:color="auto"/>
              <w:right w:val="single" w:sz="4" w:space="0" w:color="auto"/>
            </w:tcBorders>
            <w:shd w:val="clear" w:color="auto" w:fill="auto"/>
            <w:vAlign w:val="center"/>
          </w:tcPr>
          <w:p w14:paraId="2B51FD28" w14:textId="77777777" w:rsidR="002C3876" w:rsidRPr="00DD74DF" w:rsidRDefault="002C3876" w:rsidP="00DD2543">
            <w:pPr>
              <w:rPr>
                <w:rFonts w:ascii="현대하모니 M" w:eastAsia="현대하모니 M" w:hAnsi="현대하모니 M"/>
                <w:noProof/>
                <w:sz w:val="18"/>
                <w:szCs w:val="18"/>
              </w:rPr>
            </w:pPr>
          </w:p>
        </w:tc>
        <w:tc>
          <w:tcPr>
            <w:tcW w:w="0" w:type="auto"/>
            <w:vMerge/>
            <w:tcBorders>
              <w:left w:val="single" w:sz="4" w:space="0" w:color="auto"/>
              <w:bottom w:val="single" w:sz="4" w:space="0" w:color="auto"/>
              <w:right w:val="single" w:sz="4" w:space="0" w:color="auto"/>
            </w:tcBorders>
            <w:shd w:val="clear" w:color="auto" w:fill="auto"/>
            <w:vAlign w:val="center"/>
          </w:tcPr>
          <w:p w14:paraId="0369A67A" w14:textId="77777777" w:rsidR="002C3876" w:rsidRPr="00DD74DF" w:rsidRDefault="002C3876" w:rsidP="00DD2543">
            <w:pPr>
              <w:rPr>
                <w:rFonts w:ascii="현대하모니 M" w:eastAsia="현대하모니 M" w:hAnsi="현대하모니 M"/>
                <w:noProof/>
                <w:sz w:val="18"/>
                <w:szCs w:val="18"/>
              </w:rPr>
            </w:pPr>
          </w:p>
        </w:tc>
        <w:tc>
          <w:tcPr>
            <w:tcW w:w="0" w:type="auto"/>
            <w:tcBorders>
              <w:top w:val="single" w:sz="4" w:space="0" w:color="auto"/>
              <w:left w:val="single" w:sz="4" w:space="0" w:color="auto"/>
              <w:bottom w:val="single" w:sz="4" w:space="0" w:color="auto"/>
              <w:right w:val="single" w:sz="12" w:space="0" w:color="auto"/>
            </w:tcBorders>
            <w:shd w:val="clear" w:color="auto" w:fill="auto"/>
            <w:vAlign w:val="center"/>
            <w:hideMark/>
          </w:tcPr>
          <w:p w14:paraId="0724399E" w14:textId="77777777" w:rsidR="002C3876" w:rsidRPr="00DD74DF" w:rsidRDefault="002C3876" w:rsidP="00DD2543">
            <w:pP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(refer to Input Output Local Identifier table)</w:t>
            </w:r>
          </w:p>
        </w:tc>
      </w:tr>
      <w:tr w:rsidR="002C3876" w:rsidRPr="00DD74DF" w14:paraId="67D0BBAC" w14:textId="77777777" w:rsidTr="00DD2543">
        <w:tc>
          <w:tcPr>
            <w:tcW w:w="0" w:type="auto"/>
            <w:vMerge w:val="restart"/>
            <w:tcBorders>
              <w:top w:val="single" w:sz="4" w:space="0" w:color="auto"/>
              <w:left w:val="single" w:sz="12" w:space="0" w:color="auto"/>
              <w:right w:val="single" w:sz="4" w:space="0" w:color="auto"/>
            </w:tcBorders>
            <w:shd w:val="clear" w:color="auto" w:fill="auto"/>
            <w:vAlign w:val="center"/>
            <w:hideMark/>
          </w:tcPr>
          <w:p w14:paraId="3B98C1AA" w14:textId="77777777" w:rsidR="002C3876" w:rsidRPr="00ED1350" w:rsidRDefault="002C3876" w:rsidP="00DD2543">
            <w:pPr>
              <w:rPr>
                <w:rFonts w:ascii="현대하모니 M" w:eastAsia="현대하모니 M" w:hAnsi="현대하모니 M"/>
                <w:noProof/>
                <w:color w:val="FF0000"/>
                <w:sz w:val="18"/>
                <w:szCs w:val="18"/>
              </w:rPr>
            </w:pPr>
            <w:r w:rsidRPr="00ED1350">
              <w:rPr>
                <w:rFonts w:ascii="현대하모니 M" w:eastAsia="현대하모니 M" w:hAnsi="현대하모니 M" w:cs="굴림" w:hint="eastAsia"/>
                <w:noProof/>
                <w:color w:val="FF0000"/>
                <w:sz w:val="18"/>
                <w:szCs w:val="18"/>
              </w:rPr>
              <w:t xml:space="preserve">　</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6E4A60C9" w14:textId="77777777" w:rsidR="002C3876" w:rsidRPr="002C3876" w:rsidRDefault="002C3876" w:rsidP="00DD2543">
            <w:pPr>
              <w:rPr>
                <w:rFonts w:ascii="현대하모니 M" w:eastAsia="현대하모니 M" w:hAnsi="현대하모니 M"/>
                <w:noProof/>
                <w:sz w:val="18"/>
                <w:szCs w:val="18"/>
              </w:rPr>
            </w:pPr>
            <w:r w:rsidRPr="002C3876">
              <w:rPr>
                <w:rFonts w:ascii="현대하모니 M" w:eastAsia="현대하모니 M" w:hAnsi="현대하모니 M" w:hint="eastAsia"/>
                <w:noProof/>
                <w:sz w:val="18"/>
                <w:szCs w:val="18"/>
              </w:rPr>
              <w:t>#4</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14:paraId="366FEA8B" w14:textId="77777777" w:rsidR="002C3876" w:rsidRPr="002C3876" w:rsidRDefault="002C3876" w:rsidP="00DD2543">
            <w:pPr>
              <w:rPr>
                <w:rFonts w:ascii="현대하모니 M" w:eastAsia="현대하모니 M" w:hAnsi="현대하모니 M"/>
                <w:noProof/>
                <w:sz w:val="18"/>
                <w:szCs w:val="18"/>
              </w:rPr>
            </w:pPr>
            <w:r w:rsidRPr="002C3876">
              <w:rPr>
                <w:rFonts w:ascii="현대하모니 M" w:eastAsia="현대하모니 M" w:hAnsi="현대하모니 M" w:hint="eastAsia"/>
                <w:noProof/>
                <w:sz w:val="18"/>
                <w:szCs w:val="18"/>
              </w:rPr>
              <w:t>XX</w:t>
            </w:r>
          </w:p>
        </w:tc>
        <w:tc>
          <w:tcPr>
            <w:tcW w:w="0" w:type="auto"/>
            <w:tcBorders>
              <w:top w:val="single" w:sz="4" w:space="0" w:color="auto"/>
              <w:left w:val="single" w:sz="4" w:space="0" w:color="auto"/>
              <w:bottom w:val="single" w:sz="4" w:space="0" w:color="auto"/>
              <w:right w:val="single" w:sz="12" w:space="0" w:color="auto"/>
            </w:tcBorders>
            <w:shd w:val="clear" w:color="auto" w:fill="auto"/>
            <w:vAlign w:val="center"/>
            <w:hideMark/>
          </w:tcPr>
          <w:p w14:paraId="7E85A325" w14:textId="77777777" w:rsidR="002C3876" w:rsidRPr="002C3876" w:rsidRDefault="002C3876" w:rsidP="00DD2543">
            <w:pPr>
              <w:rPr>
                <w:rFonts w:ascii="현대하모니 M" w:eastAsia="현대하모니 M" w:hAnsi="현대하모니 M"/>
                <w:noProof/>
                <w:sz w:val="18"/>
                <w:szCs w:val="18"/>
              </w:rPr>
            </w:pPr>
            <w:r w:rsidRPr="002C3876">
              <w:rPr>
                <w:rFonts w:ascii="현대하모니 M" w:eastAsia="현대하모니 M" w:hAnsi="현대하모니 M" w:hint="eastAsia"/>
                <w:noProof/>
                <w:sz w:val="18"/>
                <w:szCs w:val="18"/>
              </w:rPr>
              <w:t>Input Output Control Parameter</w:t>
            </w:r>
          </w:p>
        </w:tc>
      </w:tr>
      <w:tr w:rsidR="002C3876" w:rsidRPr="00DD74DF" w14:paraId="39D2B433" w14:textId="77777777" w:rsidTr="00DD2543">
        <w:tc>
          <w:tcPr>
            <w:tcW w:w="0" w:type="auto"/>
            <w:vMerge/>
            <w:tcBorders>
              <w:left w:val="single" w:sz="12" w:space="0" w:color="auto"/>
              <w:right w:val="single" w:sz="4" w:space="0" w:color="auto"/>
            </w:tcBorders>
            <w:shd w:val="clear" w:color="auto" w:fill="auto"/>
            <w:vAlign w:val="center"/>
          </w:tcPr>
          <w:p w14:paraId="4DBCB1CA" w14:textId="77777777" w:rsidR="002C3876" w:rsidRPr="00ED1350" w:rsidRDefault="002C3876" w:rsidP="00DD2543">
            <w:pPr>
              <w:rPr>
                <w:rFonts w:ascii="현대하모니 M" w:eastAsia="현대하모니 M" w:hAnsi="현대하모니 M"/>
                <w:noProof/>
                <w:color w:val="FF0000"/>
                <w:sz w:val="18"/>
                <w:szCs w:val="18"/>
              </w:rPr>
            </w:pPr>
          </w:p>
        </w:tc>
        <w:tc>
          <w:tcPr>
            <w:tcW w:w="0" w:type="auto"/>
            <w:vMerge/>
            <w:tcBorders>
              <w:left w:val="single" w:sz="4" w:space="0" w:color="auto"/>
              <w:right w:val="single" w:sz="4" w:space="0" w:color="auto"/>
            </w:tcBorders>
            <w:shd w:val="clear" w:color="auto" w:fill="auto"/>
            <w:vAlign w:val="center"/>
          </w:tcPr>
          <w:p w14:paraId="5AFD7955" w14:textId="77777777" w:rsidR="002C3876" w:rsidRPr="002C3876" w:rsidRDefault="002C3876" w:rsidP="00DD2543">
            <w:pPr>
              <w:rPr>
                <w:rFonts w:ascii="현대하모니 M" w:eastAsia="현대하모니 M" w:hAnsi="현대하모니 M"/>
                <w:noProof/>
                <w:sz w:val="18"/>
                <w:szCs w:val="18"/>
              </w:rPr>
            </w:pPr>
          </w:p>
        </w:tc>
        <w:tc>
          <w:tcPr>
            <w:tcW w:w="0" w:type="auto"/>
            <w:vMerge/>
            <w:tcBorders>
              <w:left w:val="single" w:sz="4" w:space="0" w:color="auto"/>
              <w:right w:val="single" w:sz="4" w:space="0" w:color="auto"/>
            </w:tcBorders>
            <w:shd w:val="clear" w:color="auto" w:fill="auto"/>
            <w:vAlign w:val="center"/>
          </w:tcPr>
          <w:p w14:paraId="4924A1BF" w14:textId="77777777" w:rsidR="002C3876" w:rsidRPr="002C3876" w:rsidRDefault="002C3876" w:rsidP="00DD2543">
            <w:pPr>
              <w:rPr>
                <w:rFonts w:ascii="현대하모니 M" w:eastAsia="현대하모니 M" w:hAnsi="현대하모니 M"/>
                <w:noProof/>
                <w:sz w:val="18"/>
                <w:szCs w:val="18"/>
              </w:rPr>
            </w:pPr>
          </w:p>
        </w:tc>
        <w:tc>
          <w:tcPr>
            <w:tcW w:w="0" w:type="auto"/>
            <w:tcBorders>
              <w:top w:val="single" w:sz="4" w:space="0" w:color="auto"/>
              <w:left w:val="single" w:sz="4" w:space="0" w:color="auto"/>
              <w:bottom w:val="single" w:sz="4" w:space="0" w:color="auto"/>
              <w:right w:val="single" w:sz="12" w:space="0" w:color="auto"/>
            </w:tcBorders>
            <w:shd w:val="clear" w:color="auto" w:fill="auto"/>
            <w:vAlign w:val="center"/>
            <w:hideMark/>
          </w:tcPr>
          <w:p w14:paraId="1D5DFD7F" w14:textId="77777777" w:rsidR="002C3876" w:rsidRPr="002C3876" w:rsidRDefault="002C3876" w:rsidP="00DD2543">
            <w:pPr>
              <w:rPr>
                <w:rFonts w:ascii="현대하모니 M" w:eastAsia="현대하모니 M" w:hAnsi="현대하모니 M"/>
                <w:noProof/>
                <w:sz w:val="18"/>
                <w:szCs w:val="18"/>
              </w:rPr>
            </w:pPr>
            <w:r w:rsidRPr="002C3876">
              <w:rPr>
                <w:rFonts w:ascii="현대하모니 M" w:eastAsia="현대하모니 M" w:hAnsi="현대하모니 M" w:hint="eastAsia"/>
                <w:noProof/>
                <w:sz w:val="18"/>
                <w:szCs w:val="18"/>
              </w:rPr>
              <w:t>- 0x00: STOP(returnControlToECU)</w:t>
            </w:r>
          </w:p>
        </w:tc>
      </w:tr>
      <w:tr w:rsidR="002C3876" w:rsidRPr="00DD74DF" w14:paraId="290E02E5" w14:textId="77777777" w:rsidTr="00DD2543">
        <w:tc>
          <w:tcPr>
            <w:tcW w:w="0" w:type="auto"/>
            <w:vMerge/>
            <w:tcBorders>
              <w:left w:val="single" w:sz="12" w:space="0" w:color="auto"/>
              <w:bottom w:val="single" w:sz="12" w:space="0" w:color="auto"/>
              <w:right w:val="single" w:sz="4" w:space="0" w:color="auto"/>
            </w:tcBorders>
            <w:shd w:val="clear" w:color="auto" w:fill="auto"/>
            <w:vAlign w:val="center"/>
          </w:tcPr>
          <w:p w14:paraId="6357D1CE" w14:textId="77777777" w:rsidR="002C3876" w:rsidRPr="00ED1350" w:rsidRDefault="002C3876" w:rsidP="00DD2543">
            <w:pPr>
              <w:rPr>
                <w:rFonts w:ascii="현대하모니 M" w:eastAsia="현대하모니 M" w:hAnsi="현대하모니 M"/>
                <w:noProof/>
                <w:color w:val="FF0000"/>
                <w:sz w:val="18"/>
                <w:szCs w:val="18"/>
              </w:rPr>
            </w:pPr>
          </w:p>
        </w:tc>
        <w:tc>
          <w:tcPr>
            <w:tcW w:w="0" w:type="auto"/>
            <w:vMerge/>
            <w:tcBorders>
              <w:left w:val="single" w:sz="4" w:space="0" w:color="auto"/>
              <w:bottom w:val="single" w:sz="12" w:space="0" w:color="auto"/>
              <w:right w:val="single" w:sz="4" w:space="0" w:color="auto"/>
            </w:tcBorders>
            <w:shd w:val="clear" w:color="auto" w:fill="auto"/>
            <w:vAlign w:val="center"/>
          </w:tcPr>
          <w:p w14:paraId="3B18BE67" w14:textId="77777777" w:rsidR="002C3876" w:rsidRPr="002C3876" w:rsidRDefault="002C3876" w:rsidP="00DD2543">
            <w:pPr>
              <w:rPr>
                <w:rFonts w:ascii="현대하모니 M" w:eastAsia="현대하모니 M" w:hAnsi="현대하모니 M"/>
                <w:noProof/>
                <w:sz w:val="18"/>
                <w:szCs w:val="18"/>
              </w:rPr>
            </w:pPr>
          </w:p>
        </w:tc>
        <w:tc>
          <w:tcPr>
            <w:tcW w:w="0" w:type="auto"/>
            <w:vMerge/>
            <w:tcBorders>
              <w:left w:val="single" w:sz="4" w:space="0" w:color="auto"/>
              <w:bottom w:val="single" w:sz="12" w:space="0" w:color="auto"/>
              <w:right w:val="single" w:sz="4" w:space="0" w:color="auto"/>
            </w:tcBorders>
            <w:shd w:val="clear" w:color="auto" w:fill="auto"/>
            <w:vAlign w:val="center"/>
          </w:tcPr>
          <w:p w14:paraId="3F4D44D8" w14:textId="77777777" w:rsidR="002C3876" w:rsidRPr="002C3876" w:rsidRDefault="002C3876" w:rsidP="00DD2543">
            <w:pPr>
              <w:rPr>
                <w:rFonts w:ascii="현대하모니 M" w:eastAsia="현대하모니 M" w:hAnsi="현대하모니 M"/>
                <w:noProof/>
                <w:sz w:val="18"/>
                <w:szCs w:val="18"/>
              </w:rPr>
            </w:pPr>
          </w:p>
        </w:tc>
        <w:tc>
          <w:tcPr>
            <w:tcW w:w="0" w:type="auto"/>
            <w:tcBorders>
              <w:top w:val="single" w:sz="4" w:space="0" w:color="auto"/>
              <w:left w:val="single" w:sz="4" w:space="0" w:color="auto"/>
              <w:bottom w:val="single" w:sz="4" w:space="0" w:color="auto"/>
              <w:right w:val="single" w:sz="12" w:space="0" w:color="auto"/>
            </w:tcBorders>
            <w:shd w:val="clear" w:color="auto" w:fill="auto"/>
            <w:vAlign w:val="center"/>
            <w:hideMark/>
          </w:tcPr>
          <w:p w14:paraId="1256DAA1" w14:textId="7429B9E7" w:rsidR="002C3876" w:rsidRPr="002C3876" w:rsidRDefault="002C3876" w:rsidP="00DD2543">
            <w:pPr>
              <w:rPr>
                <w:rFonts w:ascii="현대하모니 M" w:eastAsia="현대하모니 M" w:hAnsi="현대하모니 M"/>
                <w:noProof/>
                <w:sz w:val="18"/>
                <w:szCs w:val="18"/>
              </w:rPr>
            </w:pPr>
            <w:r w:rsidRPr="002C3876">
              <w:rPr>
                <w:rFonts w:ascii="현대하모니 M" w:eastAsia="현대하모니 M" w:hAnsi="현대하모니 M" w:hint="eastAsia"/>
                <w:noProof/>
                <w:sz w:val="18"/>
                <w:szCs w:val="18"/>
              </w:rPr>
              <w:t xml:space="preserve">- 0x03: </w:t>
            </w:r>
            <w:r w:rsidR="002C39F0">
              <w:rPr>
                <w:rFonts w:ascii="현대하모니 M" w:eastAsia="현대하모니 M" w:hAnsi="현대하모니 M" w:hint="eastAsia"/>
                <w:noProof/>
                <w:sz w:val="18"/>
                <w:szCs w:val="18"/>
              </w:rPr>
              <w:t>START(</w:t>
            </w:r>
            <w:r w:rsidRPr="002C3876">
              <w:rPr>
                <w:rFonts w:ascii="현대하모니 M" w:eastAsia="현대하모니 M" w:hAnsi="현대하모니 M" w:hint="eastAsia"/>
                <w:noProof/>
                <w:sz w:val="18"/>
                <w:szCs w:val="18"/>
              </w:rPr>
              <w:t>shortTermAdjustment</w:t>
            </w:r>
            <w:r w:rsidR="002C39F0">
              <w:rPr>
                <w:rFonts w:ascii="현대하모니 M" w:eastAsia="현대하모니 M" w:hAnsi="현대하모니 M" w:hint="eastAsia"/>
                <w:noProof/>
                <w:sz w:val="18"/>
                <w:szCs w:val="18"/>
              </w:rPr>
              <w:t>)</w:t>
            </w:r>
          </w:p>
        </w:tc>
      </w:tr>
    </w:tbl>
    <w:p w14:paraId="7C53E573" w14:textId="77777777" w:rsidR="002C3876" w:rsidRPr="00DD74DF" w:rsidRDefault="002C3876" w:rsidP="000769D6">
      <w:pPr>
        <w:rPr>
          <w:rFonts w:ascii="현대하모니 M" w:eastAsia="현대하모니 M" w:hAnsi="현대하모니 M"/>
          <w:noProof/>
          <w:lang w:val="en-AU"/>
        </w:rPr>
      </w:pPr>
    </w:p>
    <w:tbl>
      <w:tblPr>
        <w:tblW w:w="9645" w:type="dxa"/>
        <w:tblInd w:w="660" w:type="dxa"/>
        <w:tblCellMar>
          <w:left w:w="99" w:type="dxa"/>
          <w:right w:w="99" w:type="dxa"/>
        </w:tblCellMar>
        <w:tblLook w:val="04A0" w:firstRow="1" w:lastRow="0" w:firstColumn="1" w:lastColumn="0" w:noHBand="0" w:noVBand="1"/>
      </w:tblPr>
      <w:tblGrid>
        <w:gridCol w:w="1140"/>
        <w:gridCol w:w="2551"/>
        <w:gridCol w:w="1008"/>
        <w:gridCol w:w="1261"/>
        <w:gridCol w:w="3685"/>
      </w:tblGrid>
      <w:tr w:rsidR="000769D6" w:rsidRPr="00DD74DF" w14:paraId="7408F050" w14:textId="77777777" w:rsidTr="008674AD">
        <w:trPr>
          <w:trHeight w:val="335"/>
        </w:trPr>
        <w:tc>
          <w:tcPr>
            <w:tcW w:w="1140" w:type="dxa"/>
            <w:vMerge w:val="restart"/>
            <w:tcBorders>
              <w:top w:val="single" w:sz="12" w:space="0" w:color="auto"/>
              <w:left w:val="single" w:sz="12" w:space="0" w:color="auto"/>
              <w:bottom w:val="single" w:sz="12" w:space="0" w:color="auto"/>
              <w:right w:val="single" w:sz="8" w:space="0" w:color="auto"/>
            </w:tcBorders>
            <w:shd w:val="clear" w:color="auto" w:fill="BFBFBF"/>
            <w:vAlign w:val="center"/>
            <w:hideMark/>
          </w:tcPr>
          <w:p w14:paraId="67193C77"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Input/</w:t>
            </w:r>
          </w:p>
          <w:p w14:paraId="4E318F60"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Output</w:t>
            </w:r>
          </w:p>
        </w:tc>
        <w:tc>
          <w:tcPr>
            <w:tcW w:w="2551" w:type="dxa"/>
            <w:vMerge w:val="restart"/>
            <w:tcBorders>
              <w:top w:val="single" w:sz="12" w:space="0" w:color="auto"/>
              <w:left w:val="single" w:sz="8" w:space="0" w:color="auto"/>
              <w:bottom w:val="single" w:sz="12" w:space="0" w:color="auto"/>
              <w:right w:val="single" w:sz="12" w:space="0" w:color="auto"/>
            </w:tcBorders>
            <w:shd w:val="clear" w:color="auto" w:fill="BFBFBF"/>
            <w:vAlign w:val="center"/>
            <w:hideMark/>
          </w:tcPr>
          <w:p w14:paraId="5E563029"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Control By Local Identifier</w:t>
            </w:r>
          </w:p>
        </w:tc>
        <w:tc>
          <w:tcPr>
            <w:tcW w:w="1008" w:type="dxa"/>
            <w:tcBorders>
              <w:top w:val="single" w:sz="12" w:space="0" w:color="auto"/>
              <w:left w:val="single" w:sz="12" w:space="0" w:color="auto"/>
              <w:bottom w:val="single" w:sz="12" w:space="0" w:color="auto"/>
              <w:right w:val="single" w:sz="12" w:space="0" w:color="auto"/>
            </w:tcBorders>
            <w:shd w:val="clear" w:color="auto" w:fill="BFBFBF"/>
            <w:vAlign w:val="center"/>
            <w:hideMark/>
          </w:tcPr>
          <w:p w14:paraId="2B829061"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Output</w:t>
            </w:r>
          </w:p>
        </w:tc>
        <w:tc>
          <w:tcPr>
            <w:tcW w:w="1261" w:type="dxa"/>
            <w:vMerge w:val="restart"/>
            <w:tcBorders>
              <w:top w:val="single" w:sz="12" w:space="0" w:color="auto"/>
              <w:left w:val="single" w:sz="12" w:space="0" w:color="auto"/>
              <w:bottom w:val="single" w:sz="12" w:space="0" w:color="auto"/>
              <w:right w:val="single" w:sz="8" w:space="0" w:color="auto"/>
            </w:tcBorders>
            <w:shd w:val="clear" w:color="auto" w:fill="BFBFBF"/>
            <w:vAlign w:val="center"/>
            <w:hideMark/>
          </w:tcPr>
          <w:p w14:paraId="4AE999E7"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Output Time</w:t>
            </w:r>
          </w:p>
        </w:tc>
        <w:tc>
          <w:tcPr>
            <w:tcW w:w="3685" w:type="dxa"/>
            <w:vMerge w:val="restart"/>
            <w:tcBorders>
              <w:top w:val="single" w:sz="12" w:space="0" w:color="auto"/>
              <w:left w:val="single" w:sz="8" w:space="0" w:color="auto"/>
              <w:bottom w:val="single" w:sz="12" w:space="0" w:color="auto"/>
              <w:right w:val="single" w:sz="8" w:space="0" w:color="auto"/>
            </w:tcBorders>
            <w:shd w:val="clear" w:color="auto" w:fill="BFBFBF"/>
            <w:vAlign w:val="center"/>
            <w:hideMark/>
          </w:tcPr>
          <w:p w14:paraId="7EC20363"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Remark</w:t>
            </w:r>
          </w:p>
        </w:tc>
      </w:tr>
      <w:tr w:rsidR="000769D6" w:rsidRPr="00DD74DF" w14:paraId="3D2AC235" w14:textId="77777777" w:rsidTr="008674AD">
        <w:trPr>
          <w:trHeight w:val="335"/>
        </w:trPr>
        <w:tc>
          <w:tcPr>
            <w:tcW w:w="1140" w:type="dxa"/>
            <w:vMerge/>
            <w:tcBorders>
              <w:top w:val="single" w:sz="12" w:space="0" w:color="auto"/>
              <w:left w:val="single" w:sz="12" w:space="0" w:color="auto"/>
              <w:bottom w:val="single" w:sz="12" w:space="0" w:color="auto"/>
              <w:right w:val="single" w:sz="8" w:space="0" w:color="auto"/>
            </w:tcBorders>
            <w:vAlign w:val="center"/>
            <w:hideMark/>
          </w:tcPr>
          <w:p w14:paraId="15F816F0" w14:textId="77777777" w:rsidR="000769D6" w:rsidRPr="00DD74DF" w:rsidRDefault="000769D6" w:rsidP="008674AD">
            <w:pPr>
              <w:rPr>
                <w:rFonts w:ascii="현대하모니 M" w:eastAsia="현대하모니 M" w:hAnsi="현대하모니 M"/>
                <w:bCs/>
                <w:noProof/>
                <w:sz w:val="18"/>
                <w:szCs w:val="18"/>
              </w:rPr>
            </w:pPr>
          </w:p>
        </w:tc>
        <w:tc>
          <w:tcPr>
            <w:tcW w:w="2551" w:type="dxa"/>
            <w:vMerge/>
            <w:tcBorders>
              <w:top w:val="single" w:sz="12" w:space="0" w:color="auto"/>
              <w:left w:val="single" w:sz="8" w:space="0" w:color="auto"/>
              <w:bottom w:val="single" w:sz="12" w:space="0" w:color="auto"/>
              <w:right w:val="single" w:sz="12" w:space="0" w:color="auto"/>
            </w:tcBorders>
            <w:vAlign w:val="center"/>
            <w:hideMark/>
          </w:tcPr>
          <w:p w14:paraId="6994C1FD" w14:textId="77777777" w:rsidR="000769D6" w:rsidRPr="00DD74DF" w:rsidRDefault="000769D6" w:rsidP="008674AD">
            <w:pPr>
              <w:rPr>
                <w:rFonts w:ascii="현대하모니 M" w:eastAsia="현대하모니 M" w:hAnsi="현대하모니 M"/>
                <w:bCs/>
                <w:noProof/>
                <w:sz w:val="18"/>
                <w:szCs w:val="18"/>
              </w:rPr>
            </w:pPr>
          </w:p>
        </w:tc>
        <w:tc>
          <w:tcPr>
            <w:tcW w:w="100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hideMark/>
          </w:tcPr>
          <w:p w14:paraId="0AE2E7B9"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Condition</w:t>
            </w:r>
          </w:p>
        </w:tc>
        <w:tc>
          <w:tcPr>
            <w:tcW w:w="1261" w:type="dxa"/>
            <w:vMerge/>
            <w:tcBorders>
              <w:top w:val="single" w:sz="12" w:space="0" w:color="auto"/>
              <w:left w:val="single" w:sz="12" w:space="0" w:color="auto"/>
              <w:bottom w:val="single" w:sz="12" w:space="0" w:color="auto"/>
              <w:right w:val="single" w:sz="8" w:space="0" w:color="auto"/>
            </w:tcBorders>
            <w:vAlign w:val="center"/>
            <w:hideMark/>
          </w:tcPr>
          <w:p w14:paraId="3DE04B65" w14:textId="77777777" w:rsidR="000769D6" w:rsidRPr="00DD74DF" w:rsidRDefault="000769D6" w:rsidP="008674AD">
            <w:pPr>
              <w:rPr>
                <w:rFonts w:ascii="현대하모니 M" w:eastAsia="현대하모니 M" w:hAnsi="현대하모니 M"/>
                <w:bCs/>
                <w:noProof/>
                <w:sz w:val="18"/>
                <w:szCs w:val="18"/>
              </w:rPr>
            </w:pPr>
          </w:p>
        </w:tc>
        <w:tc>
          <w:tcPr>
            <w:tcW w:w="3685" w:type="dxa"/>
            <w:vMerge/>
            <w:tcBorders>
              <w:top w:val="single" w:sz="12" w:space="0" w:color="auto"/>
              <w:left w:val="single" w:sz="8" w:space="0" w:color="auto"/>
              <w:bottom w:val="single" w:sz="12" w:space="0" w:color="auto"/>
              <w:right w:val="single" w:sz="8" w:space="0" w:color="auto"/>
            </w:tcBorders>
            <w:vAlign w:val="center"/>
            <w:hideMark/>
          </w:tcPr>
          <w:p w14:paraId="60B93B74" w14:textId="77777777" w:rsidR="000769D6" w:rsidRPr="00DD74DF" w:rsidRDefault="000769D6" w:rsidP="008674AD">
            <w:pPr>
              <w:rPr>
                <w:rFonts w:ascii="현대하모니 M" w:eastAsia="현대하모니 M" w:hAnsi="현대하모니 M"/>
                <w:noProof/>
                <w:sz w:val="18"/>
                <w:szCs w:val="18"/>
              </w:rPr>
            </w:pPr>
          </w:p>
        </w:tc>
      </w:tr>
      <w:tr w:rsidR="000769D6" w:rsidRPr="00DD74DF" w14:paraId="33715AA4" w14:textId="77777777" w:rsidTr="008674AD">
        <w:trPr>
          <w:trHeight w:val="335"/>
        </w:trPr>
        <w:tc>
          <w:tcPr>
            <w:tcW w:w="1140" w:type="dxa"/>
            <w:tcBorders>
              <w:top w:val="single" w:sz="12" w:space="0" w:color="auto"/>
              <w:left w:val="single" w:sz="12" w:space="0" w:color="auto"/>
              <w:bottom w:val="single" w:sz="8" w:space="0" w:color="auto"/>
              <w:right w:val="single" w:sz="8" w:space="0" w:color="auto"/>
            </w:tcBorders>
            <w:shd w:val="clear" w:color="auto" w:fill="auto"/>
            <w:vAlign w:val="center"/>
            <w:hideMark/>
          </w:tcPr>
          <w:p w14:paraId="2C6948C4" w14:textId="77777777" w:rsidR="000769D6" w:rsidRPr="00DD74DF" w:rsidRDefault="000769D6" w:rsidP="008674AD">
            <w:pPr>
              <w:jc w:val="cente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Hex Value</w:t>
            </w:r>
          </w:p>
        </w:tc>
        <w:tc>
          <w:tcPr>
            <w:tcW w:w="2551" w:type="dxa"/>
            <w:tcBorders>
              <w:top w:val="single" w:sz="12" w:space="0" w:color="auto"/>
              <w:left w:val="nil"/>
              <w:bottom w:val="single" w:sz="8" w:space="0" w:color="auto"/>
              <w:right w:val="single" w:sz="8" w:space="0" w:color="000000"/>
            </w:tcBorders>
            <w:shd w:val="clear" w:color="auto" w:fill="auto"/>
            <w:vAlign w:val="center"/>
            <w:hideMark/>
          </w:tcPr>
          <w:p w14:paraId="5E19550D" w14:textId="77777777" w:rsidR="000769D6" w:rsidRPr="00DD74DF" w:rsidRDefault="000769D6" w:rsidP="008674AD">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Parameter Description</w:t>
            </w:r>
          </w:p>
        </w:tc>
        <w:tc>
          <w:tcPr>
            <w:tcW w:w="1008" w:type="dxa"/>
            <w:tcBorders>
              <w:top w:val="single" w:sz="12" w:space="0" w:color="auto"/>
              <w:left w:val="nil"/>
              <w:bottom w:val="single" w:sz="8" w:space="0" w:color="auto"/>
              <w:right w:val="single" w:sz="8" w:space="0" w:color="auto"/>
            </w:tcBorders>
            <w:shd w:val="clear" w:color="auto" w:fill="auto"/>
            <w:vAlign w:val="center"/>
            <w:hideMark/>
          </w:tcPr>
          <w:p w14:paraId="0CE0C95D"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261" w:type="dxa"/>
            <w:tcBorders>
              <w:top w:val="single" w:sz="12" w:space="0" w:color="auto"/>
              <w:left w:val="nil"/>
              <w:bottom w:val="single" w:sz="8" w:space="0" w:color="auto"/>
              <w:right w:val="single" w:sz="8" w:space="0" w:color="auto"/>
            </w:tcBorders>
            <w:shd w:val="clear" w:color="auto" w:fill="auto"/>
            <w:vAlign w:val="center"/>
            <w:hideMark/>
          </w:tcPr>
          <w:p w14:paraId="2699AF02"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3685" w:type="dxa"/>
            <w:tcBorders>
              <w:top w:val="single" w:sz="12" w:space="0" w:color="auto"/>
              <w:left w:val="nil"/>
              <w:bottom w:val="single" w:sz="8" w:space="0" w:color="auto"/>
              <w:right w:val="single" w:sz="8" w:space="0" w:color="auto"/>
            </w:tcBorders>
            <w:shd w:val="clear" w:color="auto" w:fill="auto"/>
            <w:vAlign w:val="center"/>
            <w:hideMark/>
          </w:tcPr>
          <w:p w14:paraId="70DB985F"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r w:rsidR="000769D6" w:rsidRPr="00DD74DF" w14:paraId="50002B45" w14:textId="77777777" w:rsidTr="008674AD">
        <w:trPr>
          <w:trHeight w:val="335"/>
        </w:trPr>
        <w:tc>
          <w:tcPr>
            <w:tcW w:w="1140" w:type="dxa"/>
            <w:tcBorders>
              <w:top w:val="nil"/>
              <w:left w:val="single" w:sz="12" w:space="0" w:color="auto"/>
              <w:bottom w:val="single" w:sz="8" w:space="0" w:color="auto"/>
              <w:right w:val="single" w:sz="8" w:space="0" w:color="auto"/>
            </w:tcBorders>
            <w:shd w:val="clear" w:color="auto" w:fill="auto"/>
            <w:vAlign w:val="center"/>
            <w:hideMark/>
          </w:tcPr>
          <w:p w14:paraId="1EAF0F3C" w14:textId="77777777" w:rsidR="000769D6" w:rsidRPr="00DD74DF" w:rsidRDefault="000769D6" w:rsidP="008674AD">
            <w:pPr>
              <w:jc w:val="center"/>
              <w:rPr>
                <w:rFonts w:ascii="현대하모니 M" w:eastAsia="현대하모니 M" w:hAnsi="현대하모니 M"/>
                <w:noProof/>
                <w:sz w:val="18"/>
                <w:szCs w:val="18"/>
              </w:rPr>
            </w:pPr>
            <w:r w:rsidRPr="00DD74DF">
              <w:rPr>
                <w:rFonts w:ascii="현대하모니 M" w:eastAsia="현대하모니 M" w:hAnsi="현대하모니 M" w:hint="eastAsia"/>
                <w:noProof/>
                <w:sz w:val="18"/>
                <w:szCs w:val="18"/>
              </w:rPr>
              <w:t>F000</w:t>
            </w:r>
          </w:p>
        </w:tc>
        <w:tc>
          <w:tcPr>
            <w:tcW w:w="2551" w:type="dxa"/>
            <w:tcBorders>
              <w:top w:val="single" w:sz="8" w:space="0" w:color="auto"/>
              <w:left w:val="nil"/>
              <w:bottom w:val="single" w:sz="8" w:space="0" w:color="auto"/>
              <w:right w:val="single" w:sz="8" w:space="0" w:color="000000"/>
            </w:tcBorders>
            <w:shd w:val="clear" w:color="auto" w:fill="auto"/>
            <w:vAlign w:val="center"/>
            <w:hideMark/>
          </w:tcPr>
          <w:p w14:paraId="3CE8397A" w14:textId="77777777" w:rsidR="000769D6" w:rsidRPr="00DD74DF" w:rsidRDefault="000769D6" w:rsidP="008674AD">
            <w:pPr>
              <w:rPr>
                <w:rFonts w:ascii="현대하모니 M" w:eastAsia="현대하모니 M" w:hAnsi="현대하모니 M"/>
                <w:bCs/>
                <w:noProof/>
                <w:sz w:val="18"/>
                <w:szCs w:val="18"/>
              </w:rPr>
            </w:pPr>
            <w:r w:rsidRPr="00DD74DF">
              <w:rPr>
                <w:rFonts w:ascii="현대하모니 M" w:eastAsia="현대하모니 M" w:hAnsi="현대하모니 M" w:hint="eastAsia"/>
                <w:bCs/>
                <w:noProof/>
                <w:sz w:val="18"/>
                <w:szCs w:val="18"/>
              </w:rPr>
              <w:t>Supported check DID F000</w:t>
            </w:r>
          </w:p>
        </w:tc>
        <w:tc>
          <w:tcPr>
            <w:tcW w:w="1008" w:type="dxa"/>
            <w:tcBorders>
              <w:top w:val="nil"/>
              <w:left w:val="nil"/>
              <w:bottom w:val="single" w:sz="8" w:space="0" w:color="auto"/>
              <w:right w:val="single" w:sz="8" w:space="0" w:color="auto"/>
            </w:tcBorders>
            <w:shd w:val="clear" w:color="auto" w:fill="auto"/>
            <w:vAlign w:val="center"/>
            <w:hideMark/>
          </w:tcPr>
          <w:p w14:paraId="33F1DE81"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1261" w:type="dxa"/>
            <w:tcBorders>
              <w:top w:val="single" w:sz="8" w:space="0" w:color="auto"/>
              <w:left w:val="nil"/>
              <w:bottom w:val="single" w:sz="8" w:space="0" w:color="auto"/>
              <w:right w:val="single" w:sz="8" w:space="0" w:color="auto"/>
            </w:tcBorders>
            <w:shd w:val="clear" w:color="auto" w:fill="auto"/>
            <w:vAlign w:val="center"/>
            <w:hideMark/>
          </w:tcPr>
          <w:p w14:paraId="60F1C4E4"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c>
          <w:tcPr>
            <w:tcW w:w="3685" w:type="dxa"/>
            <w:tcBorders>
              <w:top w:val="nil"/>
              <w:left w:val="single" w:sz="8" w:space="0" w:color="auto"/>
              <w:bottom w:val="single" w:sz="8" w:space="0" w:color="auto"/>
              <w:right w:val="single" w:sz="8" w:space="0" w:color="auto"/>
            </w:tcBorders>
            <w:shd w:val="clear" w:color="auto" w:fill="auto"/>
            <w:vAlign w:val="center"/>
            <w:hideMark/>
          </w:tcPr>
          <w:p w14:paraId="361B4A5A" w14:textId="77777777" w:rsidR="000769D6" w:rsidRPr="00DD74DF" w:rsidRDefault="000769D6" w:rsidP="008674AD">
            <w:pPr>
              <w:rPr>
                <w:rFonts w:ascii="현대하모니 M" w:eastAsia="현대하모니 M" w:hAnsi="현대하모니 M"/>
                <w:noProof/>
                <w:sz w:val="18"/>
                <w:szCs w:val="18"/>
              </w:rPr>
            </w:pPr>
            <w:r w:rsidRPr="00DD74DF">
              <w:rPr>
                <w:rFonts w:ascii="현대하모니 M" w:eastAsia="현대하모니 M" w:hAnsi="현대하모니 M" w:cs="굴림" w:hint="eastAsia"/>
                <w:noProof/>
                <w:sz w:val="18"/>
                <w:szCs w:val="18"/>
              </w:rPr>
              <w:t xml:space="preserve">　</w:t>
            </w:r>
          </w:p>
        </w:tc>
      </w:tr>
      <w:tr w:rsidR="000769D6" w:rsidRPr="00DD74DF" w14:paraId="4E5CD875" w14:textId="77777777" w:rsidTr="008674AD">
        <w:trPr>
          <w:trHeight w:val="335"/>
        </w:trPr>
        <w:tc>
          <w:tcPr>
            <w:tcW w:w="1140" w:type="dxa"/>
            <w:tcBorders>
              <w:top w:val="nil"/>
              <w:left w:val="single" w:sz="12" w:space="0" w:color="auto"/>
              <w:bottom w:val="single" w:sz="8" w:space="0" w:color="auto"/>
              <w:right w:val="single" w:sz="8" w:space="0" w:color="auto"/>
            </w:tcBorders>
            <w:shd w:val="clear" w:color="auto" w:fill="auto"/>
            <w:vAlign w:val="center"/>
            <w:hideMark/>
          </w:tcPr>
          <w:p w14:paraId="3188E855" w14:textId="77777777" w:rsidR="000769D6" w:rsidRPr="00DD74DF" w:rsidRDefault="000769D6" w:rsidP="008674AD">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F011</w:t>
            </w:r>
          </w:p>
        </w:tc>
        <w:tc>
          <w:tcPr>
            <w:tcW w:w="2551" w:type="dxa"/>
            <w:tcBorders>
              <w:top w:val="single" w:sz="8" w:space="0" w:color="auto"/>
              <w:left w:val="nil"/>
              <w:bottom w:val="single" w:sz="8" w:space="0" w:color="auto"/>
              <w:right w:val="single" w:sz="8" w:space="0" w:color="000000"/>
            </w:tcBorders>
            <w:shd w:val="clear" w:color="auto" w:fill="auto"/>
            <w:vAlign w:val="center"/>
          </w:tcPr>
          <w:p w14:paraId="6C45DECA" w14:textId="77777777" w:rsidR="000769D6" w:rsidRPr="00DD74DF" w:rsidRDefault="000769D6" w:rsidP="008674AD">
            <w:pPr>
              <w:rPr>
                <w:rFonts w:ascii="현대하모니 M" w:eastAsia="현대하모니 M" w:hAnsi="현대하모니 M"/>
                <w:sz w:val="16"/>
                <w:szCs w:val="16"/>
              </w:rPr>
            </w:pPr>
            <w:r w:rsidRPr="00DD74DF">
              <w:rPr>
                <w:rFonts w:ascii="현대하모니 M" w:eastAsia="현대하모니 M" w:hAnsi="현대하모니 M"/>
                <w:sz w:val="16"/>
                <w:szCs w:val="16"/>
              </w:rPr>
              <w:t>AMBER LED</w:t>
            </w:r>
          </w:p>
        </w:tc>
        <w:tc>
          <w:tcPr>
            <w:tcW w:w="1008" w:type="dxa"/>
            <w:tcBorders>
              <w:top w:val="nil"/>
              <w:left w:val="nil"/>
              <w:bottom w:val="single" w:sz="8" w:space="0" w:color="auto"/>
              <w:right w:val="single" w:sz="8" w:space="0" w:color="auto"/>
            </w:tcBorders>
            <w:shd w:val="clear" w:color="auto" w:fill="auto"/>
            <w:noWrap/>
            <w:vAlign w:val="center"/>
          </w:tcPr>
          <w:p w14:paraId="4F80EA63" w14:textId="77777777" w:rsidR="000769D6" w:rsidRPr="0081095D" w:rsidRDefault="000769D6" w:rsidP="008674AD">
            <w:pPr>
              <w:jc w:val="center"/>
              <w:rPr>
                <w:rFonts w:ascii="현대하모니 M" w:eastAsia="현대하모니 M" w:hAnsi="현대하모니 M"/>
                <w:sz w:val="16"/>
                <w:szCs w:val="16"/>
              </w:rPr>
            </w:pPr>
            <w:r w:rsidRPr="0081095D">
              <w:rPr>
                <w:rFonts w:ascii="현대하모니 M" w:eastAsia="현대하모니 M" w:hAnsi="현대하모니 M" w:hint="eastAsia"/>
                <w:sz w:val="16"/>
                <w:szCs w:val="16"/>
              </w:rPr>
              <w:t>IGN1</w:t>
            </w:r>
          </w:p>
        </w:tc>
        <w:tc>
          <w:tcPr>
            <w:tcW w:w="1261" w:type="dxa"/>
            <w:tcBorders>
              <w:top w:val="nil"/>
              <w:left w:val="nil"/>
              <w:bottom w:val="single" w:sz="8" w:space="0" w:color="auto"/>
              <w:right w:val="single" w:sz="8" w:space="0" w:color="auto"/>
            </w:tcBorders>
            <w:shd w:val="clear" w:color="auto" w:fill="auto"/>
            <w:noWrap/>
            <w:vAlign w:val="center"/>
          </w:tcPr>
          <w:p w14:paraId="1FACAD4F" w14:textId="77777777" w:rsidR="000769D6" w:rsidRPr="00463D16" w:rsidRDefault="000769D6" w:rsidP="008674AD">
            <w:pPr>
              <w:jc w:val="center"/>
              <w:rPr>
                <w:rFonts w:ascii="현대하모니 M" w:eastAsia="현대하모니 M" w:hAnsi="현대하모니 M"/>
                <w:sz w:val="16"/>
                <w:szCs w:val="16"/>
              </w:rPr>
            </w:pPr>
            <w:r w:rsidRPr="00463D16">
              <w:rPr>
                <w:rFonts w:ascii="현대하모니 M" w:eastAsia="현대하모니 M" w:hAnsi="현대하모니 M"/>
                <w:sz w:val="16"/>
                <w:szCs w:val="16"/>
              </w:rPr>
              <w:t>1s ON, 1s Off 5</w:t>
            </w:r>
            <w:r w:rsidRPr="00463D16">
              <w:rPr>
                <w:rFonts w:ascii="현대하모니 M" w:eastAsia="현대하모니 M" w:hAnsi="현대하모니 M" w:hint="eastAsia"/>
                <w:sz w:val="16"/>
                <w:szCs w:val="16"/>
              </w:rPr>
              <w:t>회</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반복</w:t>
            </w:r>
          </w:p>
        </w:tc>
        <w:tc>
          <w:tcPr>
            <w:tcW w:w="3685" w:type="dxa"/>
            <w:tcBorders>
              <w:top w:val="nil"/>
              <w:left w:val="single" w:sz="8" w:space="0" w:color="auto"/>
              <w:bottom w:val="single" w:sz="8" w:space="0" w:color="auto"/>
              <w:right w:val="single" w:sz="8" w:space="0" w:color="auto"/>
            </w:tcBorders>
            <w:shd w:val="clear" w:color="auto" w:fill="auto"/>
            <w:vAlign w:val="center"/>
          </w:tcPr>
          <w:p w14:paraId="3E818545" w14:textId="77777777" w:rsidR="000769D6" w:rsidRPr="00463D16" w:rsidRDefault="000769D6" w:rsidP="008674AD">
            <w:pPr>
              <w:rPr>
                <w:rFonts w:ascii="현대하모니 M" w:eastAsia="현대하모니 M" w:hAnsi="현대하모니 M"/>
                <w:sz w:val="16"/>
                <w:szCs w:val="16"/>
              </w:rPr>
            </w:pPr>
            <w:r w:rsidRPr="00463D16">
              <w:rPr>
                <w:rFonts w:ascii="현대하모니 M" w:eastAsia="현대하모니 M" w:hAnsi="현대하모니 M"/>
                <w:sz w:val="16"/>
                <w:szCs w:val="16"/>
              </w:rPr>
              <w:t>IOCtrl Parameter 0x00: STOP</w:t>
            </w:r>
          </w:p>
          <w:p w14:paraId="1B8A8D1F" w14:textId="77777777" w:rsidR="00B718BA" w:rsidRPr="00463D16" w:rsidRDefault="000769D6" w:rsidP="008674AD">
            <w:pPr>
              <w:rPr>
                <w:rFonts w:ascii="현대하모니 M" w:eastAsia="현대하모니 M" w:hAnsi="현대하모니 M"/>
                <w:sz w:val="16"/>
                <w:szCs w:val="16"/>
              </w:rPr>
            </w:pPr>
            <w:r w:rsidRPr="00463D16">
              <w:rPr>
                <w:rFonts w:ascii="현대하모니 M" w:eastAsia="현대하모니 M" w:hAnsi="현대하모니 M"/>
                <w:sz w:val="16"/>
                <w:szCs w:val="16"/>
              </w:rPr>
              <w:t xml:space="preserve">(returnControlToECU) </w:t>
            </w:r>
            <w:r w:rsidRPr="00463D16">
              <w:rPr>
                <w:rFonts w:ascii="현대하모니 M" w:eastAsia="현대하모니 M" w:hAnsi="현대하모니 M" w:hint="eastAsia"/>
                <w:sz w:val="16"/>
                <w:szCs w:val="16"/>
              </w:rPr>
              <w:t>명령시</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즉시</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정지</w:t>
            </w:r>
          </w:p>
          <w:p w14:paraId="09E26C2E" w14:textId="5E1E8B5E" w:rsidR="00BF17FE" w:rsidRPr="00463D16" w:rsidRDefault="00BF17FE" w:rsidP="008674AD">
            <w:pPr>
              <w:rPr>
                <w:rFonts w:ascii="현대하모니 M" w:eastAsia="현대하모니 M" w:hAnsi="현대하모니 M"/>
                <w:sz w:val="16"/>
                <w:szCs w:val="16"/>
              </w:rPr>
            </w:pPr>
            <w:r w:rsidRPr="00463D16">
              <w:rPr>
                <w:rFonts w:ascii="현대하모니 M" w:eastAsia="현대하모니 M" w:hAnsi="현대하모니 M" w:hint="eastAsia"/>
                <w:sz w:val="16"/>
                <w:szCs w:val="16"/>
              </w:rPr>
              <w:t>듀얼WPC의 경우 UNIT 1/2 동시 동작</w:t>
            </w:r>
          </w:p>
        </w:tc>
      </w:tr>
      <w:tr w:rsidR="000769D6" w:rsidRPr="00DD74DF" w14:paraId="6B85E5F5" w14:textId="77777777" w:rsidTr="00327836">
        <w:trPr>
          <w:trHeight w:val="335"/>
        </w:trPr>
        <w:tc>
          <w:tcPr>
            <w:tcW w:w="1140" w:type="dxa"/>
            <w:tcBorders>
              <w:top w:val="nil"/>
              <w:left w:val="single" w:sz="12" w:space="0" w:color="auto"/>
              <w:bottom w:val="single" w:sz="4" w:space="0" w:color="auto"/>
              <w:right w:val="single" w:sz="8" w:space="0" w:color="auto"/>
            </w:tcBorders>
            <w:shd w:val="clear" w:color="auto" w:fill="auto"/>
            <w:vAlign w:val="center"/>
            <w:hideMark/>
          </w:tcPr>
          <w:p w14:paraId="5AE8DFBD" w14:textId="77777777" w:rsidR="000769D6" w:rsidRPr="00DD74DF" w:rsidRDefault="000769D6" w:rsidP="008674AD">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F012</w:t>
            </w:r>
          </w:p>
        </w:tc>
        <w:tc>
          <w:tcPr>
            <w:tcW w:w="2551" w:type="dxa"/>
            <w:tcBorders>
              <w:top w:val="single" w:sz="8" w:space="0" w:color="auto"/>
              <w:left w:val="nil"/>
              <w:bottom w:val="single" w:sz="4" w:space="0" w:color="auto"/>
              <w:right w:val="single" w:sz="8" w:space="0" w:color="000000"/>
            </w:tcBorders>
            <w:shd w:val="clear" w:color="auto" w:fill="auto"/>
            <w:vAlign w:val="center"/>
          </w:tcPr>
          <w:p w14:paraId="32DC2A55" w14:textId="77777777" w:rsidR="000769D6" w:rsidRPr="00DD74DF" w:rsidRDefault="000769D6" w:rsidP="008674AD">
            <w:pPr>
              <w:rPr>
                <w:rFonts w:ascii="현대하모니 M" w:eastAsia="현대하모니 M" w:hAnsi="현대하모니 M"/>
                <w:sz w:val="16"/>
                <w:szCs w:val="16"/>
              </w:rPr>
            </w:pPr>
            <w:r w:rsidRPr="00DD74DF">
              <w:rPr>
                <w:rFonts w:ascii="현대하모니 M" w:eastAsia="현대하모니 M" w:hAnsi="현대하모니 M"/>
                <w:sz w:val="16"/>
                <w:szCs w:val="16"/>
              </w:rPr>
              <w:t>GREEN LED</w:t>
            </w:r>
          </w:p>
        </w:tc>
        <w:tc>
          <w:tcPr>
            <w:tcW w:w="1008" w:type="dxa"/>
            <w:tcBorders>
              <w:top w:val="nil"/>
              <w:left w:val="nil"/>
              <w:bottom w:val="single" w:sz="4" w:space="0" w:color="auto"/>
              <w:right w:val="single" w:sz="8" w:space="0" w:color="auto"/>
            </w:tcBorders>
            <w:shd w:val="clear" w:color="auto" w:fill="auto"/>
            <w:noWrap/>
            <w:vAlign w:val="center"/>
          </w:tcPr>
          <w:p w14:paraId="4350BC18" w14:textId="77777777" w:rsidR="000769D6" w:rsidRPr="0081095D" w:rsidRDefault="000769D6" w:rsidP="008674AD">
            <w:pPr>
              <w:jc w:val="center"/>
              <w:rPr>
                <w:rFonts w:ascii="현대하모니 M" w:eastAsia="현대하모니 M" w:hAnsi="현대하모니 M"/>
                <w:sz w:val="16"/>
                <w:szCs w:val="16"/>
              </w:rPr>
            </w:pPr>
            <w:r w:rsidRPr="0081095D">
              <w:rPr>
                <w:rFonts w:ascii="현대하모니 M" w:eastAsia="현대하모니 M" w:hAnsi="현대하모니 M" w:hint="eastAsia"/>
                <w:sz w:val="16"/>
                <w:szCs w:val="16"/>
              </w:rPr>
              <w:t>IGN1</w:t>
            </w:r>
          </w:p>
        </w:tc>
        <w:tc>
          <w:tcPr>
            <w:tcW w:w="1261" w:type="dxa"/>
            <w:tcBorders>
              <w:top w:val="nil"/>
              <w:left w:val="nil"/>
              <w:bottom w:val="single" w:sz="4" w:space="0" w:color="auto"/>
              <w:right w:val="single" w:sz="8" w:space="0" w:color="auto"/>
            </w:tcBorders>
            <w:shd w:val="clear" w:color="auto" w:fill="auto"/>
            <w:noWrap/>
            <w:vAlign w:val="center"/>
            <w:hideMark/>
          </w:tcPr>
          <w:p w14:paraId="0B4CCDEC" w14:textId="77777777" w:rsidR="000769D6" w:rsidRPr="00463D16" w:rsidRDefault="000769D6" w:rsidP="008674AD">
            <w:pPr>
              <w:jc w:val="center"/>
              <w:rPr>
                <w:rFonts w:ascii="현대하모니 M" w:eastAsia="현대하모니 M" w:hAnsi="현대하모니 M"/>
                <w:sz w:val="16"/>
                <w:szCs w:val="16"/>
              </w:rPr>
            </w:pPr>
            <w:r w:rsidRPr="00463D16">
              <w:rPr>
                <w:rFonts w:ascii="현대하모니 M" w:eastAsia="현대하모니 M" w:hAnsi="현대하모니 M"/>
                <w:sz w:val="16"/>
                <w:szCs w:val="16"/>
              </w:rPr>
              <w:t>1s ON, 1s Off 5</w:t>
            </w:r>
            <w:r w:rsidRPr="00463D16">
              <w:rPr>
                <w:rFonts w:ascii="현대하모니 M" w:eastAsia="현대하모니 M" w:hAnsi="현대하모니 M" w:hint="eastAsia"/>
                <w:sz w:val="16"/>
                <w:szCs w:val="16"/>
              </w:rPr>
              <w:t>회</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반복</w:t>
            </w:r>
          </w:p>
        </w:tc>
        <w:tc>
          <w:tcPr>
            <w:tcW w:w="3685" w:type="dxa"/>
            <w:tcBorders>
              <w:top w:val="nil"/>
              <w:left w:val="single" w:sz="8" w:space="0" w:color="auto"/>
              <w:bottom w:val="single" w:sz="4" w:space="0" w:color="auto"/>
              <w:right w:val="single" w:sz="8" w:space="0" w:color="auto"/>
            </w:tcBorders>
            <w:shd w:val="clear" w:color="auto" w:fill="auto"/>
            <w:vAlign w:val="center"/>
          </w:tcPr>
          <w:p w14:paraId="1C848B1D" w14:textId="77777777" w:rsidR="000769D6" w:rsidRPr="00463D16" w:rsidRDefault="000769D6" w:rsidP="008674AD">
            <w:pPr>
              <w:rPr>
                <w:rFonts w:ascii="현대하모니 M" w:eastAsia="현대하모니 M" w:hAnsi="현대하모니 M"/>
                <w:sz w:val="16"/>
                <w:szCs w:val="16"/>
              </w:rPr>
            </w:pPr>
            <w:r w:rsidRPr="00463D16">
              <w:rPr>
                <w:rFonts w:ascii="현대하모니 M" w:eastAsia="현대하모니 M" w:hAnsi="현대하모니 M"/>
                <w:sz w:val="16"/>
                <w:szCs w:val="16"/>
              </w:rPr>
              <w:t>IOCtrl Parameter 0x00: STOP</w:t>
            </w:r>
            <w:r w:rsidRPr="00463D16">
              <w:rPr>
                <w:rFonts w:ascii="현대하모니 M" w:eastAsia="현대하모니 M" w:hAnsi="현대하모니 M" w:hint="eastAsia"/>
                <w:sz w:val="16"/>
                <w:szCs w:val="16"/>
              </w:rPr>
              <w:t xml:space="preserve"> </w:t>
            </w:r>
          </w:p>
          <w:p w14:paraId="645A297A" w14:textId="77777777" w:rsidR="000769D6" w:rsidRPr="00463D16" w:rsidRDefault="000769D6" w:rsidP="008674AD">
            <w:pPr>
              <w:rPr>
                <w:rFonts w:ascii="현대하모니 M" w:eastAsia="현대하모니 M" w:hAnsi="현대하모니 M"/>
                <w:sz w:val="16"/>
                <w:szCs w:val="16"/>
              </w:rPr>
            </w:pPr>
            <w:r w:rsidRPr="00463D16">
              <w:rPr>
                <w:rFonts w:ascii="현대하모니 M" w:eastAsia="현대하모니 M" w:hAnsi="현대하모니 M"/>
                <w:sz w:val="16"/>
                <w:szCs w:val="16"/>
              </w:rPr>
              <w:t xml:space="preserve">(returnControlToECU) </w:t>
            </w:r>
            <w:r w:rsidRPr="00463D16">
              <w:rPr>
                <w:rFonts w:ascii="현대하모니 M" w:eastAsia="현대하모니 M" w:hAnsi="현대하모니 M" w:hint="eastAsia"/>
                <w:sz w:val="16"/>
                <w:szCs w:val="16"/>
              </w:rPr>
              <w:t>명령시</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즉시</w:t>
            </w:r>
            <w:r w:rsidRPr="00463D16">
              <w:rPr>
                <w:rFonts w:ascii="현대하모니 M" w:eastAsia="현대하모니 M" w:hAnsi="현대하모니 M"/>
                <w:sz w:val="16"/>
                <w:szCs w:val="16"/>
              </w:rPr>
              <w:t xml:space="preserve"> </w:t>
            </w:r>
            <w:r w:rsidRPr="00463D16">
              <w:rPr>
                <w:rFonts w:ascii="현대하모니 M" w:eastAsia="현대하모니 M" w:hAnsi="현대하모니 M" w:hint="eastAsia"/>
                <w:sz w:val="16"/>
                <w:szCs w:val="16"/>
              </w:rPr>
              <w:t>정지</w:t>
            </w:r>
          </w:p>
          <w:p w14:paraId="558E107A" w14:textId="77777777" w:rsidR="00B718BA" w:rsidRPr="00463D16" w:rsidRDefault="00B718BA" w:rsidP="008674AD">
            <w:pPr>
              <w:rPr>
                <w:rFonts w:ascii="현대하모니 L" w:eastAsia="현대하모니 L" w:hAnsi="현대하모니 L" w:cs="바탕"/>
                <w:sz w:val="16"/>
                <w:szCs w:val="16"/>
              </w:rPr>
            </w:pPr>
            <w:commentRangeStart w:id="128"/>
            <w:r w:rsidRPr="00463D16">
              <w:rPr>
                <w:rFonts w:ascii="현대하모니 L" w:eastAsia="현대하모니 L" w:hAnsi="현대하모니 L"/>
                <w:sz w:val="16"/>
                <w:szCs w:val="16"/>
              </w:rPr>
              <w:t>LED 3</w:t>
            </w:r>
            <w:r w:rsidRPr="00463D16">
              <w:rPr>
                <w:rFonts w:ascii="현대하모니 L" w:eastAsia="현대하모니 L" w:hAnsi="현대하모니 L" w:hint="eastAsia"/>
                <w:sz w:val="16"/>
                <w:szCs w:val="16"/>
              </w:rPr>
              <w:t xml:space="preserve">개 적용사양은 </w:t>
            </w:r>
            <w:r w:rsidRPr="00463D16">
              <w:rPr>
                <w:rFonts w:ascii="현대하모니 L" w:eastAsia="현대하모니 L" w:hAnsi="현대하모니 L"/>
                <w:sz w:val="16"/>
                <w:szCs w:val="16"/>
              </w:rPr>
              <w:t>3</w:t>
            </w:r>
            <w:r w:rsidRPr="00463D16">
              <w:rPr>
                <w:rFonts w:ascii="현대하모니 L" w:eastAsia="현대하모니 L" w:hAnsi="현대하모니 L" w:hint="eastAsia"/>
                <w:sz w:val="16"/>
                <w:szCs w:val="16"/>
              </w:rPr>
              <w:t xml:space="preserve">개 LED </w:t>
            </w:r>
            <w:r w:rsidRPr="00463D16">
              <w:rPr>
                <w:rFonts w:ascii="현대하모니 L" w:eastAsia="현대하모니 L" w:hAnsi="현대하모니 L" w:cs="바탕" w:hint="eastAsia"/>
                <w:sz w:val="16"/>
                <w:szCs w:val="16"/>
              </w:rPr>
              <w:t>모두 출력</w:t>
            </w:r>
            <w:commentRangeEnd w:id="128"/>
            <w:r w:rsidRPr="00463D16">
              <w:rPr>
                <w:rStyle w:val="affe"/>
              </w:rPr>
              <w:commentReference w:id="128"/>
            </w:r>
          </w:p>
          <w:p w14:paraId="23D989BD" w14:textId="461AE965" w:rsidR="00BF17FE" w:rsidRPr="00463D16" w:rsidRDefault="00BF17FE" w:rsidP="008674AD">
            <w:pPr>
              <w:rPr>
                <w:rFonts w:ascii="현대하모니 L" w:eastAsia="현대하모니 L" w:hAnsi="현대하모니 L"/>
                <w:sz w:val="16"/>
                <w:szCs w:val="16"/>
              </w:rPr>
            </w:pPr>
            <w:r w:rsidRPr="00463D16">
              <w:rPr>
                <w:rFonts w:ascii="현대하모니 M" w:eastAsia="현대하모니 M" w:hAnsi="현대하모니 M" w:hint="eastAsia"/>
                <w:sz w:val="16"/>
                <w:szCs w:val="16"/>
              </w:rPr>
              <w:t>듀얼WPC의 경우 UNIT 1/2 동시 동작</w:t>
            </w:r>
          </w:p>
        </w:tc>
      </w:tr>
      <w:tr w:rsidR="000769D6" w:rsidRPr="00DD74DF" w14:paraId="209E1728"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AD3E117" w14:textId="77777777" w:rsidR="000769D6" w:rsidRPr="00DD74DF" w:rsidRDefault="000769D6" w:rsidP="008674AD">
            <w:pPr>
              <w:jc w:val="center"/>
              <w:rPr>
                <w:rFonts w:ascii="현대하모니 M" w:eastAsia="현대하모니 M" w:hAnsi="현대하모니 M"/>
                <w:sz w:val="16"/>
                <w:szCs w:val="16"/>
              </w:rPr>
            </w:pPr>
            <w:r>
              <w:rPr>
                <w:rFonts w:ascii="현대하모니 M" w:eastAsia="현대하모니 M" w:hAnsi="현대하모니 M" w:hint="eastAsia"/>
                <w:sz w:val="16"/>
                <w:szCs w:val="16"/>
              </w:rPr>
              <w:t>F013</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7D6EF735" w14:textId="7EDDB863" w:rsidR="000769D6" w:rsidRPr="00DC3A4C" w:rsidRDefault="000769D6" w:rsidP="008674AD">
            <w:pPr>
              <w:rPr>
                <w:rFonts w:ascii="현대하모니 M" w:eastAsia="현대하모니 M" w:hAnsi="현대하모니 M"/>
                <w:sz w:val="16"/>
                <w:szCs w:val="16"/>
              </w:rPr>
            </w:pPr>
            <w:r w:rsidRPr="00DC3A4C">
              <w:rPr>
                <w:rFonts w:ascii="현대하모니 M" w:eastAsia="현대하모니 M" w:hAnsi="현대하모니 M" w:hint="eastAsia"/>
                <w:sz w:val="16"/>
                <w:szCs w:val="16"/>
              </w:rPr>
              <w:t>FAN ON</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EB3E0" w14:textId="77777777" w:rsidR="000769D6" w:rsidRPr="00DC3A4C" w:rsidRDefault="000769D6" w:rsidP="008674AD">
            <w:pPr>
              <w:jc w:val="center"/>
              <w:rPr>
                <w:rFonts w:ascii="현대하모니 M" w:eastAsia="현대하모니 M" w:hAnsi="현대하모니 M"/>
                <w:sz w:val="16"/>
                <w:szCs w:val="16"/>
              </w:rPr>
            </w:pPr>
            <w:r w:rsidRPr="00DC3A4C">
              <w:rPr>
                <w:rFonts w:ascii="현대하모니 M" w:eastAsia="현대하모니 M" w:hAnsi="현대하모니 M" w:hint="eastAsia"/>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76986" w14:textId="2EA0417E" w:rsidR="000769D6" w:rsidRPr="00DC3A4C" w:rsidRDefault="000769D6" w:rsidP="008674AD">
            <w:pPr>
              <w:jc w:val="center"/>
              <w:rPr>
                <w:rFonts w:ascii="현대하모니 M" w:eastAsia="현대하모니 M" w:hAnsi="현대하모니 M"/>
                <w:sz w:val="16"/>
                <w:szCs w:val="16"/>
              </w:rPr>
            </w:pPr>
            <w:r w:rsidRPr="00DC3A4C">
              <w:rPr>
                <w:rFonts w:ascii="현대하모니 M" w:eastAsia="현대하모니 M" w:hAnsi="현대하모니 M" w:hint="eastAsia"/>
                <w:sz w:val="16"/>
                <w:szCs w:val="16"/>
              </w:rPr>
              <w:t>50% DUTY</w:t>
            </w:r>
          </w:p>
          <w:p w14:paraId="5D3808A7" w14:textId="77777777" w:rsidR="000769D6" w:rsidRPr="00DC3A4C" w:rsidRDefault="000769D6" w:rsidP="008674AD">
            <w:pPr>
              <w:jc w:val="center"/>
              <w:rPr>
                <w:rFonts w:ascii="현대하모니 M" w:eastAsia="현대하모니 M" w:hAnsi="현대하모니 M"/>
                <w:sz w:val="16"/>
                <w:szCs w:val="16"/>
              </w:rPr>
            </w:pPr>
            <w:r w:rsidRPr="00DC3A4C">
              <w:rPr>
                <w:rFonts w:ascii="현대하모니 M" w:eastAsia="현대하모니 M" w:hAnsi="현대하모니 M" w:hint="eastAsia"/>
                <w:sz w:val="16"/>
                <w:szCs w:val="16"/>
              </w:rPr>
              <w:t>5s 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9B0D9BD" w14:textId="11788FB3" w:rsidR="000769D6" w:rsidRPr="00463D16" w:rsidRDefault="00BF17FE" w:rsidP="008674AD">
            <w:pPr>
              <w:rPr>
                <w:rFonts w:ascii="현대하모니 M" w:eastAsia="현대하모니 M" w:hAnsi="현대하모니 M"/>
                <w:sz w:val="16"/>
                <w:szCs w:val="16"/>
              </w:rPr>
            </w:pPr>
            <w:commentRangeStart w:id="129"/>
            <w:r w:rsidRPr="00463D16">
              <w:rPr>
                <w:rFonts w:ascii="현대하모니 M" w:eastAsia="현대하모니 M" w:hAnsi="현대하모니 M" w:hint="eastAsia"/>
                <w:sz w:val="16"/>
                <w:szCs w:val="16"/>
              </w:rPr>
              <w:t>듀얼WPC의 경우 UNIT 1/2 동시 동작</w:t>
            </w:r>
            <w:commentRangeEnd w:id="129"/>
            <w:r w:rsidR="00D659C6" w:rsidRPr="00463D16">
              <w:rPr>
                <w:rStyle w:val="affe"/>
              </w:rPr>
              <w:commentReference w:id="129"/>
            </w:r>
          </w:p>
        </w:tc>
      </w:tr>
      <w:tr w:rsidR="00351204" w:rsidRPr="00DD74DF" w14:paraId="5CFFA37F"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C977E78" w14:textId="1715EF03" w:rsidR="00351204" w:rsidRPr="00DC3A4C"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C3A4C">
              <w:rPr>
                <w:rFonts w:ascii="현대하모니 M" w:eastAsia="현대하모니 M" w:hAnsi="현대하모니 M" w:hint="eastAsia"/>
                <w:color w:val="FF0000"/>
                <w:sz w:val="16"/>
                <w:szCs w:val="16"/>
              </w:rPr>
              <w:t>F014</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2ADB899A" w14:textId="3F7EF419" w:rsidR="00351204" w:rsidRPr="00D0604D" w:rsidRDefault="00351204" w:rsidP="00351204">
            <w:pP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FAN OFF</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AA1C7" w14:textId="04672ACB"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D9D12" w14:textId="77777777"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OFF 후</w:t>
            </w:r>
          </w:p>
          <w:p w14:paraId="3B5D180D" w14:textId="72619D81"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OFF 상태 유지</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7D706C82" w14:textId="04E15AB5"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6175CD14"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39E89ED1" w14:textId="3C29FB24" w:rsidR="00351204" w:rsidRDefault="00351204" w:rsidP="00351204">
            <w:pPr>
              <w:jc w:val="center"/>
              <w:rPr>
                <w:rFonts w:ascii="현대하모니 M" w:eastAsia="현대하모니 M" w:hAnsi="현대하모니 M"/>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5</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2C2179DD" w14:textId="25696C22" w:rsidR="00351204" w:rsidRPr="00E70161" w:rsidRDefault="00351204" w:rsidP="00351204">
            <w:pPr>
              <w:rPr>
                <w:rFonts w:ascii="현대하모니 M" w:eastAsia="현대하모니 M" w:hAnsi="현대하모니 M"/>
                <w:strike/>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10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4CE722" w14:textId="5F63895F" w:rsidR="00351204" w:rsidRPr="0081095D" w:rsidRDefault="00351204" w:rsidP="00351204">
            <w:pPr>
              <w:jc w:val="center"/>
              <w:rPr>
                <w:rFonts w:ascii="현대하모니 M" w:eastAsia="현대하모니 M" w:hAnsi="현대하모니 M"/>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FE8DD"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1</w:t>
            </w:r>
            <w:r w:rsidRPr="00D0604D">
              <w:rPr>
                <w:rFonts w:ascii="현대하모니 M" w:eastAsia="현대하모니 M" w:hAnsi="현대하모니 M" w:hint="eastAsia"/>
                <w:color w:val="FF0000"/>
                <w:sz w:val="16"/>
                <w:szCs w:val="16"/>
              </w:rPr>
              <w:t>0% DUTY</w:t>
            </w:r>
          </w:p>
          <w:p w14:paraId="704BC0A4" w14:textId="7B652825" w:rsidR="00351204" w:rsidRPr="00D0604D" w:rsidRDefault="00351204" w:rsidP="00351204">
            <w:pPr>
              <w:jc w:val="center"/>
              <w:rPr>
                <w:rFonts w:ascii="현대하모니 M" w:eastAsia="현대하모니 M" w:hAnsi="현대하모니 M"/>
                <w:strike/>
                <w:sz w:val="16"/>
                <w:szCs w:val="16"/>
              </w:rPr>
            </w:pPr>
            <w:r>
              <w:rPr>
                <w:rFonts w:ascii="현대하모니 M" w:eastAsia="현대하모니 M" w:hAnsi="현대하모니 M" w:hint="eastAsia"/>
                <w:color w:val="FF0000"/>
                <w:sz w:val="16"/>
                <w:szCs w:val="16"/>
              </w:rPr>
              <w:t>지속</w:t>
            </w:r>
            <w:r w:rsidRPr="00D0604D">
              <w:rPr>
                <w:rFonts w:ascii="현대하모니 M" w:eastAsia="현대하모니 M" w:hAnsi="현대하모니 M" w:hint="eastAsia"/>
                <w:color w:val="FF0000"/>
                <w:sz w:val="16"/>
                <w:szCs w:val="16"/>
              </w:rPr>
              <w:t xml:space="preserve"> 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252A43BF" w14:textId="18872924" w:rsidR="00351204" w:rsidRPr="00463D16" w:rsidRDefault="00351204" w:rsidP="00351204">
            <w:pPr>
              <w:rPr>
                <w:rFonts w:ascii="현대하모니 M" w:eastAsia="현대하모니 M" w:hAnsi="현대하모니 M"/>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3CFBA37F"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1A87AA02" w14:textId="424D0665"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6</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6191D3BC" w14:textId="040E18E4"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20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74B84D" w14:textId="6C639C75"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A32E98"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2</w:t>
            </w:r>
            <w:r w:rsidRPr="00D0604D">
              <w:rPr>
                <w:rFonts w:ascii="현대하모니 M" w:eastAsia="현대하모니 M" w:hAnsi="현대하모니 M" w:hint="eastAsia"/>
                <w:color w:val="FF0000"/>
                <w:sz w:val="16"/>
                <w:szCs w:val="16"/>
              </w:rPr>
              <w:t>0% DUTY</w:t>
            </w:r>
          </w:p>
          <w:p w14:paraId="42CF361E" w14:textId="263F3112"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225BF611" w14:textId="7A934415"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397DCBD1"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63DD0683" w14:textId="06E6E2F1"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7</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314FB6B1" w14:textId="39BA742A"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30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207BBE" w14:textId="4C7E38EE"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F2F9F0"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3</w:t>
            </w:r>
            <w:r w:rsidRPr="00D0604D">
              <w:rPr>
                <w:rFonts w:ascii="현대하모니 M" w:eastAsia="현대하모니 M" w:hAnsi="현대하모니 M" w:hint="eastAsia"/>
                <w:color w:val="FF0000"/>
                <w:sz w:val="16"/>
                <w:szCs w:val="16"/>
              </w:rPr>
              <w:t>0% DUTY</w:t>
            </w:r>
          </w:p>
          <w:p w14:paraId="2B3800E4" w14:textId="226B36BE"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지속</w:t>
            </w:r>
            <w:r w:rsidRPr="00D0604D">
              <w:rPr>
                <w:rFonts w:ascii="현대하모니 M" w:eastAsia="현대하모니 M" w:hAnsi="현대하모니 M" w:hint="eastAsia"/>
                <w:color w:val="FF0000"/>
                <w:sz w:val="16"/>
                <w:szCs w:val="16"/>
              </w:rPr>
              <w:t xml:space="preserve"> 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1E86EEA4" w14:textId="10DE51AE"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52BC48A9"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3AEF97FA" w14:textId="0749AC24"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8</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14A63840" w14:textId="124C6F6C"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40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C8AE57" w14:textId="5DFF9811"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8BB75"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4</w:t>
            </w:r>
            <w:r w:rsidRPr="00D0604D">
              <w:rPr>
                <w:rFonts w:ascii="현대하모니 M" w:eastAsia="현대하모니 M" w:hAnsi="현대하모니 M" w:hint="eastAsia"/>
                <w:color w:val="FF0000"/>
                <w:sz w:val="16"/>
                <w:szCs w:val="16"/>
              </w:rPr>
              <w:t>0% DUTY</w:t>
            </w:r>
          </w:p>
          <w:p w14:paraId="78D51732" w14:textId="351C3AA4"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지속</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21E7BFF8" w14:textId="546F0E19"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6383ECDF"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549E70F" w14:textId="1FCE36BD"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9</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7F31E4F7" w14:textId="12D70B0B"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50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9D29D" w14:textId="53203006"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F0D712"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5</w:t>
            </w:r>
            <w:r w:rsidRPr="00D0604D">
              <w:rPr>
                <w:rFonts w:ascii="현대하모니 M" w:eastAsia="현대하모니 M" w:hAnsi="현대하모니 M" w:hint="eastAsia"/>
                <w:color w:val="FF0000"/>
                <w:sz w:val="16"/>
                <w:szCs w:val="16"/>
              </w:rPr>
              <w:t>0% DUTY</w:t>
            </w:r>
          </w:p>
          <w:p w14:paraId="3781A6AE" w14:textId="36779DF0"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03E42C4B" w14:textId="701076CF"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0BCEB193"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4EDECA67" w14:textId="2DD1FB8C"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w:t>
            </w:r>
            <w:r>
              <w:rPr>
                <w:rFonts w:ascii="현대하모니 M" w:eastAsia="현대하모니 M" w:hAnsi="현대하모니 M" w:hint="eastAsia"/>
                <w:color w:val="FF0000"/>
                <w:sz w:val="16"/>
                <w:szCs w:val="16"/>
              </w:rPr>
              <w:t>1A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5407A9D5" w14:textId="3F3C710A"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60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B371B" w14:textId="23C95483"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60065C"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6</w:t>
            </w:r>
            <w:r w:rsidRPr="00D0604D">
              <w:rPr>
                <w:rFonts w:ascii="현대하모니 M" w:eastAsia="현대하모니 M" w:hAnsi="현대하모니 M" w:hint="eastAsia"/>
                <w:color w:val="FF0000"/>
                <w:sz w:val="16"/>
                <w:szCs w:val="16"/>
              </w:rPr>
              <w:t>0% DUTY</w:t>
            </w:r>
          </w:p>
          <w:p w14:paraId="5A4DE1C5" w14:textId="34E0D2C3"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78DB3009" w14:textId="6254974A"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7D2A8B89"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FB893DE" w14:textId="5681EEC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B</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370D70BC" w14:textId="393BEAE1"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70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AA1E8" w14:textId="248BDB85"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46AC71"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7</w:t>
            </w:r>
            <w:r w:rsidRPr="00D0604D">
              <w:rPr>
                <w:rFonts w:ascii="현대하모니 M" w:eastAsia="현대하모니 M" w:hAnsi="현대하모니 M" w:hint="eastAsia"/>
                <w:color w:val="FF0000"/>
                <w:sz w:val="16"/>
                <w:szCs w:val="16"/>
              </w:rPr>
              <w:t>0% DUTY</w:t>
            </w:r>
          </w:p>
          <w:p w14:paraId="4212114E" w14:textId="3A523561"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A2EB6E0" w14:textId="0C755887"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78D113CC"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002E3AC7" w14:textId="69ADE332"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C</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08919B85" w14:textId="311A42F2"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80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07EBC6" w14:textId="72DB2D79"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05A01"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8</w:t>
            </w:r>
            <w:r w:rsidRPr="00D0604D">
              <w:rPr>
                <w:rFonts w:ascii="현대하모니 M" w:eastAsia="현대하모니 M" w:hAnsi="현대하모니 M" w:hint="eastAsia"/>
                <w:color w:val="FF0000"/>
                <w:sz w:val="16"/>
                <w:szCs w:val="16"/>
              </w:rPr>
              <w:t>0% DUTY</w:t>
            </w:r>
          </w:p>
          <w:p w14:paraId="2BECE476" w14:textId="3C499F19"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3A054FBF" w14:textId="34EA6195"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0367D84F"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61E4C78E" w14:textId="2580EFCD"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w:t>
            </w:r>
            <w:r w:rsidRPr="00D0604D">
              <w:rPr>
                <w:rFonts w:ascii="현대하모니 M" w:eastAsia="현대하모니 M" w:hAnsi="현대하모니 M" w:hint="eastAsia"/>
                <w:color w:val="FF0000"/>
                <w:sz w:val="16"/>
                <w:szCs w:val="16"/>
              </w:rPr>
              <w:t>F01</w:t>
            </w:r>
            <w:r>
              <w:rPr>
                <w:rFonts w:ascii="현대하모니 M" w:eastAsia="현대하모니 M" w:hAnsi="현대하모니 M" w:hint="eastAsia"/>
                <w:color w:val="FF0000"/>
                <w:sz w:val="16"/>
                <w:szCs w:val="16"/>
              </w:rPr>
              <w:t>D</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20C87F3C" w14:textId="61C0E857"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90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C5E2CF" w14:textId="1317567F"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DE6F73"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9</w:t>
            </w:r>
            <w:r w:rsidRPr="00D0604D">
              <w:rPr>
                <w:rFonts w:ascii="현대하모니 M" w:eastAsia="현대하모니 M" w:hAnsi="현대하모니 M" w:hint="eastAsia"/>
                <w:color w:val="FF0000"/>
                <w:sz w:val="16"/>
                <w:szCs w:val="16"/>
              </w:rPr>
              <w:t>0% DUTY</w:t>
            </w:r>
          </w:p>
          <w:p w14:paraId="309AFA03" w14:textId="63663C8F"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47624A0" w14:textId="58595B54"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r w:rsidR="00351204" w:rsidRPr="00DD74DF" w14:paraId="4EBE488A" w14:textId="77777777" w:rsidTr="00327836">
        <w:trPr>
          <w:trHeight w:val="335"/>
        </w:trPr>
        <w:tc>
          <w:tcPr>
            <w:tcW w:w="1140" w:type="dxa"/>
            <w:tcBorders>
              <w:top w:val="single" w:sz="4" w:space="0" w:color="auto"/>
              <w:left w:val="single" w:sz="4" w:space="0" w:color="auto"/>
              <w:bottom w:val="single" w:sz="4" w:space="0" w:color="auto"/>
              <w:right w:val="single" w:sz="4" w:space="0" w:color="auto"/>
            </w:tcBorders>
            <w:shd w:val="clear" w:color="auto" w:fill="auto"/>
            <w:vAlign w:val="center"/>
          </w:tcPr>
          <w:p w14:paraId="48D37F29" w14:textId="77777EE6"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$F01E</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74C2209B" w14:textId="0A46B721"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 xml:space="preserve">FAN ON </w:t>
            </w:r>
            <w:r>
              <w:rPr>
                <w:rFonts w:ascii="현대하모니 M" w:eastAsia="현대하모니 M" w:hAnsi="현대하모니 M" w:hint="eastAsia"/>
                <w:color w:val="FF0000"/>
                <w:sz w:val="16"/>
                <w:szCs w:val="16"/>
              </w:rPr>
              <w:t>100</w:t>
            </w:r>
          </w:p>
        </w:tc>
        <w:tc>
          <w:tcPr>
            <w:tcW w:w="10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9DCE8" w14:textId="5E80E895" w:rsidR="00351204" w:rsidRPr="00D0604D" w:rsidRDefault="00351204" w:rsidP="00351204">
            <w:pPr>
              <w:jc w:val="cente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IGN1</w:t>
            </w:r>
          </w:p>
        </w:tc>
        <w:tc>
          <w:tcPr>
            <w:tcW w:w="1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BC34A" w14:textId="77777777" w:rsidR="00351204" w:rsidRPr="00D0604D"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10</w:t>
            </w:r>
            <w:r w:rsidRPr="00D0604D">
              <w:rPr>
                <w:rFonts w:ascii="현대하모니 M" w:eastAsia="현대하모니 M" w:hAnsi="현대하모니 M" w:hint="eastAsia"/>
                <w:color w:val="FF0000"/>
                <w:sz w:val="16"/>
                <w:szCs w:val="16"/>
              </w:rPr>
              <w:t>0% DUTY</w:t>
            </w:r>
          </w:p>
          <w:p w14:paraId="364CA133" w14:textId="635FC10D" w:rsidR="00351204" w:rsidRDefault="00351204" w:rsidP="00351204">
            <w:pPr>
              <w:jc w:val="center"/>
              <w:rPr>
                <w:rFonts w:ascii="현대하모니 M" w:eastAsia="현대하모니 M" w:hAnsi="현대하모니 M"/>
                <w:color w:val="FF0000"/>
                <w:sz w:val="16"/>
                <w:szCs w:val="16"/>
              </w:rPr>
            </w:pPr>
            <w:r>
              <w:rPr>
                <w:rFonts w:ascii="현대하모니 M" w:eastAsia="현대하모니 M" w:hAnsi="현대하모니 M" w:hint="eastAsia"/>
                <w:color w:val="FF0000"/>
                <w:sz w:val="16"/>
                <w:szCs w:val="16"/>
              </w:rPr>
              <w:t xml:space="preserve">지속 </w:t>
            </w:r>
            <w:r w:rsidRPr="00D0604D">
              <w:rPr>
                <w:rFonts w:ascii="현대하모니 M" w:eastAsia="현대하모니 M" w:hAnsi="현대하모니 M" w:hint="eastAsia"/>
                <w:color w:val="FF0000"/>
                <w:sz w:val="16"/>
                <w:szCs w:val="16"/>
              </w:rPr>
              <w:t>출력</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34D0F11A" w14:textId="5C0821DB" w:rsidR="00351204" w:rsidRPr="00D0604D" w:rsidRDefault="00351204" w:rsidP="00351204">
            <w:pPr>
              <w:rPr>
                <w:rFonts w:ascii="현대하모니 M" w:eastAsia="현대하모니 M" w:hAnsi="현대하모니 M"/>
                <w:color w:val="FF0000"/>
                <w:sz w:val="16"/>
                <w:szCs w:val="16"/>
              </w:rPr>
            </w:pPr>
            <w:r w:rsidRPr="00D0604D">
              <w:rPr>
                <w:rFonts w:ascii="현대하모니 M" w:eastAsia="현대하모니 M" w:hAnsi="현대하모니 M" w:hint="eastAsia"/>
                <w:color w:val="FF0000"/>
                <w:sz w:val="16"/>
                <w:szCs w:val="16"/>
              </w:rPr>
              <w:t>듀얼WPC의 경우 UNIT 1/2 동시 동작</w:t>
            </w:r>
          </w:p>
        </w:tc>
      </w:tr>
    </w:tbl>
    <w:p w14:paraId="6BEB17CB" w14:textId="2FEEB893" w:rsidR="000769D6" w:rsidRPr="00DD74DF" w:rsidRDefault="000769D6" w:rsidP="000769D6">
      <w:pPr>
        <w:jc w:val="center"/>
        <w:rPr>
          <w:rFonts w:ascii="현대하모니 M" w:eastAsia="현대하모니 M" w:hAnsi="현대하모니 M"/>
          <w:noProof/>
          <w:u w:val="single"/>
          <w:lang w:val="en-GB"/>
        </w:rPr>
      </w:pPr>
      <w:bookmarkStart w:id="130" w:name="_Toc404175198"/>
      <w:bookmarkStart w:id="131" w:name="_Toc388516983"/>
      <w:bookmarkStart w:id="132" w:name="_Toc404176133"/>
      <w:bookmarkStart w:id="133" w:name="_Toc110871901"/>
      <w:r w:rsidRPr="00DD74DF">
        <w:rPr>
          <w:rFonts w:ascii="현대하모니 M" w:eastAsia="현대하모니 M" w:hAnsi="현대하모니 M" w:hint="eastAsia"/>
          <w:noProof/>
          <w:u w:val="single"/>
          <w:lang w:val="en-GB"/>
        </w:rPr>
        <w:t xml:space="preserve">Table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Table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4</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Input Output Local Identifier</w:t>
      </w:r>
      <w:bookmarkEnd w:id="130"/>
      <w:bookmarkEnd w:id="131"/>
      <w:bookmarkEnd w:id="132"/>
      <w:bookmarkEnd w:id="133"/>
    </w:p>
    <w:p w14:paraId="34FCC4C7" w14:textId="77777777" w:rsidR="000769D6" w:rsidRPr="00DD74DF" w:rsidRDefault="000769D6" w:rsidP="000769D6">
      <w:pPr>
        <w:rPr>
          <w:rFonts w:ascii="현대하모니 M" w:eastAsia="현대하모니 M" w:hAnsi="현대하모니 M"/>
          <w:lang w:val="en-GB"/>
        </w:rPr>
      </w:pPr>
    </w:p>
    <w:p w14:paraId="6015CDD9" w14:textId="77777777" w:rsidR="000769D6" w:rsidRDefault="000769D6" w:rsidP="000769D6">
      <w:pPr>
        <w:pStyle w:val="21"/>
        <w:rPr>
          <w:b/>
        </w:rPr>
      </w:pPr>
      <w:bookmarkStart w:id="134" w:name="_Toc110871886"/>
      <w:r>
        <w:rPr>
          <w:rFonts w:hint="eastAsia"/>
        </w:rPr>
        <w:t>Clear</w:t>
      </w:r>
      <w:r w:rsidRPr="00DD74DF">
        <w:rPr>
          <w:rFonts w:hint="eastAsia"/>
        </w:rPr>
        <w:t xml:space="preserve"> </w:t>
      </w:r>
      <w:r>
        <w:rPr>
          <w:rFonts w:hint="eastAsia"/>
        </w:rPr>
        <w:t>Diagnostic</w:t>
      </w:r>
      <w:r w:rsidRPr="00DD74DF">
        <w:rPr>
          <w:rFonts w:hint="eastAsia"/>
        </w:rPr>
        <w:t xml:space="preserve"> Information</w:t>
      </w:r>
      <w:r>
        <w:rPr>
          <w:rFonts w:hint="eastAsia"/>
        </w:rPr>
        <w:t xml:space="preserve"> (14 hex)</w:t>
      </w:r>
      <w:r w:rsidRPr="00DD74DF">
        <w:rPr>
          <w:rFonts w:hint="eastAsia"/>
        </w:rPr>
        <w:t xml:space="preserve"> Service</w:t>
      </w:r>
      <w:bookmarkEnd w:id="134"/>
    </w:p>
    <w:p w14:paraId="3F86E994" w14:textId="77777777" w:rsidR="000769D6" w:rsidRDefault="000769D6" w:rsidP="000769D6">
      <w:pPr>
        <w:pStyle w:val="32"/>
        <w:rPr>
          <w:b/>
        </w:rPr>
      </w:pPr>
      <w:bookmarkStart w:id="135" w:name="_Toc110871887"/>
      <w:r>
        <w:rPr>
          <w:rFonts w:hint="eastAsia"/>
        </w:rPr>
        <w:t>Request Message</w:t>
      </w:r>
      <w:bookmarkEnd w:id="135"/>
    </w:p>
    <w:p w14:paraId="35BBB440"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7CFEBAC9" w14:textId="77777777" w:rsidR="000769D6" w:rsidRDefault="000769D6" w:rsidP="000769D6">
      <w:pPr>
        <w:pStyle w:val="32"/>
        <w:rPr>
          <w:b/>
        </w:rPr>
      </w:pPr>
      <w:bookmarkStart w:id="136" w:name="_Toc110871888"/>
      <w:r>
        <w:rPr>
          <w:rFonts w:hint="eastAsia"/>
        </w:rPr>
        <w:t>Positive Response Message</w:t>
      </w:r>
      <w:bookmarkEnd w:id="136"/>
    </w:p>
    <w:p w14:paraId="5350B26B" w14:textId="77777777" w:rsidR="000769D6" w:rsidRPr="005D5CED"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59D9A762" w14:textId="77777777" w:rsidR="000769D6" w:rsidRDefault="000769D6" w:rsidP="000769D6">
      <w:pPr>
        <w:pStyle w:val="32"/>
        <w:rPr>
          <w:b/>
        </w:rPr>
      </w:pPr>
      <w:bookmarkStart w:id="137" w:name="_Toc110871889"/>
      <w:r>
        <w:rPr>
          <w:rFonts w:hint="eastAsia"/>
        </w:rPr>
        <w:t>Supported Negative Response Codes</w:t>
      </w:r>
      <w:bookmarkEnd w:id="137"/>
    </w:p>
    <w:p w14:paraId="0DF745C1" w14:textId="77777777" w:rsidR="000769D6" w:rsidRPr="005D5CED"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623BA6D9" w14:textId="77777777" w:rsidR="000769D6" w:rsidRDefault="000769D6" w:rsidP="000769D6">
      <w:pPr>
        <w:spacing w:after="200" w:line="276" w:lineRule="auto"/>
        <w:jc w:val="both"/>
        <w:rPr>
          <w:rFonts w:asciiTheme="minorHAnsi" w:eastAsiaTheme="minorEastAsia" w:hAnsiTheme="minorHAnsi" w:cstheme="minorBidi"/>
          <w:kern w:val="2"/>
          <w:sz w:val="20"/>
        </w:rPr>
      </w:pPr>
    </w:p>
    <w:p w14:paraId="257CB357" w14:textId="77777777" w:rsidR="000769D6" w:rsidRDefault="000769D6" w:rsidP="000769D6">
      <w:pPr>
        <w:pStyle w:val="21"/>
        <w:rPr>
          <w:b/>
        </w:rPr>
      </w:pPr>
      <w:bookmarkStart w:id="138" w:name="_Toc110871890"/>
      <w:r>
        <w:rPr>
          <w:rFonts w:hint="eastAsia"/>
        </w:rPr>
        <w:lastRenderedPageBreak/>
        <w:t>Read DTC information (19 hex) Service</w:t>
      </w:r>
      <w:bookmarkEnd w:id="138"/>
    </w:p>
    <w:p w14:paraId="3BF8E8A6" w14:textId="77777777" w:rsidR="000769D6" w:rsidRPr="008A424A" w:rsidRDefault="000769D6" w:rsidP="000769D6">
      <w:pPr>
        <w:pStyle w:val="32"/>
        <w:rPr>
          <w:i/>
        </w:rPr>
      </w:pPr>
      <w:bookmarkStart w:id="139" w:name="_Toc532910740"/>
      <w:bookmarkStart w:id="140" w:name="_Toc110871891"/>
      <w:r w:rsidRPr="008A424A">
        <w:t>Request Message</w:t>
      </w:r>
      <w:bookmarkEnd w:id="139"/>
      <w:bookmarkEnd w:id="140"/>
    </w:p>
    <w:p w14:paraId="5701EC30" w14:textId="77777777" w:rsidR="000769D6" w:rsidRPr="00B854B2" w:rsidRDefault="000769D6" w:rsidP="000769D6">
      <w:pPr>
        <w:pStyle w:val="51"/>
        <w:numPr>
          <w:ilvl w:val="0"/>
          <w:numId w:val="0"/>
        </w:numPr>
        <w:rPr>
          <w:b/>
          <w:i/>
          <w:color w:val="4F81BD"/>
        </w:rPr>
      </w:pPr>
      <w:r w:rsidRPr="00B854B2">
        <w:rPr>
          <w:b/>
          <w:i/>
          <w:color w:val="4F81BD"/>
        </w:rPr>
        <w:t>Request Message : Report Number of DTC by Status Mask</w:t>
      </w:r>
    </w:p>
    <w:p w14:paraId="7FCEDD01"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3E015AF6"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*Report number of DTC by status mask service must support function ID (07DF)</w:t>
      </w:r>
    </w:p>
    <w:p w14:paraId="550B62E9" w14:textId="77777777" w:rsidR="000769D6" w:rsidRPr="00B854B2" w:rsidRDefault="000769D6" w:rsidP="000769D6">
      <w:pPr>
        <w:pStyle w:val="51"/>
        <w:numPr>
          <w:ilvl w:val="0"/>
          <w:numId w:val="0"/>
        </w:numPr>
        <w:rPr>
          <w:b/>
          <w:i/>
          <w:color w:val="4F81BD"/>
        </w:rPr>
      </w:pPr>
      <w:r w:rsidRPr="00B854B2">
        <w:rPr>
          <w:b/>
          <w:i/>
          <w:color w:val="4F81BD"/>
        </w:rPr>
        <w:t>Request Message : Report DTC by Status Mask</w:t>
      </w:r>
    </w:p>
    <w:p w14:paraId="30DE72CA"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60E689AB" w14:textId="77777777" w:rsidR="000769D6" w:rsidRPr="00B854B2" w:rsidRDefault="000769D6" w:rsidP="000769D6">
      <w:pPr>
        <w:pStyle w:val="51"/>
        <w:numPr>
          <w:ilvl w:val="0"/>
          <w:numId w:val="0"/>
        </w:numPr>
        <w:rPr>
          <w:b/>
          <w:i/>
          <w:strike/>
          <w:color w:val="BFBFBF" w:themeColor="background1" w:themeShade="BF"/>
        </w:rPr>
      </w:pPr>
      <w:r w:rsidRPr="00B854B2">
        <w:rPr>
          <w:b/>
          <w:i/>
          <w:strike/>
          <w:color w:val="BFBFBF" w:themeColor="background1" w:themeShade="BF"/>
          <w:highlight w:val="yellow"/>
        </w:rPr>
        <w:t>Request Message : Report DTC Extended Data Record By DTC Number</w:t>
      </w:r>
    </w:p>
    <w:p w14:paraId="073C609B" w14:textId="77777777" w:rsidR="000769D6" w:rsidRPr="0083459C" w:rsidRDefault="000769D6" w:rsidP="000769D6">
      <w:pPr>
        <w:rPr>
          <w:rFonts w:ascii="Arial Unicode MS" w:eastAsia="Arial Unicode MS" w:hAnsi="Arial Unicode MS" w:cs="Arial Unicode MS"/>
          <w:strike/>
          <w:color w:val="BFBFBF" w:themeColor="background1" w:themeShade="BF"/>
          <w:highlight w:val="yellow"/>
        </w:rPr>
      </w:pPr>
      <w:r w:rsidRPr="0083459C">
        <w:rPr>
          <w:rFonts w:ascii="Arial Unicode MS" w:eastAsia="Arial Unicode MS" w:hAnsi="Arial Unicode MS" w:cs="Arial Unicode MS"/>
          <w:strike/>
          <w:color w:val="BFBFBF" w:themeColor="background1" w:themeShade="BF"/>
          <w:highlight w:val="yellow"/>
        </w:rPr>
        <w:t>Refer to ES95486-00</w:t>
      </w:r>
      <w:r w:rsidRPr="0083459C">
        <w:rPr>
          <w:rFonts w:ascii="Arial Unicode MS" w:eastAsia="Arial Unicode MS" w:hAnsi="Arial Unicode MS" w:cs="Arial Unicode MS" w:hint="eastAsia"/>
          <w:strike/>
          <w:color w:val="BFBFBF" w:themeColor="background1" w:themeShade="BF"/>
          <w:highlight w:val="yellow"/>
        </w:rPr>
        <w:t>, ES95486-02</w:t>
      </w:r>
      <w:r w:rsidRPr="0083459C">
        <w:rPr>
          <w:rFonts w:ascii="Arial Unicode MS" w:eastAsia="Arial Unicode MS" w:hAnsi="Arial Unicode MS" w:cs="Arial Unicode MS"/>
          <w:strike/>
          <w:color w:val="BFBFBF" w:themeColor="background1" w:themeShade="BF"/>
          <w:highlight w:val="yellow"/>
        </w:rPr>
        <w:t>.</w:t>
      </w:r>
    </w:p>
    <w:p w14:paraId="3252DAF9" w14:textId="77777777" w:rsidR="000769D6" w:rsidRPr="0083459C" w:rsidRDefault="000769D6" w:rsidP="000769D6">
      <w:pPr>
        <w:rPr>
          <w:rFonts w:ascii="Arial Unicode MS" w:eastAsia="Arial Unicode MS" w:hAnsi="Arial Unicode MS" w:cs="Arial Unicode MS"/>
          <w:strike/>
          <w:color w:val="BFBFBF" w:themeColor="background1" w:themeShade="BF"/>
        </w:rPr>
      </w:pPr>
      <w:r w:rsidRPr="0083459C">
        <w:rPr>
          <w:rFonts w:ascii="Arial Unicode MS" w:eastAsia="Arial Unicode MS" w:hAnsi="Arial Unicode MS" w:cs="Arial Unicode MS"/>
          <w:strike/>
          <w:color w:val="BFBFBF" w:themeColor="background1" w:themeShade="BF"/>
          <w:highlight w:val="yellow"/>
        </w:rPr>
        <w:t>Request message definitions for sub-function that is not prescribed in this document follow to ES95486-00</w:t>
      </w:r>
      <w:r w:rsidRPr="0083459C">
        <w:rPr>
          <w:rFonts w:ascii="Arial Unicode MS" w:eastAsia="Arial Unicode MS" w:hAnsi="Arial Unicode MS" w:cs="Arial Unicode MS" w:hint="eastAsia"/>
          <w:strike/>
          <w:color w:val="BFBFBF" w:themeColor="background1" w:themeShade="BF"/>
          <w:highlight w:val="yellow"/>
        </w:rPr>
        <w:t>, ES95486-02</w:t>
      </w:r>
      <w:r w:rsidRPr="0083459C">
        <w:rPr>
          <w:rFonts w:ascii="Arial Unicode MS" w:eastAsia="Arial Unicode MS" w:hAnsi="Arial Unicode MS" w:cs="Arial Unicode MS"/>
          <w:strike/>
          <w:color w:val="BFBFBF" w:themeColor="background1" w:themeShade="BF"/>
          <w:highlight w:val="yellow"/>
        </w:rPr>
        <w:t>. It is recommended that ECU supports sub-functions marked as 'Mandatory' on the sub-function table. Refer to ES95486-00</w:t>
      </w:r>
      <w:r w:rsidRPr="0083459C">
        <w:rPr>
          <w:rFonts w:ascii="Arial Unicode MS" w:eastAsia="Arial Unicode MS" w:hAnsi="Arial Unicode MS" w:cs="Arial Unicode MS" w:hint="eastAsia"/>
          <w:strike/>
          <w:color w:val="BFBFBF" w:themeColor="background1" w:themeShade="BF"/>
          <w:highlight w:val="yellow"/>
        </w:rPr>
        <w:t>, ES95486-02</w:t>
      </w:r>
      <w:r w:rsidRPr="0083459C">
        <w:rPr>
          <w:rFonts w:ascii="Arial Unicode MS" w:eastAsia="Arial Unicode MS" w:hAnsi="Arial Unicode MS" w:cs="Arial Unicode MS"/>
          <w:strike/>
          <w:color w:val="BFBFBF" w:themeColor="background1" w:themeShade="BF"/>
          <w:highlight w:val="yellow"/>
        </w:rPr>
        <w:t>.</w:t>
      </w:r>
    </w:p>
    <w:p w14:paraId="2FA752EE" w14:textId="77777777" w:rsidR="000769D6" w:rsidRPr="008A424A" w:rsidRDefault="000769D6" w:rsidP="000769D6">
      <w:pPr>
        <w:pStyle w:val="41"/>
        <w:rPr>
          <w:i/>
        </w:rPr>
      </w:pPr>
      <w:bookmarkStart w:id="141" w:name="_Toc532910741"/>
      <w:bookmarkStart w:id="142" w:name="_Toc110871892"/>
      <w:r w:rsidRPr="008A424A">
        <w:t>Positive Response Message</w:t>
      </w:r>
      <w:bookmarkEnd w:id="141"/>
      <w:bookmarkEnd w:id="142"/>
    </w:p>
    <w:p w14:paraId="41255172" w14:textId="77777777" w:rsidR="000769D6" w:rsidRPr="00F374D7" w:rsidRDefault="000769D6" w:rsidP="000769D6">
      <w:pPr>
        <w:pStyle w:val="51"/>
        <w:numPr>
          <w:ilvl w:val="0"/>
          <w:numId w:val="0"/>
        </w:numPr>
        <w:rPr>
          <w:b/>
          <w:i/>
          <w:color w:val="4F81BD"/>
        </w:rPr>
      </w:pPr>
      <w:r w:rsidRPr="00F374D7">
        <w:rPr>
          <w:b/>
          <w:i/>
          <w:color w:val="4F81BD"/>
        </w:rPr>
        <w:t>Positive Response Message : Report DTC Extended Data Record By DTC Number</w:t>
      </w:r>
    </w:p>
    <w:p w14:paraId="4FB26C36" w14:textId="77777777" w:rsidR="000769D6"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0AEE3FBE" w14:textId="77777777" w:rsidR="000769D6" w:rsidRPr="008A424A" w:rsidRDefault="000769D6" w:rsidP="000769D6">
      <w:pPr>
        <w:rPr>
          <w:rFonts w:ascii="Arial Unicode MS" w:eastAsia="Arial Unicode MS" w:hAnsi="Arial Unicode MS" w:cs="Arial Unicode MS"/>
        </w:rPr>
      </w:pPr>
    </w:p>
    <w:p w14:paraId="7110139E" w14:textId="77777777" w:rsidR="000769D6" w:rsidRPr="00F374D7" w:rsidRDefault="000769D6" w:rsidP="000769D6">
      <w:pPr>
        <w:pStyle w:val="51"/>
        <w:numPr>
          <w:ilvl w:val="0"/>
          <w:numId w:val="0"/>
        </w:numPr>
        <w:rPr>
          <w:b/>
          <w:color w:val="4F81BD"/>
        </w:rPr>
      </w:pPr>
      <w:r w:rsidRPr="00F374D7">
        <w:rPr>
          <w:b/>
          <w:i/>
          <w:color w:val="4F81BD"/>
        </w:rPr>
        <w:t>Positive Response Message : Report DTC by Status Mask</w:t>
      </w:r>
    </w:p>
    <w:p w14:paraId="10CD8C10"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3882F870"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The server shall perform a bit-wise logical AND-ing operation between the mask specified in the client's request and the actual status associated with each DTC supported by the server. In addition to the DTCStatusAvailabilityMask, the server shall return all DTCs for which the result of the AND-ing operation is non-zero (i.e., (statusOfDTC &amp; DTCStatusMask) != 0).</w:t>
      </w:r>
    </w:p>
    <w:p w14:paraId="1381A420" w14:textId="77777777" w:rsidR="000769D6"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Example : If client sends request message (sub-function : Report DTC bt Status Mask) with DTC Status Mask = 0x0C, server sends positive response message with DTCs which bit 3 or bit 2 of its 'status of DTC' is '1' (regradless of other bits).</w:t>
      </w:r>
    </w:p>
    <w:p w14:paraId="6F822561" w14:textId="77777777" w:rsidR="000769D6" w:rsidRDefault="000769D6" w:rsidP="000769D6">
      <w:pPr>
        <w:rPr>
          <w:rFonts w:ascii="Arial Unicode MS" w:eastAsia="Arial Unicode MS" w:hAnsi="Arial Unicode MS" w:cs="Arial Unicode MS"/>
        </w:rPr>
      </w:pPr>
    </w:p>
    <w:p w14:paraId="6EE0FE8F" w14:textId="77777777" w:rsidR="000769D6"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DTCStatusAvailabilityMask : A byte whose bits are defined the same as statusOfDTC and represents the status bits that are supported by the server. Bits that are not supported by the server shall be set to '0'. Each supported bit (indicated by a value of '1') shall be implemented for every DTC supported by the server. For example, a ECU supports the status bit0, 1 and 7, then DTCStatusAvailabilityMask = #89h regardless of request message and status of DTCs.</w:t>
      </w:r>
    </w:p>
    <w:p w14:paraId="4892ABC2" w14:textId="77777777" w:rsidR="000769D6" w:rsidRPr="008A424A" w:rsidRDefault="000769D6" w:rsidP="000769D6">
      <w:pPr>
        <w:rPr>
          <w:rFonts w:ascii="Arial Unicode MS" w:eastAsia="Arial Unicode MS" w:hAnsi="Arial Unicode MS" w:cs="Arial Unicode MS"/>
        </w:rPr>
      </w:pPr>
    </w:p>
    <w:p w14:paraId="3DD41C66" w14:textId="77777777" w:rsidR="000769D6" w:rsidRPr="0083459C" w:rsidRDefault="000769D6" w:rsidP="000769D6">
      <w:pPr>
        <w:pStyle w:val="51"/>
        <w:numPr>
          <w:ilvl w:val="0"/>
          <w:numId w:val="0"/>
        </w:numPr>
        <w:rPr>
          <w:b/>
          <w:i/>
          <w:strike/>
          <w:color w:val="BFBFBF" w:themeColor="background1" w:themeShade="BF"/>
          <w:highlight w:val="yellow"/>
        </w:rPr>
      </w:pPr>
      <w:r w:rsidRPr="0083459C">
        <w:rPr>
          <w:b/>
          <w:i/>
          <w:strike/>
          <w:color w:val="BFBFBF" w:themeColor="background1" w:themeShade="BF"/>
          <w:highlight w:val="yellow"/>
        </w:rPr>
        <w:t>Positive Response Message : Report DTC Extended Data Record By DTC Number</w:t>
      </w:r>
    </w:p>
    <w:p w14:paraId="0D52569D" w14:textId="77777777" w:rsidR="000769D6" w:rsidRPr="0083459C" w:rsidRDefault="000769D6" w:rsidP="000769D6">
      <w:pPr>
        <w:rPr>
          <w:rFonts w:ascii="Arial Unicode MS" w:eastAsia="Arial Unicode MS" w:hAnsi="Arial Unicode MS" w:cs="Arial Unicode MS"/>
          <w:strike/>
          <w:color w:val="BFBFBF" w:themeColor="background1" w:themeShade="BF"/>
          <w:highlight w:val="yellow"/>
        </w:rPr>
      </w:pPr>
      <w:r w:rsidRPr="0083459C">
        <w:rPr>
          <w:rFonts w:ascii="Arial Unicode MS" w:eastAsia="Arial Unicode MS" w:hAnsi="Arial Unicode MS" w:cs="Arial Unicode MS"/>
          <w:strike/>
          <w:color w:val="BFBFBF" w:themeColor="background1" w:themeShade="BF"/>
          <w:highlight w:val="yellow"/>
        </w:rPr>
        <w:t>Refer to ES95486-00</w:t>
      </w:r>
      <w:r w:rsidRPr="0083459C">
        <w:rPr>
          <w:rFonts w:ascii="Arial Unicode MS" w:eastAsia="Arial Unicode MS" w:hAnsi="Arial Unicode MS" w:cs="Arial Unicode MS" w:hint="eastAsia"/>
          <w:strike/>
          <w:color w:val="BFBFBF" w:themeColor="background1" w:themeShade="BF"/>
          <w:highlight w:val="yellow"/>
        </w:rPr>
        <w:t>, ES95486-02</w:t>
      </w:r>
      <w:r w:rsidRPr="0083459C">
        <w:rPr>
          <w:rFonts w:ascii="Arial Unicode MS" w:eastAsia="Arial Unicode MS" w:hAnsi="Arial Unicode MS" w:cs="Arial Unicode MS"/>
          <w:strike/>
          <w:color w:val="BFBFBF" w:themeColor="background1" w:themeShade="BF"/>
          <w:highlight w:val="yellow"/>
        </w:rPr>
        <w:t>.</w:t>
      </w:r>
    </w:p>
    <w:p w14:paraId="2AD18B8B" w14:textId="77777777" w:rsidR="000769D6" w:rsidRPr="0083459C" w:rsidRDefault="000769D6" w:rsidP="000769D6">
      <w:pPr>
        <w:rPr>
          <w:rFonts w:ascii="Arial Unicode MS" w:eastAsia="Arial Unicode MS" w:hAnsi="Arial Unicode MS" w:cs="Arial Unicode MS"/>
          <w:strike/>
          <w:color w:val="BFBFBF" w:themeColor="background1" w:themeShade="BF"/>
        </w:rPr>
      </w:pPr>
      <w:r w:rsidRPr="0083459C">
        <w:rPr>
          <w:rFonts w:ascii="Arial Unicode MS" w:eastAsia="Arial Unicode MS" w:hAnsi="Arial Unicode MS" w:cs="Arial Unicode MS"/>
          <w:strike/>
          <w:color w:val="BFBFBF" w:themeColor="background1" w:themeShade="BF"/>
          <w:highlight w:val="yellow"/>
        </w:rPr>
        <w:t>Positive response message definitions for sub-function that is not prescribed in this document follow to ES95486-00</w:t>
      </w:r>
      <w:r w:rsidRPr="0083459C">
        <w:rPr>
          <w:rFonts w:ascii="Arial Unicode MS" w:eastAsia="Arial Unicode MS" w:hAnsi="Arial Unicode MS" w:cs="Arial Unicode MS" w:hint="eastAsia"/>
          <w:strike/>
          <w:color w:val="BFBFBF" w:themeColor="background1" w:themeShade="BF"/>
          <w:highlight w:val="yellow"/>
        </w:rPr>
        <w:t>, ES95486-02</w:t>
      </w:r>
      <w:r w:rsidRPr="0083459C">
        <w:rPr>
          <w:rFonts w:ascii="Arial Unicode MS" w:eastAsia="Arial Unicode MS" w:hAnsi="Arial Unicode MS" w:cs="Arial Unicode MS"/>
          <w:strike/>
          <w:color w:val="BFBFBF" w:themeColor="background1" w:themeShade="BF"/>
          <w:highlight w:val="yellow"/>
        </w:rPr>
        <w:t>.</w:t>
      </w:r>
    </w:p>
    <w:p w14:paraId="43E32A6A" w14:textId="77777777" w:rsidR="000769D6" w:rsidRPr="00F374D7" w:rsidRDefault="000769D6" w:rsidP="000769D6"/>
    <w:p w14:paraId="7CDEF2F4" w14:textId="77777777" w:rsidR="000769D6" w:rsidRPr="008A424A" w:rsidRDefault="000769D6" w:rsidP="000769D6">
      <w:pPr>
        <w:pStyle w:val="41"/>
        <w:rPr>
          <w:i/>
        </w:rPr>
      </w:pPr>
      <w:bookmarkStart w:id="143" w:name="_Toc532910742"/>
      <w:bookmarkStart w:id="144" w:name="_Toc110871893"/>
      <w:r w:rsidRPr="008A424A">
        <w:t>Supported Negative Response Codes</w:t>
      </w:r>
      <w:bookmarkEnd w:id="143"/>
      <w:bookmarkEnd w:id="144"/>
    </w:p>
    <w:p w14:paraId="101B81AA" w14:textId="77777777" w:rsidR="000769D6" w:rsidRPr="008A424A"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0A4A1687" w14:textId="77777777" w:rsidR="000769D6" w:rsidRPr="008A424A" w:rsidRDefault="000769D6" w:rsidP="000769D6">
      <w:pPr>
        <w:pStyle w:val="41"/>
        <w:rPr>
          <w:i/>
        </w:rPr>
      </w:pPr>
      <w:bookmarkStart w:id="145" w:name="_Toc532910743"/>
      <w:bookmarkStart w:id="146" w:name="_Toc110871894"/>
      <w:r w:rsidRPr="008A424A">
        <w:t>Status of DTC</w:t>
      </w:r>
      <w:bookmarkEnd w:id="145"/>
      <w:bookmarkEnd w:id="146"/>
    </w:p>
    <w:p w14:paraId="574EDC42" w14:textId="77777777" w:rsidR="000769D6" w:rsidRPr="00F374D7"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rPr>
        <w:t xml:space="preserve">Refer to </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DTC Status bit definition</w:t>
      </w: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on </w:t>
      </w:r>
      <w:r>
        <w:rPr>
          <w:rFonts w:ascii="Arial Unicode MS" w:eastAsia="Arial Unicode MS" w:hAnsi="Arial Unicode MS" w:cs="Arial Unicode MS"/>
        </w:rPr>
        <w:t>ES95486-00</w:t>
      </w:r>
      <w:r>
        <w:rPr>
          <w:rFonts w:ascii="Arial Unicode MS" w:eastAsia="Arial Unicode MS" w:hAnsi="Arial Unicode MS" w:cs="Arial Unicode MS" w:hint="eastAsia"/>
        </w:rPr>
        <w:t>, ES95486-02</w:t>
      </w:r>
      <w:r w:rsidRPr="008A424A">
        <w:rPr>
          <w:rFonts w:ascii="Arial Unicode MS" w:eastAsia="Arial Unicode MS" w:hAnsi="Arial Unicode MS" w:cs="Arial Unicode MS"/>
        </w:rPr>
        <w:t>.</w:t>
      </w:r>
    </w:p>
    <w:p w14:paraId="0764B80E" w14:textId="77777777" w:rsidR="000769D6" w:rsidRDefault="000769D6" w:rsidP="000769D6">
      <w:pPr>
        <w:pStyle w:val="32"/>
      </w:pPr>
      <w:r w:rsidRPr="00DD74DF">
        <w:rPr>
          <w:rFonts w:hint="eastAsia"/>
        </w:rPr>
        <w:br w:type="page"/>
      </w:r>
    </w:p>
    <w:p w14:paraId="3DF5B007" w14:textId="77777777" w:rsidR="000769D6" w:rsidRPr="00DD74DF" w:rsidRDefault="000769D6" w:rsidP="000769D6">
      <w:pPr>
        <w:pStyle w:val="21"/>
        <w:rPr>
          <w:lang w:val="x-none"/>
        </w:rPr>
      </w:pPr>
      <w:bookmarkStart w:id="147" w:name="_Toc110871895"/>
      <w:r w:rsidRPr="00DD74DF">
        <w:rPr>
          <w:rFonts w:hint="eastAsia"/>
        </w:rPr>
        <w:lastRenderedPageBreak/>
        <w:t>DTC management</w:t>
      </w:r>
      <w:bookmarkEnd w:id="147"/>
    </w:p>
    <w:p w14:paraId="156EC633" w14:textId="77777777" w:rsidR="000769D6" w:rsidRPr="00DD74DF" w:rsidRDefault="000769D6" w:rsidP="000769D6">
      <w:pPr>
        <w:rPr>
          <w:rFonts w:ascii="현대하모니 M" w:eastAsia="현대하모니 M" w:hAnsi="현대하모니 M"/>
          <w:noProof/>
        </w:rPr>
      </w:pPr>
      <w:r w:rsidRPr="00DD74DF">
        <w:rPr>
          <w:rFonts w:ascii="현대하모니 M" w:eastAsia="현대하모니 M" w:hAnsi="현대하모니 M" w:hint="eastAsia"/>
          <w:bCs/>
          <w:noProof/>
        </w:rPr>
        <w:t>1) Set DTC Control</w:t>
      </w:r>
    </w:p>
    <w:p w14:paraId="55B65B35" w14:textId="77777777" w:rsidR="000769D6" w:rsidRPr="00DD74DF" w:rsidRDefault="000769D6" w:rsidP="000769D6">
      <w:pPr>
        <w:ind w:left="204" w:firstLine="51"/>
        <w:rPr>
          <w:rFonts w:ascii="현대하모니 M" w:eastAsia="현대하모니 M" w:hAnsi="현대하모니 M"/>
          <w:noProof/>
        </w:rPr>
      </w:pPr>
      <w:r w:rsidRPr="00DD74DF">
        <w:rPr>
          <w:rFonts w:ascii="현대하모니 M" w:eastAsia="현대하모니 M" w:hAnsi="현대하모니 M" w:hint="eastAsia"/>
          <w:noProof/>
        </w:rPr>
        <w:t>When Error is detected, Present failure and Memorized failure are set same time.</w:t>
      </w:r>
    </w:p>
    <w:p w14:paraId="4FD5E16F" w14:textId="77777777" w:rsidR="000769D6" w:rsidRPr="00DD74DF" w:rsidRDefault="000769D6" w:rsidP="000769D6">
      <w:pPr>
        <w:jc w:val="center"/>
        <w:rPr>
          <w:rFonts w:ascii="현대하모니 M" w:eastAsia="현대하모니 M" w:hAnsi="현대하모니 M"/>
          <w:noProof/>
        </w:rPr>
      </w:pPr>
      <w:r w:rsidRPr="00DD74DF">
        <w:rPr>
          <w:rFonts w:ascii="현대하모니 M" w:eastAsia="현대하모니 M" w:hAnsi="현대하모니 M" w:hint="eastAsia"/>
          <w:noProof/>
        </w:rPr>
        <w:object w:dxaOrig="8190" w:dyaOrig="2790" w14:anchorId="1E4377B3">
          <v:shape id="_x0000_i1026" type="#_x0000_t75" style="width:374.3pt;height:129.6pt" o:ole="">
            <v:imagedata r:id="rId14" o:title=""/>
          </v:shape>
          <o:OLEObject Type="Embed" ProgID="Visio.Drawing.11" ShapeID="_x0000_i1026" DrawAspect="Content" ObjectID="_1815991944" r:id="rId15"/>
        </w:object>
      </w:r>
    </w:p>
    <w:p w14:paraId="5B364FB7" w14:textId="5EC05B06" w:rsidR="000769D6" w:rsidRPr="00DD74DF" w:rsidRDefault="000769D6" w:rsidP="000769D6">
      <w:pPr>
        <w:jc w:val="center"/>
        <w:rPr>
          <w:rFonts w:ascii="현대하모니 M" w:eastAsia="현대하모니 M" w:hAnsi="현대하모니 M"/>
          <w:noProof/>
          <w:u w:val="single"/>
          <w:lang w:val="en-GB"/>
        </w:rPr>
      </w:pPr>
      <w:bookmarkStart w:id="148" w:name="_Toc110871903"/>
      <w:r w:rsidRPr="00DD74DF">
        <w:rPr>
          <w:rFonts w:ascii="현대하모니 M" w:eastAsia="현대하모니 M" w:hAnsi="현대하모니 M" w:hint="eastAsia"/>
          <w:noProof/>
          <w:u w:val="single"/>
          <w:lang w:val="en-GB"/>
        </w:rPr>
        <w:t xml:space="preserve">Figure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Figure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1</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Present and Memorized failure relation</w:t>
      </w:r>
      <w:bookmarkEnd w:id="148"/>
    </w:p>
    <w:p w14:paraId="4D9D0B01" w14:textId="77777777" w:rsidR="000769D6" w:rsidRPr="00DD74DF" w:rsidRDefault="000769D6" w:rsidP="000769D6">
      <w:pPr>
        <w:rPr>
          <w:rFonts w:ascii="현대하모니 M" w:eastAsia="현대하모니 M" w:hAnsi="현대하모니 M"/>
          <w:noProof/>
        </w:rPr>
      </w:pPr>
    </w:p>
    <w:p w14:paraId="1CBBF1F1" w14:textId="77777777" w:rsidR="000769D6" w:rsidRPr="00DD74DF" w:rsidRDefault="000769D6" w:rsidP="000769D6">
      <w:pPr>
        <w:rPr>
          <w:rFonts w:ascii="현대하모니 M" w:eastAsia="현대하모니 M" w:hAnsi="현대하모니 M"/>
          <w:noProof/>
        </w:rPr>
      </w:pPr>
      <w:r w:rsidRPr="00DD74DF">
        <w:rPr>
          <w:rFonts w:ascii="현대하모니 M" w:eastAsia="현대하모니 M" w:hAnsi="현대하모니 M" w:hint="eastAsia"/>
          <w:bCs/>
          <w:noProof/>
        </w:rPr>
        <w:t>2) Clear DTC Control</w:t>
      </w:r>
    </w:p>
    <w:p w14:paraId="713D7673" w14:textId="77777777" w:rsidR="000769D6" w:rsidRPr="00DD74DF" w:rsidRDefault="000769D6" w:rsidP="000769D6">
      <w:pPr>
        <w:ind w:left="357" w:firstLine="51"/>
        <w:rPr>
          <w:rFonts w:ascii="현대하모니 M" w:eastAsia="현대하모니 M" w:hAnsi="현대하모니 M"/>
          <w:noProof/>
        </w:rPr>
      </w:pPr>
      <w:r w:rsidRPr="00DD74DF">
        <w:rPr>
          <w:rFonts w:ascii="현대하모니 M" w:eastAsia="현대하모니 M" w:hAnsi="현대하모니 M" w:hint="eastAsia"/>
          <w:noProof/>
          <w:u w:val="single"/>
        </w:rPr>
        <w:t>Case1:</w:t>
      </w:r>
    </w:p>
    <w:p w14:paraId="5DF61A0E" w14:textId="77777777" w:rsidR="000769D6" w:rsidRPr="00DD74DF" w:rsidRDefault="000769D6" w:rsidP="000769D6">
      <w:pPr>
        <w:ind w:left="408" w:firstLine="51"/>
        <w:rPr>
          <w:rFonts w:ascii="현대하모니 M" w:eastAsia="현대하모니 M" w:hAnsi="현대하모니 M"/>
          <w:noProof/>
        </w:rPr>
      </w:pPr>
      <w:r w:rsidRPr="00DD74DF">
        <w:rPr>
          <w:rFonts w:ascii="현대하모니 M" w:eastAsia="현대하모니 M" w:hAnsi="현대하모니 M" w:hint="eastAsia"/>
          <w:noProof/>
        </w:rPr>
        <w:t>At the time to receive the command "Clear DTC service", Present failure and Memorized failure are cleared same time.</w:t>
      </w:r>
    </w:p>
    <w:p w14:paraId="455263BA" w14:textId="77777777" w:rsidR="000769D6" w:rsidRPr="00DD74DF" w:rsidRDefault="000769D6" w:rsidP="000769D6">
      <w:pPr>
        <w:jc w:val="center"/>
        <w:rPr>
          <w:rFonts w:ascii="현대하모니 M" w:eastAsia="현대하모니 M" w:hAnsi="현대하모니 M"/>
          <w:noProof/>
        </w:rPr>
      </w:pPr>
      <w:r w:rsidRPr="00DD74DF">
        <w:rPr>
          <w:rFonts w:ascii="현대하모니 M" w:eastAsia="현대하모니 M" w:hAnsi="현대하모니 M" w:hint="eastAsia"/>
          <w:noProof/>
        </w:rPr>
        <w:object w:dxaOrig="8190" w:dyaOrig="2790" w14:anchorId="1D53D0A4">
          <v:shape id="_x0000_i1027" type="#_x0000_t75" style="width:374.3pt;height:129.6pt" o:ole="">
            <v:imagedata r:id="rId16" o:title=""/>
          </v:shape>
          <o:OLEObject Type="Embed" ProgID="Visio.Drawing.11" ShapeID="_x0000_i1027" DrawAspect="Content" ObjectID="_1815991945" r:id="rId17"/>
        </w:object>
      </w:r>
    </w:p>
    <w:p w14:paraId="04C8ABD8" w14:textId="1B2B0B29" w:rsidR="000769D6" w:rsidRPr="00DD74DF" w:rsidRDefault="000769D6" w:rsidP="000769D6">
      <w:pPr>
        <w:jc w:val="center"/>
        <w:rPr>
          <w:rFonts w:ascii="현대하모니 M" w:eastAsia="현대하모니 M" w:hAnsi="현대하모니 M"/>
          <w:noProof/>
          <w:u w:val="single"/>
          <w:lang w:val="en-GB"/>
        </w:rPr>
      </w:pPr>
      <w:bookmarkStart w:id="149" w:name="_Toc110871904"/>
      <w:r w:rsidRPr="00DD74DF">
        <w:rPr>
          <w:rFonts w:ascii="현대하모니 M" w:eastAsia="현대하모니 M" w:hAnsi="현대하모니 M" w:hint="eastAsia"/>
          <w:noProof/>
          <w:u w:val="single"/>
          <w:lang w:val="en-GB"/>
        </w:rPr>
        <w:t xml:space="preserve">Figure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Figure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2</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Present and Memorized failure Clear Case1</w:t>
      </w:r>
      <w:bookmarkEnd w:id="149"/>
    </w:p>
    <w:p w14:paraId="217525B5" w14:textId="77777777" w:rsidR="000769D6" w:rsidRPr="00DD74DF" w:rsidRDefault="000769D6" w:rsidP="000769D6">
      <w:pPr>
        <w:rPr>
          <w:rFonts w:ascii="현대하모니 M" w:eastAsia="현대하모니 M" w:hAnsi="현대하모니 M"/>
          <w:noProof/>
          <w:lang w:val="en-GB"/>
        </w:rPr>
      </w:pPr>
    </w:p>
    <w:p w14:paraId="263458FD" w14:textId="77777777" w:rsidR="000769D6" w:rsidRPr="00DD74DF" w:rsidRDefault="000769D6" w:rsidP="000769D6">
      <w:pPr>
        <w:ind w:left="357" w:firstLine="51"/>
        <w:rPr>
          <w:rFonts w:ascii="현대하모니 M" w:eastAsia="현대하모니 M" w:hAnsi="현대하모니 M"/>
          <w:noProof/>
        </w:rPr>
      </w:pPr>
      <w:r w:rsidRPr="00DD74DF">
        <w:rPr>
          <w:rFonts w:ascii="현대하모니 M" w:eastAsia="현대하모니 M" w:hAnsi="현대하모니 M" w:hint="eastAsia"/>
          <w:noProof/>
          <w:u w:val="single"/>
        </w:rPr>
        <w:t>Case2:</w:t>
      </w:r>
    </w:p>
    <w:p w14:paraId="41469948" w14:textId="77777777" w:rsidR="000769D6" w:rsidRPr="007F0349" w:rsidRDefault="000769D6" w:rsidP="000769D6">
      <w:pPr>
        <w:ind w:left="408" w:firstLine="51"/>
        <w:rPr>
          <w:rFonts w:ascii="현대하모니 M" w:eastAsia="현대하모니 M" w:hAnsi="현대하모니 M"/>
          <w:noProof/>
        </w:rPr>
      </w:pPr>
      <w:r w:rsidRPr="00DD74DF">
        <w:rPr>
          <w:rFonts w:ascii="현대하모니 M" w:eastAsia="현대하모니 M" w:hAnsi="현대하모니 M" w:hint="eastAsia"/>
          <w:noProof/>
        </w:rPr>
        <w:t>If the failure condition is not found during 30(thirty) times of</w:t>
      </w:r>
      <w:r>
        <w:rPr>
          <w:rFonts w:ascii="현대하모니 M" w:eastAsia="현대하모니 M" w:hAnsi="현대하모니 M" w:hint="eastAsia"/>
          <w:noProof/>
        </w:rPr>
        <w:t xml:space="preserve"> </w:t>
      </w:r>
      <w:r w:rsidRPr="0081095D">
        <w:rPr>
          <w:rFonts w:ascii="현대하모니 M" w:eastAsia="현대하모니 M" w:hAnsi="현대하모니 M" w:hint="eastAsia"/>
          <w:noProof/>
        </w:rPr>
        <w:t>IGN1</w:t>
      </w:r>
      <w:r>
        <w:rPr>
          <w:rFonts w:ascii="현대하모니 M" w:eastAsia="현대하모니 M" w:hAnsi="현대하모니 M" w:hint="eastAsia"/>
          <w:noProof/>
        </w:rPr>
        <w:t xml:space="preserve"> ON/OFF</w:t>
      </w:r>
    </w:p>
    <w:p w14:paraId="4C7341E9" w14:textId="77777777" w:rsidR="000769D6" w:rsidRPr="00DD74DF" w:rsidRDefault="000769D6" w:rsidP="000769D6">
      <w:pPr>
        <w:ind w:left="408" w:firstLine="51"/>
        <w:rPr>
          <w:rFonts w:ascii="현대하모니 M" w:eastAsia="현대하모니 M" w:hAnsi="현대하모니 M"/>
          <w:noProof/>
        </w:rPr>
      </w:pPr>
      <w:r w:rsidRPr="00DD74DF">
        <w:rPr>
          <w:rFonts w:ascii="현대하모니 M" w:eastAsia="현대하모니 M" w:hAnsi="현대하모니 M" w:hint="eastAsia"/>
          <w:noProof/>
        </w:rPr>
        <w:t>cycle after memorizing corresponding DTC then clear the memorized DTC.</w:t>
      </w:r>
    </w:p>
    <w:p w14:paraId="7CB470EA" w14:textId="77777777" w:rsidR="000769D6" w:rsidRPr="00DD74DF" w:rsidRDefault="000769D6" w:rsidP="000769D6">
      <w:pPr>
        <w:jc w:val="center"/>
        <w:rPr>
          <w:rFonts w:ascii="현대하모니 M" w:eastAsia="현대하모니 M" w:hAnsi="현대하모니 M"/>
          <w:noProof/>
        </w:rPr>
      </w:pPr>
      <w:r w:rsidRPr="00DD74DF">
        <w:rPr>
          <w:rFonts w:ascii="현대하모니 M" w:eastAsia="현대하모니 M" w:hAnsi="현대하모니 M" w:hint="eastAsia"/>
          <w:noProof/>
        </w:rPr>
        <w:object w:dxaOrig="8152" w:dyaOrig="3246" w14:anchorId="3377E96A">
          <v:shape id="_x0000_i1028" type="#_x0000_t75" style="width:353pt;height:143.95pt" o:ole="">
            <v:imagedata r:id="rId18" o:title=""/>
          </v:shape>
          <o:OLEObject Type="Embed" ProgID="Visio.Drawing.11" ShapeID="_x0000_i1028" DrawAspect="Content" ObjectID="_1815991946" r:id="rId19"/>
        </w:object>
      </w:r>
    </w:p>
    <w:p w14:paraId="315CC914" w14:textId="5A7FB8C0" w:rsidR="000769D6" w:rsidRPr="00DD74DF" w:rsidRDefault="000769D6" w:rsidP="000769D6">
      <w:pPr>
        <w:jc w:val="center"/>
        <w:rPr>
          <w:rFonts w:ascii="현대하모니 M" w:eastAsia="현대하모니 M" w:hAnsi="현대하모니 M"/>
          <w:noProof/>
          <w:u w:val="single"/>
          <w:lang w:val="en-GB"/>
        </w:rPr>
      </w:pPr>
      <w:bookmarkStart w:id="150" w:name="_Toc110871905"/>
      <w:r w:rsidRPr="00DD74DF">
        <w:rPr>
          <w:rFonts w:ascii="현대하모니 M" w:eastAsia="현대하모니 M" w:hAnsi="현대하모니 M" w:hint="eastAsia"/>
          <w:noProof/>
          <w:u w:val="single"/>
          <w:lang w:val="en-GB"/>
        </w:rPr>
        <w:t xml:space="preserve">Figure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Figure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3</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Present and Memorized failure Clear Case2</w:t>
      </w:r>
      <w:bookmarkEnd w:id="150"/>
    </w:p>
    <w:p w14:paraId="4F9AD8B6" w14:textId="77777777" w:rsidR="000769D6" w:rsidRPr="0022435F" w:rsidRDefault="000769D6" w:rsidP="000769D6">
      <w:pPr>
        <w:pStyle w:val="32"/>
        <w:numPr>
          <w:ilvl w:val="0"/>
          <w:numId w:val="0"/>
        </w:numPr>
      </w:pPr>
      <w:r w:rsidRPr="00DD74DF">
        <w:rPr>
          <w:rFonts w:hint="eastAsia"/>
        </w:rPr>
        <w:br w:type="page"/>
      </w:r>
    </w:p>
    <w:p w14:paraId="02788CCC" w14:textId="77777777" w:rsidR="000769D6" w:rsidRPr="00DD74DF" w:rsidRDefault="000769D6" w:rsidP="000769D6">
      <w:pPr>
        <w:pStyle w:val="32"/>
        <w:rPr>
          <w:b/>
        </w:rPr>
      </w:pPr>
      <w:bookmarkStart w:id="151" w:name="_Toc110871896"/>
      <w:commentRangeStart w:id="152"/>
      <w:r w:rsidRPr="00DD74DF">
        <w:rPr>
          <w:rFonts w:hint="eastAsia"/>
        </w:rPr>
        <w:lastRenderedPageBreak/>
        <w:t>DTC Definition for WPC ECU</w:t>
      </w:r>
      <w:bookmarkEnd w:id="151"/>
      <w:commentRangeEnd w:id="152"/>
      <w:r w:rsidR="00F65F80">
        <w:rPr>
          <w:rStyle w:val="affe"/>
          <w:rFonts w:ascii="Calibri" w:eastAsia="맑은 고딕" w:hAnsi="Calibri" w:cs="Arial"/>
          <w:bCs w:val="0"/>
          <w:color w:val="auto"/>
        </w:rPr>
        <w:commentReference w:id="152"/>
      </w:r>
    </w:p>
    <w:tbl>
      <w:tblPr>
        <w:tblpPr w:leftFromText="142" w:rightFromText="142" w:vertAnchor="text" w:horzAnchor="margin" w:tblpY="227"/>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800"/>
        <w:gridCol w:w="407"/>
        <w:gridCol w:w="1357"/>
        <w:gridCol w:w="2460"/>
        <w:gridCol w:w="1453"/>
        <w:gridCol w:w="818"/>
        <w:gridCol w:w="1642"/>
        <w:gridCol w:w="891"/>
        <w:gridCol w:w="496"/>
      </w:tblGrid>
      <w:tr w:rsidR="00F65F80" w:rsidRPr="00DD74DF" w14:paraId="611DC1C6" w14:textId="77777777" w:rsidTr="00B718BA">
        <w:trPr>
          <w:trHeight w:hRule="exact" w:val="427"/>
        </w:trPr>
        <w:tc>
          <w:tcPr>
            <w:tcW w:w="0" w:type="auto"/>
            <w:tcBorders>
              <w:top w:val="single" w:sz="12" w:space="0" w:color="auto"/>
              <w:left w:val="single" w:sz="12" w:space="0" w:color="auto"/>
              <w:bottom w:val="single" w:sz="12" w:space="0" w:color="auto"/>
              <w:right w:val="single" w:sz="4" w:space="0" w:color="auto"/>
            </w:tcBorders>
            <w:shd w:val="clear" w:color="auto" w:fill="D9D9D9"/>
            <w:vAlign w:val="center"/>
            <w:hideMark/>
          </w:tcPr>
          <w:p w14:paraId="52F6194F"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bCs/>
                <w:noProof/>
                <w:sz w:val="16"/>
                <w:szCs w:val="16"/>
              </w:rPr>
              <w:t>DTC</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tcPr>
          <w:p w14:paraId="4635DC3E" w14:textId="77777777" w:rsidR="00F65F80" w:rsidRPr="00DD74DF" w:rsidRDefault="00F65F80" w:rsidP="00F65F80">
            <w:pPr>
              <w:jc w:val="center"/>
              <w:rPr>
                <w:rFonts w:ascii="현대하모니 M" w:eastAsia="현대하모니 M" w:hAnsi="현대하모니 M"/>
                <w:bCs/>
                <w:noProof/>
                <w:sz w:val="16"/>
                <w:szCs w:val="16"/>
              </w:rPr>
            </w:pPr>
            <w:r>
              <w:rPr>
                <w:rFonts w:ascii="현대하모니 M" w:eastAsia="현대하모니 M" w:hAnsi="현대하모니 M" w:hint="eastAsia"/>
                <w:bCs/>
                <w:noProof/>
                <w:sz w:val="16"/>
                <w:szCs w:val="16"/>
              </w:rPr>
              <w:t>EC</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hideMark/>
          </w:tcPr>
          <w:p w14:paraId="1B4F099F" w14:textId="77777777" w:rsidR="00F65F80" w:rsidRPr="00DD74DF" w:rsidRDefault="00F65F80" w:rsidP="00F65F80">
            <w:pPr>
              <w:jc w:val="center"/>
              <w:rPr>
                <w:rFonts w:ascii="현대하모니 M" w:eastAsia="현대하모니 M" w:hAnsi="현대하모니 M"/>
                <w:bCs/>
                <w:noProof/>
                <w:sz w:val="16"/>
                <w:szCs w:val="16"/>
              </w:rPr>
            </w:pPr>
            <w:r w:rsidRPr="00DD74DF">
              <w:rPr>
                <w:rFonts w:ascii="현대하모니 M" w:eastAsia="현대하모니 M" w:hAnsi="현대하모니 M" w:hint="eastAsia"/>
                <w:bCs/>
                <w:noProof/>
                <w:sz w:val="16"/>
                <w:szCs w:val="16"/>
              </w:rPr>
              <w:t>Trouble</w:t>
            </w:r>
          </w:p>
          <w:p w14:paraId="4230DD19"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bCs/>
                <w:noProof/>
                <w:sz w:val="16"/>
                <w:szCs w:val="16"/>
              </w:rPr>
              <w:t>description</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hideMark/>
          </w:tcPr>
          <w:p w14:paraId="679ED4BB"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bCs/>
                <w:noProof/>
                <w:sz w:val="16"/>
                <w:szCs w:val="16"/>
              </w:rPr>
              <w:t>Set Condition</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tcPr>
          <w:p w14:paraId="5354032B"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Detecting</w:t>
            </w:r>
          </w:p>
          <w:p w14:paraId="590A5E6A"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Time</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tcPr>
          <w:p w14:paraId="7DD4E185"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sz w:val="16"/>
                <w:szCs w:val="16"/>
              </w:rPr>
              <w:t>DTC</w:t>
            </w:r>
          </w:p>
          <w:p w14:paraId="6ADCA36D"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sz w:val="16"/>
                <w:szCs w:val="16"/>
              </w:rPr>
              <w:t>Memory</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tcPr>
          <w:p w14:paraId="2D766D08"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sz w:val="16"/>
                <w:szCs w:val="16"/>
              </w:rPr>
              <w:t>Reset</w:t>
            </w:r>
            <w:r w:rsidRPr="00DD74DF">
              <w:rPr>
                <w:rFonts w:ascii="현대하모니 M" w:eastAsia="현대하모니 M" w:hAnsi="현대하모니 M" w:hint="eastAsia"/>
                <w:sz w:val="16"/>
                <w:szCs w:val="16"/>
              </w:rPr>
              <w:t xml:space="preserve"> </w:t>
            </w:r>
            <w:r w:rsidRPr="00DD74DF">
              <w:rPr>
                <w:rFonts w:ascii="현대하모니 M" w:eastAsia="현대하모니 M" w:hAnsi="현대하모니 M"/>
                <w:sz w:val="16"/>
                <w:szCs w:val="16"/>
              </w:rPr>
              <w:t>Condition</w:t>
            </w:r>
          </w:p>
        </w:tc>
        <w:tc>
          <w:tcPr>
            <w:tcW w:w="0" w:type="auto"/>
            <w:tcBorders>
              <w:top w:val="single" w:sz="12" w:space="0" w:color="auto"/>
              <w:left w:val="single" w:sz="4" w:space="0" w:color="auto"/>
              <w:bottom w:val="single" w:sz="12" w:space="0" w:color="auto"/>
              <w:right w:val="single" w:sz="4" w:space="0" w:color="auto"/>
            </w:tcBorders>
            <w:shd w:val="clear" w:color="auto" w:fill="D9D9D9"/>
            <w:vAlign w:val="center"/>
          </w:tcPr>
          <w:p w14:paraId="33419D0E"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sz w:val="16"/>
                <w:szCs w:val="16"/>
              </w:rPr>
              <w:t>Recovery</w:t>
            </w:r>
          </w:p>
          <w:p w14:paraId="7732F10F"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sz w:val="16"/>
                <w:szCs w:val="16"/>
              </w:rPr>
              <w:t>Time</w:t>
            </w:r>
          </w:p>
        </w:tc>
        <w:tc>
          <w:tcPr>
            <w:tcW w:w="0" w:type="auto"/>
            <w:tcBorders>
              <w:top w:val="single" w:sz="12" w:space="0" w:color="auto"/>
              <w:left w:val="single" w:sz="4" w:space="0" w:color="auto"/>
              <w:bottom w:val="single" w:sz="12" w:space="0" w:color="auto"/>
              <w:right w:val="single" w:sz="12" w:space="0" w:color="auto"/>
            </w:tcBorders>
            <w:shd w:val="clear" w:color="auto" w:fill="D9D9D9"/>
            <w:vAlign w:val="center"/>
          </w:tcPr>
          <w:p w14:paraId="7856B785"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충전</w:t>
            </w:r>
          </w:p>
          <w:p w14:paraId="31CB58E3"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여부</w:t>
            </w:r>
          </w:p>
        </w:tc>
      </w:tr>
      <w:tr w:rsidR="00F65F80" w:rsidRPr="00DD74DF" w14:paraId="62F44B59" w14:textId="77777777" w:rsidTr="00B718BA">
        <w:trPr>
          <w:trHeight w:val="617"/>
        </w:trPr>
        <w:tc>
          <w:tcPr>
            <w:tcW w:w="0" w:type="auto"/>
            <w:tcBorders>
              <w:top w:val="single" w:sz="12" w:space="0" w:color="auto"/>
              <w:left w:val="single" w:sz="12" w:space="0" w:color="auto"/>
              <w:bottom w:val="single" w:sz="4" w:space="0" w:color="auto"/>
              <w:right w:val="single" w:sz="4" w:space="0" w:color="auto"/>
            </w:tcBorders>
            <w:vAlign w:val="center"/>
            <w:hideMark/>
          </w:tcPr>
          <w:p w14:paraId="4D9FA371" w14:textId="77777777" w:rsidR="00F65F80" w:rsidRPr="00DD74DF" w:rsidRDefault="00F65F80" w:rsidP="00F65F80">
            <w:pPr>
              <w:jc w:val="both"/>
              <w:rPr>
                <w:rFonts w:ascii="현대하모니 M" w:eastAsia="현대하모니 M" w:hAnsi="현대하모니 M"/>
                <w:noProof/>
                <w:sz w:val="16"/>
                <w:szCs w:val="16"/>
              </w:rPr>
            </w:pPr>
            <w:r w:rsidRPr="00DD74DF">
              <w:rPr>
                <w:rFonts w:ascii="현대하모니 M" w:eastAsia="현대하모니 M" w:hAnsi="현대하모니 M" w:hint="eastAsia"/>
                <w:noProof/>
                <w:sz w:val="16"/>
                <w:szCs w:val="16"/>
              </w:rPr>
              <w:t>B1602-00</w:t>
            </w:r>
          </w:p>
        </w:tc>
        <w:tc>
          <w:tcPr>
            <w:tcW w:w="0" w:type="auto"/>
            <w:tcBorders>
              <w:top w:val="single" w:sz="12" w:space="0" w:color="auto"/>
              <w:left w:val="single" w:sz="4" w:space="0" w:color="auto"/>
              <w:bottom w:val="single" w:sz="4" w:space="0" w:color="auto"/>
              <w:right w:val="single" w:sz="4" w:space="0" w:color="auto"/>
            </w:tcBorders>
          </w:tcPr>
          <w:p w14:paraId="004E1014" w14:textId="77777777" w:rsidR="00F65F80" w:rsidRPr="00DD74DF" w:rsidRDefault="00F65F80" w:rsidP="00F65F80">
            <w:pPr>
              <w:jc w:val="center"/>
              <w:rPr>
                <w:rFonts w:ascii="현대하모니 M" w:eastAsia="현대하모니 M" w:hAnsi="현대하모니 M"/>
                <w:noProof/>
                <w:sz w:val="16"/>
                <w:szCs w:val="16"/>
              </w:rPr>
            </w:pPr>
          </w:p>
        </w:tc>
        <w:tc>
          <w:tcPr>
            <w:tcW w:w="0" w:type="auto"/>
            <w:tcBorders>
              <w:top w:val="single" w:sz="12" w:space="0" w:color="auto"/>
              <w:left w:val="single" w:sz="4" w:space="0" w:color="auto"/>
              <w:bottom w:val="single" w:sz="4" w:space="0" w:color="auto"/>
              <w:right w:val="single" w:sz="4" w:space="0" w:color="auto"/>
            </w:tcBorders>
            <w:vAlign w:val="center"/>
            <w:hideMark/>
          </w:tcPr>
          <w:p w14:paraId="4DCB8391"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noProof/>
                <w:sz w:val="16"/>
                <w:szCs w:val="16"/>
              </w:rPr>
              <w:t>CAN error</w:t>
            </w:r>
          </w:p>
        </w:tc>
        <w:tc>
          <w:tcPr>
            <w:tcW w:w="0" w:type="auto"/>
            <w:tcBorders>
              <w:top w:val="single" w:sz="12" w:space="0" w:color="auto"/>
              <w:left w:val="single" w:sz="4" w:space="0" w:color="auto"/>
              <w:bottom w:val="single" w:sz="4" w:space="0" w:color="auto"/>
              <w:right w:val="single" w:sz="4" w:space="0" w:color="auto"/>
            </w:tcBorders>
            <w:vAlign w:val="center"/>
          </w:tcPr>
          <w:p w14:paraId="13832347"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 xml:space="preserve">CAN Transceiver ERR pin </w:t>
            </w:r>
          </w:p>
          <w:p w14:paraId="28ED153D"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이 low로 발생 시</w:t>
            </w:r>
          </w:p>
        </w:tc>
        <w:tc>
          <w:tcPr>
            <w:tcW w:w="0" w:type="auto"/>
            <w:tcBorders>
              <w:top w:val="single" w:sz="12" w:space="0" w:color="auto"/>
              <w:left w:val="single" w:sz="4" w:space="0" w:color="auto"/>
              <w:bottom w:val="single" w:sz="4" w:space="0" w:color="auto"/>
              <w:right w:val="single" w:sz="4" w:space="0" w:color="auto"/>
            </w:tcBorders>
            <w:vAlign w:val="center"/>
          </w:tcPr>
          <w:p w14:paraId="2A5492B6" w14:textId="77777777" w:rsidR="00F65F80" w:rsidRPr="00F6366A" w:rsidRDefault="00F65F80" w:rsidP="00F65F80">
            <w:pPr>
              <w:jc w:val="center"/>
              <w:rPr>
                <w:rFonts w:ascii="현대하모니 M" w:eastAsia="현대하모니 M" w:hAnsi="현대하모니 M"/>
                <w:sz w:val="16"/>
                <w:szCs w:val="16"/>
              </w:rPr>
            </w:pPr>
            <w:r w:rsidRPr="00F6366A">
              <w:rPr>
                <w:rFonts w:ascii="현대하모니 M" w:eastAsia="현대하모니 M" w:hAnsi="현대하모니 M" w:hint="eastAsia"/>
                <w:color w:val="000000" w:themeColor="text1"/>
                <w:sz w:val="16"/>
                <w:szCs w:val="16"/>
              </w:rPr>
              <w:t>2000ms</w:t>
            </w:r>
          </w:p>
        </w:tc>
        <w:tc>
          <w:tcPr>
            <w:tcW w:w="0" w:type="auto"/>
            <w:tcBorders>
              <w:top w:val="single" w:sz="12" w:space="0" w:color="auto"/>
              <w:left w:val="single" w:sz="4" w:space="0" w:color="auto"/>
              <w:bottom w:val="single" w:sz="4" w:space="0" w:color="auto"/>
              <w:right w:val="single" w:sz="4" w:space="0" w:color="auto"/>
            </w:tcBorders>
            <w:vAlign w:val="center"/>
          </w:tcPr>
          <w:p w14:paraId="098D29E3"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O</w:t>
            </w:r>
          </w:p>
        </w:tc>
        <w:tc>
          <w:tcPr>
            <w:tcW w:w="0" w:type="auto"/>
            <w:tcBorders>
              <w:top w:val="single" w:sz="12" w:space="0" w:color="auto"/>
              <w:left w:val="single" w:sz="4" w:space="0" w:color="auto"/>
              <w:bottom w:val="single" w:sz="4" w:space="0" w:color="auto"/>
              <w:right w:val="single" w:sz="4" w:space="0" w:color="auto"/>
            </w:tcBorders>
            <w:vAlign w:val="center"/>
          </w:tcPr>
          <w:p w14:paraId="078C8DCF"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 xml:space="preserve">CAN Transceiver ERR pin 이 </w:t>
            </w:r>
            <w:r w:rsidRPr="00DD74DF">
              <w:rPr>
                <w:rFonts w:ascii="현대하모니 M" w:eastAsia="현대하모니 M" w:hAnsi="현대하모니 M"/>
                <w:sz w:val="16"/>
                <w:szCs w:val="16"/>
              </w:rPr>
              <w:t>High</w:t>
            </w:r>
            <w:r w:rsidRPr="00DD74DF">
              <w:rPr>
                <w:rFonts w:ascii="현대하모니 M" w:eastAsia="현대하모니 M" w:hAnsi="현대하모니 M" w:hint="eastAsia"/>
                <w:sz w:val="16"/>
                <w:szCs w:val="16"/>
              </w:rPr>
              <w:t>로 발생 시</w:t>
            </w:r>
          </w:p>
        </w:tc>
        <w:tc>
          <w:tcPr>
            <w:tcW w:w="0" w:type="auto"/>
            <w:tcBorders>
              <w:top w:val="single" w:sz="12" w:space="0" w:color="auto"/>
              <w:left w:val="single" w:sz="4" w:space="0" w:color="auto"/>
              <w:bottom w:val="single" w:sz="4" w:space="0" w:color="auto"/>
              <w:right w:val="single" w:sz="4" w:space="0" w:color="auto"/>
            </w:tcBorders>
            <w:vAlign w:val="center"/>
          </w:tcPr>
          <w:p w14:paraId="3628F559"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50ms</w:t>
            </w:r>
          </w:p>
        </w:tc>
        <w:tc>
          <w:tcPr>
            <w:tcW w:w="0" w:type="auto"/>
            <w:tcBorders>
              <w:top w:val="single" w:sz="12" w:space="0" w:color="auto"/>
              <w:left w:val="single" w:sz="4" w:space="0" w:color="auto"/>
              <w:bottom w:val="single" w:sz="4" w:space="0" w:color="auto"/>
              <w:right w:val="single" w:sz="12" w:space="0" w:color="auto"/>
            </w:tcBorders>
            <w:vAlign w:val="center"/>
          </w:tcPr>
          <w:p w14:paraId="5C59252E"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가능</w:t>
            </w:r>
          </w:p>
        </w:tc>
      </w:tr>
      <w:tr w:rsidR="00F65F80" w:rsidRPr="00DD74DF" w14:paraId="5904C637" w14:textId="77777777" w:rsidTr="00B718BA">
        <w:trPr>
          <w:trHeight w:val="627"/>
        </w:trPr>
        <w:tc>
          <w:tcPr>
            <w:tcW w:w="0" w:type="auto"/>
            <w:tcBorders>
              <w:top w:val="single" w:sz="4" w:space="0" w:color="auto"/>
              <w:left w:val="single" w:sz="12" w:space="0" w:color="auto"/>
              <w:bottom w:val="single" w:sz="4" w:space="0" w:color="auto"/>
              <w:right w:val="single" w:sz="4" w:space="0" w:color="auto"/>
            </w:tcBorders>
            <w:vAlign w:val="center"/>
            <w:hideMark/>
          </w:tcPr>
          <w:p w14:paraId="50FB75EA" w14:textId="77777777" w:rsidR="00F65F80" w:rsidRPr="00DD74DF" w:rsidRDefault="00F65F80" w:rsidP="00F65F80">
            <w:pPr>
              <w:jc w:val="both"/>
              <w:rPr>
                <w:rFonts w:ascii="현대하모니 M" w:eastAsia="현대하모니 M" w:hAnsi="현대하모니 M"/>
                <w:noProof/>
                <w:sz w:val="16"/>
                <w:szCs w:val="16"/>
              </w:rPr>
            </w:pPr>
            <w:r w:rsidRPr="00DD74DF">
              <w:rPr>
                <w:rFonts w:ascii="현대하모니 M" w:eastAsia="현대하모니 M" w:hAnsi="현대하모니 M" w:hint="eastAsia"/>
                <w:noProof/>
                <w:sz w:val="16"/>
                <w:szCs w:val="16"/>
              </w:rPr>
              <w:t>B1603-00</w:t>
            </w:r>
          </w:p>
        </w:tc>
        <w:tc>
          <w:tcPr>
            <w:tcW w:w="0" w:type="auto"/>
            <w:tcBorders>
              <w:top w:val="single" w:sz="4" w:space="0" w:color="auto"/>
              <w:left w:val="single" w:sz="4" w:space="0" w:color="auto"/>
              <w:bottom w:val="single" w:sz="4" w:space="0" w:color="auto"/>
              <w:right w:val="single" w:sz="4" w:space="0" w:color="auto"/>
            </w:tcBorders>
          </w:tcPr>
          <w:p w14:paraId="59E77104" w14:textId="77777777" w:rsidR="00F65F80" w:rsidRPr="00DD74DF" w:rsidRDefault="00F65F80" w:rsidP="00F65F80">
            <w:pPr>
              <w:jc w:val="center"/>
              <w:rPr>
                <w:rFonts w:ascii="현대하모니 M" w:eastAsia="현대하모니 M" w:hAnsi="현대하모니 M"/>
                <w:noProof/>
                <w:sz w:val="16"/>
                <w:szCs w:val="16"/>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78C95"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noProof/>
                <w:sz w:val="16"/>
                <w:szCs w:val="16"/>
              </w:rPr>
              <w:t>CAN Bus Off</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08F9B6"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CAN High/Low 양단 Short 또는</w:t>
            </w:r>
            <w:r w:rsidRPr="00DD74DF">
              <w:rPr>
                <w:rFonts w:ascii="현대하모니 M" w:eastAsia="현대하모니 M" w:hAnsi="현대하모니 M" w:hint="eastAsia"/>
                <w:sz w:val="16"/>
                <w:szCs w:val="16"/>
              </w:rPr>
              <w:br/>
              <w:t>BAT+/GND Short 발생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607CD4"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Consecutive bus off counter가</w:t>
            </w:r>
          </w:p>
          <w:p w14:paraId="2BA1B652"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 xml:space="preserve"> 2일 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DC3171"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61AB19"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color w:val="000000"/>
                <w:sz w:val="16"/>
                <w:szCs w:val="16"/>
              </w:rPr>
              <w:t>CAN 정상 통신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ED990E"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1000ms</w:t>
            </w:r>
          </w:p>
        </w:tc>
        <w:tc>
          <w:tcPr>
            <w:tcW w:w="0" w:type="auto"/>
            <w:tcBorders>
              <w:top w:val="single" w:sz="4" w:space="0" w:color="auto"/>
              <w:left w:val="single" w:sz="4" w:space="0" w:color="auto"/>
              <w:bottom w:val="single" w:sz="4" w:space="0" w:color="auto"/>
              <w:right w:val="single" w:sz="12" w:space="0" w:color="auto"/>
            </w:tcBorders>
            <w:vAlign w:val="center"/>
          </w:tcPr>
          <w:p w14:paraId="12155FB1"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가능</w:t>
            </w:r>
          </w:p>
        </w:tc>
      </w:tr>
      <w:tr w:rsidR="00F65F80" w:rsidRPr="00DD74DF" w14:paraId="3364977F" w14:textId="77777777" w:rsidTr="00B718BA">
        <w:trPr>
          <w:trHeight w:val="627"/>
        </w:trPr>
        <w:tc>
          <w:tcPr>
            <w:tcW w:w="0" w:type="auto"/>
            <w:tcBorders>
              <w:top w:val="single" w:sz="4" w:space="0" w:color="auto"/>
              <w:left w:val="single" w:sz="12" w:space="0" w:color="auto"/>
              <w:bottom w:val="single" w:sz="4" w:space="0" w:color="auto"/>
              <w:right w:val="single" w:sz="4" w:space="0" w:color="auto"/>
            </w:tcBorders>
            <w:vAlign w:val="center"/>
          </w:tcPr>
          <w:p w14:paraId="27351FAC" w14:textId="77777777" w:rsidR="00F65F80" w:rsidRPr="00F6366A" w:rsidRDefault="00F65F80" w:rsidP="00F65F80">
            <w:pPr>
              <w:jc w:val="both"/>
              <w:rPr>
                <w:rFonts w:ascii="현대하모니 M" w:eastAsia="현대하모니 M" w:hAnsi="현대하모니 M"/>
                <w:noProof/>
                <w:sz w:val="16"/>
                <w:szCs w:val="16"/>
                <w:highlight w:val="yellow"/>
              </w:rPr>
            </w:pPr>
            <w:r w:rsidRPr="001B350D">
              <w:rPr>
                <w:rFonts w:ascii="현대하모니 M" w:eastAsia="현대하모니 M" w:hAnsi="현대하모니 M" w:hint="eastAsia"/>
                <w:noProof/>
                <w:color w:val="000000" w:themeColor="text1"/>
                <w:sz w:val="16"/>
                <w:szCs w:val="16"/>
              </w:rPr>
              <w:t>B160F-00</w:t>
            </w:r>
          </w:p>
        </w:tc>
        <w:tc>
          <w:tcPr>
            <w:tcW w:w="0" w:type="auto"/>
            <w:tcBorders>
              <w:top w:val="single" w:sz="4" w:space="0" w:color="auto"/>
              <w:left w:val="single" w:sz="4" w:space="0" w:color="auto"/>
              <w:bottom w:val="single" w:sz="4" w:space="0" w:color="auto"/>
              <w:right w:val="single" w:sz="4" w:space="0" w:color="auto"/>
            </w:tcBorders>
          </w:tcPr>
          <w:p w14:paraId="3C0CCE58" w14:textId="77777777" w:rsidR="00F65F80" w:rsidRPr="00DD74DF" w:rsidRDefault="00F65F80" w:rsidP="00F65F80">
            <w:pPr>
              <w:jc w:val="center"/>
              <w:rPr>
                <w:rFonts w:ascii="현대하모니 M" w:eastAsia="현대하모니 M" w:hAnsi="현대하모니 M"/>
                <w:noProof/>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5254DD09" w14:textId="77777777" w:rsidR="00F65F80" w:rsidRPr="00DD74DF" w:rsidRDefault="00F65F80" w:rsidP="00F65F80">
            <w:pPr>
              <w:jc w:val="center"/>
              <w:rPr>
                <w:rFonts w:ascii="현대하모니 M" w:eastAsia="현대하모니 M" w:hAnsi="현대하모니 M"/>
                <w:noProof/>
                <w:sz w:val="16"/>
                <w:szCs w:val="16"/>
              </w:rPr>
            </w:pPr>
            <w:r w:rsidRPr="00DD74DF">
              <w:rPr>
                <w:rFonts w:ascii="현대하모니 M" w:eastAsia="현대하모니 M" w:hAnsi="현대하모니 M" w:hint="eastAsia"/>
                <w:noProof/>
                <w:sz w:val="16"/>
                <w:szCs w:val="16"/>
              </w:rPr>
              <w:t>IAU_Local-CAN Bus Off</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B07EA9"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CAN High/Low 양단 Short 또는</w:t>
            </w:r>
            <w:r w:rsidRPr="00DD74DF">
              <w:rPr>
                <w:rFonts w:ascii="현대하모니 M" w:eastAsia="현대하모니 M" w:hAnsi="현대하모니 M" w:hint="eastAsia"/>
                <w:sz w:val="16"/>
                <w:szCs w:val="16"/>
              </w:rPr>
              <w:br/>
              <w:t>BAT+/GND Short 발생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F7CB73"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Consecutive bus off counter가</w:t>
            </w:r>
          </w:p>
          <w:p w14:paraId="7244BB23"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 xml:space="preserve"> 2일 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CC2F0A"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358041"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color w:val="000000"/>
                <w:sz w:val="16"/>
                <w:szCs w:val="16"/>
              </w:rPr>
              <w:t>CAN 정상 통신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860D7D"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1000ms</w:t>
            </w:r>
          </w:p>
        </w:tc>
        <w:tc>
          <w:tcPr>
            <w:tcW w:w="0" w:type="auto"/>
            <w:tcBorders>
              <w:top w:val="single" w:sz="4" w:space="0" w:color="auto"/>
              <w:left w:val="single" w:sz="4" w:space="0" w:color="auto"/>
              <w:bottom w:val="single" w:sz="4" w:space="0" w:color="auto"/>
              <w:right w:val="single" w:sz="12" w:space="0" w:color="auto"/>
            </w:tcBorders>
            <w:vAlign w:val="center"/>
          </w:tcPr>
          <w:p w14:paraId="5DC04003" w14:textId="77777777" w:rsidR="00F65F80" w:rsidRPr="00DD74DF" w:rsidRDefault="00F65F80"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가능</w:t>
            </w:r>
          </w:p>
        </w:tc>
      </w:tr>
      <w:tr w:rsidR="00D17942" w:rsidRPr="00DD74DF" w14:paraId="4E401C66" w14:textId="77777777" w:rsidTr="00B718BA">
        <w:trPr>
          <w:trHeight w:val="422"/>
        </w:trPr>
        <w:tc>
          <w:tcPr>
            <w:tcW w:w="0" w:type="auto"/>
            <w:vMerge w:val="restart"/>
            <w:tcBorders>
              <w:top w:val="single" w:sz="4" w:space="0" w:color="auto"/>
              <w:left w:val="single" w:sz="12" w:space="0" w:color="auto"/>
              <w:right w:val="single" w:sz="4" w:space="0" w:color="auto"/>
            </w:tcBorders>
            <w:shd w:val="clear" w:color="auto" w:fill="auto"/>
            <w:vAlign w:val="center"/>
          </w:tcPr>
          <w:p w14:paraId="594F89BE" w14:textId="120CCF13" w:rsidR="00D17942" w:rsidRDefault="00D17942" w:rsidP="00D17942">
            <w:pPr>
              <w:jc w:val="both"/>
              <w:rPr>
                <w:rFonts w:ascii="현대하모니 M" w:eastAsia="현대하모니 M" w:hAnsi="현대하모니 M"/>
                <w:sz w:val="16"/>
                <w:szCs w:val="16"/>
              </w:rPr>
            </w:pPr>
            <w:r w:rsidRPr="00DD74DF">
              <w:rPr>
                <w:rFonts w:ascii="현대하모니 M" w:eastAsia="현대하모니 M" w:hAnsi="현대하모니 M"/>
                <w:sz w:val="16"/>
                <w:szCs w:val="16"/>
              </w:rPr>
              <w:t>B162</w:t>
            </w:r>
            <w:r w:rsidRPr="00DD74DF">
              <w:rPr>
                <w:rFonts w:ascii="현대하모니 M" w:eastAsia="현대하모니 M" w:hAnsi="현대하모니 M" w:hint="eastAsia"/>
                <w:sz w:val="16"/>
                <w:szCs w:val="16"/>
              </w:rPr>
              <w:t>1</w:t>
            </w:r>
            <w:r w:rsidRPr="00DD74DF">
              <w:rPr>
                <w:rFonts w:ascii="현대하모니 M" w:eastAsia="현대하모니 M" w:hAnsi="현대하모니 M"/>
                <w:sz w:val="16"/>
                <w:szCs w:val="16"/>
              </w:rPr>
              <w:t>-00</w:t>
            </w:r>
          </w:p>
          <w:p w14:paraId="1070CC0B" w14:textId="77777777" w:rsidR="00D17942" w:rsidRPr="00DD74DF" w:rsidRDefault="00D17942" w:rsidP="00D17942">
            <w:pPr>
              <w:jc w:val="both"/>
              <w:rPr>
                <w:rFonts w:ascii="현대하모니 M" w:eastAsia="현대하모니 M" w:hAnsi="현대하모니 M"/>
                <w:sz w:val="16"/>
                <w:szCs w:val="16"/>
              </w:rPr>
            </w:pPr>
          </w:p>
          <w:p w14:paraId="1F7E6A8A" w14:textId="4D7CD2D1" w:rsidR="00D17942" w:rsidRPr="00DD74DF" w:rsidRDefault="00D17942" w:rsidP="00D17942">
            <w:pPr>
              <w:jc w:val="both"/>
              <w:rPr>
                <w:rFonts w:ascii="현대하모니 M" w:eastAsia="현대하모니 M" w:hAnsi="현대하모니 M"/>
                <w:sz w:val="16"/>
                <w:szCs w:val="16"/>
              </w:rPr>
            </w:pPr>
          </w:p>
        </w:tc>
        <w:tc>
          <w:tcPr>
            <w:tcW w:w="0" w:type="auto"/>
            <w:tcBorders>
              <w:top w:val="single" w:sz="4" w:space="0" w:color="auto"/>
              <w:left w:val="single" w:sz="4" w:space="0" w:color="auto"/>
              <w:right w:val="single" w:sz="4" w:space="0" w:color="auto"/>
            </w:tcBorders>
            <w:vAlign w:val="center"/>
          </w:tcPr>
          <w:p w14:paraId="4FC9EE19" w14:textId="72C7CD7F" w:rsidR="00D17942" w:rsidRDefault="00D17942" w:rsidP="00F65F80">
            <w:pPr>
              <w:jc w:val="center"/>
              <w:rPr>
                <w:rFonts w:ascii="현대하모니 M" w:eastAsia="현대하모니 M" w:hAnsi="현대하모니 M"/>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DFEAE3" w14:textId="77777777"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Temperature</w:t>
            </w:r>
          </w:p>
          <w:p w14:paraId="10C0173E" w14:textId="0F42C449"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Sensor Fault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48570D" w14:textId="0F70D261" w:rsidR="00D17942" w:rsidRPr="00DD74DF" w:rsidRDefault="00D17942" w:rsidP="00F65F80">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하나 이상 온도센서 단선/단락</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406A09" w14:textId="76438D01"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30ACB9" w14:textId="1885614B"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F22C86" w14:textId="77777777" w:rsidR="00D17942" w:rsidRDefault="00D17942" w:rsidP="00F65F80">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 xml:space="preserve">IGN1 </w:t>
            </w:r>
          </w:p>
          <w:p w14:paraId="665ED354" w14:textId="18A2E5F3" w:rsidR="00D17942" w:rsidRPr="0081095D" w:rsidRDefault="00D17942" w:rsidP="00F65F80">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Off -&gt; 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DE181B" w14:textId="3C5C69E1"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12" w:space="0" w:color="auto"/>
            </w:tcBorders>
            <w:vAlign w:val="center"/>
          </w:tcPr>
          <w:p w14:paraId="094F9CD4" w14:textId="4056A4F8"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금지</w:t>
            </w:r>
          </w:p>
        </w:tc>
      </w:tr>
      <w:tr w:rsidR="00D17942" w:rsidRPr="00DD74DF" w14:paraId="038B6FA6" w14:textId="77777777" w:rsidTr="00B718BA">
        <w:trPr>
          <w:trHeight w:val="422"/>
        </w:trPr>
        <w:tc>
          <w:tcPr>
            <w:tcW w:w="0" w:type="auto"/>
            <w:vMerge/>
            <w:tcBorders>
              <w:left w:val="single" w:sz="12" w:space="0" w:color="auto"/>
              <w:right w:val="single" w:sz="4" w:space="0" w:color="auto"/>
            </w:tcBorders>
            <w:shd w:val="clear" w:color="auto" w:fill="auto"/>
            <w:vAlign w:val="center"/>
          </w:tcPr>
          <w:p w14:paraId="22982B96" w14:textId="77777777" w:rsidR="00D17942" w:rsidRPr="00DD74DF" w:rsidRDefault="00D17942" w:rsidP="00F65F80">
            <w:pPr>
              <w:jc w:val="both"/>
              <w:rPr>
                <w:rFonts w:ascii="현대하모니 M" w:eastAsia="현대하모니 M" w:hAnsi="현대하모니 M"/>
                <w:sz w:val="16"/>
                <w:szCs w:val="16"/>
              </w:rPr>
            </w:pPr>
          </w:p>
        </w:tc>
        <w:tc>
          <w:tcPr>
            <w:tcW w:w="0" w:type="auto"/>
            <w:tcBorders>
              <w:left w:val="single" w:sz="4" w:space="0" w:color="auto"/>
              <w:right w:val="single" w:sz="4" w:space="0" w:color="auto"/>
            </w:tcBorders>
            <w:vAlign w:val="center"/>
          </w:tcPr>
          <w:p w14:paraId="42CCEFF6" w14:textId="762374F9" w:rsidR="00D17942" w:rsidRDefault="00D17942" w:rsidP="00F65F80">
            <w:pPr>
              <w:jc w:val="center"/>
              <w:rPr>
                <w:rFonts w:ascii="현대하모니 M" w:eastAsia="현대하모니 M" w:hAnsi="현대하모니 M"/>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1E7B5F" w14:textId="407DF6C5"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FAN Fault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6FBE88" w14:textId="3B70CCD7" w:rsidR="00D17942" w:rsidRPr="00DD74DF" w:rsidRDefault="00D17942" w:rsidP="00F65F80">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 xml:space="preserve">FAN 이상 </w:t>
            </w:r>
            <w:r w:rsidRPr="00DD74DF">
              <w:rPr>
                <w:rFonts w:ascii="현대하모니 M" w:eastAsia="현대하모니 M" w:hAnsi="현대하모니 M" w:cs="바탕" w:hint="eastAsia"/>
                <w:color w:val="000000"/>
                <w:sz w:val="16"/>
                <w:szCs w:val="16"/>
              </w:rPr>
              <w:t>발생시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ED4B23" w14:textId="716F35CF"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684E91" w14:textId="52704102"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7AB87A" w14:textId="77777777" w:rsidR="00D17942" w:rsidRDefault="00D17942" w:rsidP="00F65F80">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 xml:space="preserve">IGN1 </w:t>
            </w:r>
          </w:p>
          <w:p w14:paraId="769AC3C6" w14:textId="7A03F67C" w:rsidR="00D17942" w:rsidRPr="0081095D" w:rsidRDefault="00D17942" w:rsidP="00F65F80">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Off -&gt; 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557E7E" w14:textId="0513EEE8"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12" w:space="0" w:color="auto"/>
            </w:tcBorders>
            <w:vAlign w:val="center"/>
          </w:tcPr>
          <w:p w14:paraId="2CE2600C" w14:textId="68C0F77F" w:rsidR="00D17942" w:rsidRPr="00DD74DF" w:rsidRDefault="00D17942" w:rsidP="00F65F80">
            <w:pPr>
              <w:jc w:val="center"/>
              <w:rPr>
                <w:rFonts w:ascii="현대하모니 M" w:eastAsia="현대하모니 M" w:hAnsi="현대하모니 M"/>
                <w:sz w:val="16"/>
                <w:szCs w:val="16"/>
              </w:rPr>
            </w:pPr>
            <w:r>
              <w:rPr>
                <w:rFonts w:ascii="현대하모니 M" w:eastAsia="현대하모니 M" w:hAnsi="현대하모니 M" w:hint="eastAsia"/>
                <w:sz w:val="16"/>
                <w:szCs w:val="16"/>
              </w:rPr>
              <w:t>가능</w:t>
            </w:r>
          </w:p>
        </w:tc>
      </w:tr>
      <w:tr w:rsidR="00D17942" w:rsidRPr="00DD74DF" w14:paraId="328AEB6F" w14:textId="77777777" w:rsidTr="00B718BA">
        <w:trPr>
          <w:trHeight w:val="422"/>
        </w:trPr>
        <w:tc>
          <w:tcPr>
            <w:tcW w:w="0" w:type="auto"/>
            <w:vMerge/>
            <w:tcBorders>
              <w:left w:val="single" w:sz="12" w:space="0" w:color="auto"/>
              <w:right w:val="single" w:sz="4" w:space="0" w:color="auto"/>
            </w:tcBorders>
            <w:shd w:val="clear" w:color="auto" w:fill="auto"/>
            <w:vAlign w:val="center"/>
          </w:tcPr>
          <w:p w14:paraId="4D2817E8" w14:textId="77777777" w:rsidR="00D17942" w:rsidRPr="00DD74DF" w:rsidRDefault="00D17942" w:rsidP="00F65F80">
            <w:pPr>
              <w:jc w:val="both"/>
              <w:rPr>
                <w:rFonts w:ascii="현대하모니 M" w:eastAsia="현대하모니 M" w:hAnsi="현대하모니 M"/>
                <w:sz w:val="16"/>
                <w:szCs w:val="16"/>
              </w:rPr>
            </w:pPr>
          </w:p>
        </w:tc>
        <w:tc>
          <w:tcPr>
            <w:tcW w:w="0" w:type="auto"/>
            <w:tcBorders>
              <w:left w:val="single" w:sz="4" w:space="0" w:color="auto"/>
              <w:right w:val="single" w:sz="4" w:space="0" w:color="auto"/>
            </w:tcBorders>
            <w:vAlign w:val="center"/>
          </w:tcPr>
          <w:p w14:paraId="1629F53A" w14:textId="494B6DC4" w:rsidR="00D17942" w:rsidRDefault="00D17942" w:rsidP="00F65F80">
            <w:pPr>
              <w:jc w:val="center"/>
              <w:rPr>
                <w:rFonts w:ascii="현대하모니 M" w:eastAsia="현대하모니 M" w:hAnsi="현대하모니 M"/>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5739FB" w14:textId="77777777" w:rsidR="00D17942" w:rsidRPr="00DD74DF" w:rsidRDefault="00D17942" w:rsidP="00F65F80">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WPC ECU</w:t>
            </w:r>
          </w:p>
          <w:p w14:paraId="62B172A8" w14:textId="57582ABF"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color w:val="000000"/>
                <w:sz w:val="16"/>
                <w:szCs w:val="16"/>
              </w:rPr>
              <w:t>Internal Error</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6CD60C" w14:textId="77777777" w:rsidR="00D17942" w:rsidRDefault="00D17942" w:rsidP="00F65F80">
            <w:pPr>
              <w:jc w:val="center"/>
              <w:rPr>
                <w:rFonts w:ascii="현대하모니 M" w:eastAsia="현대하모니 M" w:hAnsi="현대하모니 M"/>
                <w:sz w:val="16"/>
                <w:szCs w:val="16"/>
              </w:rPr>
            </w:pPr>
            <w:r>
              <w:rPr>
                <w:rFonts w:ascii="현대하모니 M" w:eastAsia="현대하모니 M" w:hAnsi="현대하모니 M" w:hint="eastAsia"/>
                <w:sz w:val="16"/>
                <w:szCs w:val="16"/>
              </w:rPr>
              <w:t xml:space="preserve">충전부 (Charging </w:t>
            </w:r>
            <w:r>
              <w:rPr>
                <w:rFonts w:ascii="현대하모니 M" w:eastAsia="현대하모니 M" w:hAnsi="현대하모니 M"/>
                <w:sz w:val="16"/>
                <w:szCs w:val="16"/>
              </w:rPr>
              <w:t>Control MCU, Gate Driver, V/I Sensor, Demodulation…</w:t>
            </w:r>
            <w:r>
              <w:rPr>
                <w:rFonts w:ascii="현대하모니 M" w:eastAsia="현대하모니 M" w:hAnsi="현대하모니 M" w:hint="eastAsia"/>
                <w:sz w:val="16"/>
                <w:szCs w:val="16"/>
              </w:rPr>
              <w:t>)</w:t>
            </w:r>
          </w:p>
          <w:p w14:paraId="4C8886E6" w14:textId="265C8372" w:rsidR="00D17942" w:rsidRPr="00DD74DF" w:rsidRDefault="00D17942" w:rsidP="00F65F80">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sz w:val="16"/>
                <w:szCs w:val="16"/>
              </w:rPr>
              <w:t>이상 발생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AC06AA" w14:textId="462B7445"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886AD1" w14:textId="0C185C54" w:rsidR="00D17942" w:rsidRPr="00DD74DF" w:rsidRDefault="00D17942" w:rsidP="00F65F80">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9AAD27" w14:textId="77777777" w:rsidR="00D17942" w:rsidRPr="00DD74DF" w:rsidRDefault="00D17942" w:rsidP="00F65F80">
            <w:pPr>
              <w:jc w:val="center"/>
              <w:rPr>
                <w:rFonts w:ascii="현대하모니 M" w:eastAsia="현대하모니 M" w:hAnsi="현대하모니 M"/>
                <w:sz w:val="16"/>
                <w:szCs w:val="16"/>
              </w:rPr>
            </w:pPr>
            <w:r>
              <w:rPr>
                <w:rFonts w:ascii="현대하모니 M" w:eastAsia="현대하모니 M" w:hAnsi="현대하모니 M" w:hint="eastAsia"/>
                <w:sz w:val="16"/>
                <w:szCs w:val="16"/>
              </w:rPr>
              <w:t>충전부</w:t>
            </w:r>
          </w:p>
          <w:p w14:paraId="3276C392" w14:textId="51F17234" w:rsidR="00D17942" w:rsidRPr="0081095D" w:rsidRDefault="00D17942" w:rsidP="00F65F80">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sz w:val="16"/>
                <w:szCs w:val="16"/>
              </w:rPr>
              <w:t>정상 복귀 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39843F" w14:textId="36B72835" w:rsidR="00D17942" w:rsidRPr="00DD74DF" w:rsidRDefault="00D17942" w:rsidP="00F65F80">
            <w:pPr>
              <w:jc w:val="center"/>
              <w:rPr>
                <w:rFonts w:ascii="현대하모니 M" w:eastAsia="현대하모니 M" w:hAnsi="현대하모니 M"/>
                <w:sz w:val="16"/>
                <w:szCs w:val="16"/>
              </w:rPr>
            </w:pPr>
            <w:r>
              <w:rPr>
                <w:rFonts w:ascii="현대하모니 M" w:eastAsia="현대하모니 M" w:hAnsi="현대하모니 M" w:hint="eastAsia"/>
                <w:sz w:val="16"/>
                <w:szCs w:val="16"/>
              </w:rPr>
              <w:t>500ms</w:t>
            </w:r>
          </w:p>
        </w:tc>
        <w:tc>
          <w:tcPr>
            <w:tcW w:w="0" w:type="auto"/>
            <w:tcBorders>
              <w:top w:val="single" w:sz="4" w:space="0" w:color="auto"/>
              <w:left w:val="single" w:sz="4" w:space="0" w:color="auto"/>
              <w:bottom w:val="single" w:sz="4" w:space="0" w:color="auto"/>
              <w:right w:val="single" w:sz="12" w:space="0" w:color="auto"/>
            </w:tcBorders>
            <w:vAlign w:val="center"/>
          </w:tcPr>
          <w:p w14:paraId="66930DF2" w14:textId="2B8E41A3" w:rsidR="00D17942" w:rsidRPr="00DD74DF" w:rsidRDefault="00D17942" w:rsidP="00F65F80">
            <w:pPr>
              <w:jc w:val="center"/>
              <w:rPr>
                <w:rFonts w:ascii="현대하모니 M" w:eastAsia="현대하모니 M" w:hAnsi="현대하모니 M"/>
                <w:sz w:val="16"/>
                <w:szCs w:val="16"/>
              </w:rPr>
            </w:pPr>
            <w:r>
              <w:rPr>
                <w:rFonts w:ascii="현대하모니 M" w:eastAsia="현대하모니 M" w:hAnsi="현대하모니 M" w:hint="eastAsia"/>
                <w:sz w:val="16"/>
                <w:szCs w:val="16"/>
              </w:rPr>
              <w:t>금지</w:t>
            </w:r>
          </w:p>
        </w:tc>
      </w:tr>
      <w:tr w:rsidR="00D17942" w:rsidRPr="00DD74DF" w14:paraId="1E6288B2" w14:textId="77777777" w:rsidTr="00B718BA">
        <w:trPr>
          <w:trHeight w:val="422"/>
        </w:trPr>
        <w:tc>
          <w:tcPr>
            <w:tcW w:w="0" w:type="auto"/>
            <w:tcBorders>
              <w:left w:val="single" w:sz="12" w:space="0" w:color="auto"/>
              <w:right w:val="single" w:sz="4" w:space="0" w:color="auto"/>
            </w:tcBorders>
            <w:shd w:val="clear" w:color="auto" w:fill="auto"/>
            <w:vAlign w:val="center"/>
          </w:tcPr>
          <w:p w14:paraId="1676D818" w14:textId="499C335D" w:rsidR="00D17942" w:rsidRPr="00DD74DF" w:rsidRDefault="00D17942" w:rsidP="00D17942">
            <w:pPr>
              <w:jc w:val="both"/>
              <w:rPr>
                <w:rFonts w:ascii="현대하모니 M" w:eastAsia="현대하모니 M" w:hAnsi="현대하모니 M"/>
                <w:sz w:val="16"/>
                <w:szCs w:val="16"/>
              </w:rPr>
            </w:pPr>
            <w:r w:rsidRPr="00DD74DF">
              <w:rPr>
                <w:rFonts w:ascii="현대하모니 M" w:eastAsia="현대하모니 M" w:hAnsi="현대하모니 M"/>
                <w:sz w:val="16"/>
                <w:szCs w:val="16"/>
              </w:rPr>
              <w:t>B162</w:t>
            </w:r>
            <w:r w:rsidRPr="00DD74DF">
              <w:rPr>
                <w:rFonts w:ascii="현대하모니 M" w:eastAsia="현대하모니 M" w:hAnsi="현대하모니 M" w:hint="eastAsia"/>
                <w:sz w:val="16"/>
                <w:szCs w:val="16"/>
              </w:rPr>
              <w:t>1</w:t>
            </w:r>
            <w:r>
              <w:rPr>
                <w:rFonts w:ascii="현대하모니 M" w:eastAsia="현대하모니 M" w:hAnsi="현대하모니 M"/>
                <w:sz w:val="16"/>
                <w:szCs w:val="16"/>
              </w:rPr>
              <w:t>-01</w:t>
            </w:r>
          </w:p>
        </w:tc>
        <w:tc>
          <w:tcPr>
            <w:tcW w:w="0" w:type="auto"/>
            <w:tcBorders>
              <w:left w:val="single" w:sz="4" w:space="0" w:color="auto"/>
              <w:right w:val="single" w:sz="4" w:space="0" w:color="auto"/>
            </w:tcBorders>
            <w:vAlign w:val="center"/>
          </w:tcPr>
          <w:p w14:paraId="684CD13B" w14:textId="79970C9A" w:rsidR="00D17942" w:rsidRDefault="00D17942" w:rsidP="00D17942">
            <w:pPr>
              <w:jc w:val="center"/>
              <w:rPr>
                <w:rFonts w:ascii="현대하모니 M" w:eastAsia="현대하모니 M" w:hAnsi="현대하모니 M"/>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4C24B3" w14:textId="77777777"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Temperature</w:t>
            </w:r>
          </w:p>
          <w:p w14:paraId="6603AD55" w14:textId="5B28CD9A"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Sensor Fault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1D7B1C" w14:textId="47648056" w:rsidR="00D17942" w:rsidRPr="00DD74DF" w:rsidRDefault="00D17942" w:rsidP="00D17942">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하나 이상 온도센서 단선/단락</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08A3DC" w14:textId="759C3297"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82FBB8" w14:textId="044DB269"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C21AD2" w14:textId="77777777" w:rsidR="00D17942" w:rsidRDefault="00D17942" w:rsidP="00D17942">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 xml:space="preserve">IGN1 </w:t>
            </w:r>
          </w:p>
          <w:p w14:paraId="0DFFC905" w14:textId="388BB85D" w:rsidR="00D17942" w:rsidRPr="0081095D" w:rsidRDefault="00D17942" w:rsidP="00D17942">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Off -&gt; 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CF6C01" w14:textId="632CABF6"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12" w:space="0" w:color="auto"/>
            </w:tcBorders>
            <w:vAlign w:val="center"/>
          </w:tcPr>
          <w:p w14:paraId="386F3C21" w14:textId="43CDF6F3"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금지</w:t>
            </w:r>
          </w:p>
        </w:tc>
      </w:tr>
      <w:tr w:rsidR="00D17942" w:rsidRPr="00DD74DF" w14:paraId="2F3578C8" w14:textId="77777777" w:rsidTr="00295845">
        <w:trPr>
          <w:trHeight w:val="145"/>
        </w:trPr>
        <w:tc>
          <w:tcPr>
            <w:tcW w:w="0" w:type="auto"/>
            <w:tcBorders>
              <w:left w:val="single" w:sz="12" w:space="0" w:color="auto"/>
              <w:right w:val="single" w:sz="4" w:space="0" w:color="auto"/>
            </w:tcBorders>
            <w:shd w:val="clear" w:color="auto" w:fill="auto"/>
          </w:tcPr>
          <w:p w14:paraId="633A3E7F" w14:textId="354DC3DA" w:rsidR="00D17942" w:rsidRPr="00DD74DF" w:rsidRDefault="00D17942" w:rsidP="00D17942">
            <w:pPr>
              <w:rPr>
                <w:rFonts w:ascii="현대하모니 M" w:eastAsia="현대하모니 M" w:hAnsi="현대하모니 M"/>
                <w:noProof/>
                <w:sz w:val="16"/>
                <w:szCs w:val="16"/>
              </w:rPr>
            </w:pPr>
            <w:r w:rsidRPr="0002342E">
              <w:rPr>
                <w:rFonts w:ascii="현대하모니 M" w:eastAsia="현대하모니 M" w:hAnsi="현대하모니 M"/>
                <w:sz w:val="16"/>
                <w:szCs w:val="16"/>
              </w:rPr>
              <w:t>B162</w:t>
            </w:r>
            <w:r w:rsidRPr="0002342E">
              <w:rPr>
                <w:rFonts w:ascii="현대하모니 M" w:eastAsia="현대하모니 M" w:hAnsi="현대하모니 M" w:hint="eastAsia"/>
                <w:sz w:val="16"/>
                <w:szCs w:val="16"/>
              </w:rPr>
              <w:t>1</w:t>
            </w:r>
            <w:r>
              <w:rPr>
                <w:rFonts w:ascii="현대하모니 M" w:eastAsia="현대하모니 M" w:hAnsi="현대하모니 M"/>
                <w:sz w:val="16"/>
                <w:szCs w:val="16"/>
              </w:rPr>
              <w:t>-02</w:t>
            </w:r>
          </w:p>
        </w:tc>
        <w:tc>
          <w:tcPr>
            <w:tcW w:w="0" w:type="auto"/>
            <w:tcBorders>
              <w:left w:val="single" w:sz="4" w:space="0" w:color="auto"/>
              <w:right w:val="single" w:sz="4" w:space="0" w:color="auto"/>
            </w:tcBorders>
            <w:vAlign w:val="center"/>
          </w:tcPr>
          <w:p w14:paraId="4C7C6700" w14:textId="32CB7B03" w:rsidR="00D17942" w:rsidRDefault="00D17942" w:rsidP="00D17942">
            <w:pPr>
              <w:jc w:val="center"/>
              <w:rPr>
                <w:rFonts w:ascii="현대하모니 M" w:eastAsia="현대하모니 M" w:hAnsi="현대하모니 M"/>
                <w:color w:val="000000"/>
                <w:sz w:val="16"/>
                <w:szCs w:val="1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88552C" w14:textId="22549FB6" w:rsidR="00D17942" w:rsidRPr="00DD74DF" w:rsidRDefault="00D17942" w:rsidP="00D17942">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sz w:val="16"/>
                <w:szCs w:val="16"/>
              </w:rPr>
              <w:t>FAN Fault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386196" w14:textId="7FC888AB" w:rsidR="00D17942" w:rsidRPr="00407767" w:rsidRDefault="00751850" w:rsidP="00D17942">
            <w:pPr>
              <w:jc w:val="center"/>
              <w:rPr>
                <w:rFonts w:ascii="현대하모니 M" w:eastAsia="현대하모니 M" w:hAnsi="현대하모니 M"/>
                <w:sz w:val="16"/>
                <w:szCs w:val="16"/>
              </w:rPr>
            </w:pPr>
            <w:r w:rsidRPr="00407767">
              <w:rPr>
                <w:rFonts w:ascii="현대하모니 M" w:eastAsia="현대하모니 M" w:hAnsi="현대하모니 M" w:hint="eastAsia"/>
                <w:sz w:val="16"/>
                <w:szCs w:val="16"/>
              </w:rPr>
              <w:t xml:space="preserve">하나 이상의 </w:t>
            </w:r>
            <w:r w:rsidR="00D17942" w:rsidRPr="00407767">
              <w:rPr>
                <w:rFonts w:ascii="현대하모니 M" w:eastAsia="현대하모니 M" w:hAnsi="현대하모니 M" w:hint="eastAsia"/>
                <w:sz w:val="16"/>
                <w:szCs w:val="16"/>
              </w:rPr>
              <w:t xml:space="preserve">FAN 이상 </w:t>
            </w:r>
            <w:r w:rsidR="00D17942" w:rsidRPr="00407767">
              <w:rPr>
                <w:rFonts w:ascii="현대하모니 M" w:eastAsia="현대하모니 M" w:hAnsi="현대하모니 M" w:cs="바탕" w:hint="eastAsia"/>
                <w:sz w:val="16"/>
                <w:szCs w:val="16"/>
              </w:rPr>
              <w:t>발생시</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0480D9" w14:textId="763F2737" w:rsidR="00D17942" w:rsidRPr="00407767" w:rsidRDefault="00D17942" w:rsidP="00D17942">
            <w:pPr>
              <w:jc w:val="center"/>
              <w:rPr>
                <w:rFonts w:ascii="현대하모니 M" w:eastAsia="현대하모니 M" w:hAnsi="현대하모니 M"/>
                <w:sz w:val="16"/>
                <w:szCs w:val="16"/>
              </w:rPr>
            </w:pPr>
            <w:r w:rsidRPr="00407767">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CFD801" w14:textId="6FD0662F"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ED06FF" w14:textId="77777777" w:rsidR="00D17942" w:rsidRDefault="00D17942" w:rsidP="00D17942">
            <w:pPr>
              <w:jc w:val="center"/>
              <w:rPr>
                <w:rFonts w:ascii="현대하모니 M" w:eastAsia="현대하모니 M" w:hAnsi="현대하모니 M"/>
                <w:color w:val="000000"/>
                <w:sz w:val="16"/>
                <w:szCs w:val="16"/>
              </w:rPr>
            </w:pPr>
            <w:r w:rsidRPr="0081095D">
              <w:rPr>
                <w:rFonts w:ascii="현대하모니 M" w:eastAsia="현대하모니 M" w:hAnsi="현대하모니 M" w:hint="eastAsia"/>
                <w:color w:val="000000"/>
                <w:sz w:val="16"/>
                <w:szCs w:val="16"/>
              </w:rPr>
              <w:t xml:space="preserve">IGN1 </w:t>
            </w:r>
          </w:p>
          <w:p w14:paraId="019E69AC" w14:textId="28322A19" w:rsidR="00D17942" w:rsidRDefault="00D17942" w:rsidP="00D17942">
            <w:pPr>
              <w:jc w:val="center"/>
              <w:rPr>
                <w:rFonts w:ascii="현대하모니 M" w:eastAsia="현대하모니 M" w:hAnsi="현대하모니 M"/>
                <w:sz w:val="16"/>
                <w:szCs w:val="16"/>
              </w:rPr>
            </w:pPr>
            <w:r w:rsidRPr="0081095D">
              <w:rPr>
                <w:rFonts w:ascii="현대하모니 M" w:eastAsia="현대하모니 M" w:hAnsi="현대하모니 M" w:hint="eastAsia"/>
                <w:color w:val="000000"/>
                <w:sz w:val="16"/>
                <w:szCs w:val="16"/>
              </w:rPr>
              <w:t>Off -&gt; 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488DA7" w14:textId="2785C32C" w:rsidR="00D17942"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4" w:space="0" w:color="auto"/>
              <w:right w:val="single" w:sz="12" w:space="0" w:color="auto"/>
            </w:tcBorders>
            <w:vAlign w:val="center"/>
          </w:tcPr>
          <w:p w14:paraId="3B6F12EA" w14:textId="519D2A67" w:rsidR="00D17942" w:rsidRDefault="00D17942" w:rsidP="00D17942">
            <w:pPr>
              <w:jc w:val="center"/>
              <w:rPr>
                <w:rFonts w:ascii="현대하모니 M" w:eastAsia="현대하모니 M" w:hAnsi="현대하모니 M"/>
                <w:sz w:val="16"/>
                <w:szCs w:val="16"/>
              </w:rPr>
            </w:pPr>
            <w:r>
              <w:rPr>
                <w:rFonts w:ascii="현대하모니 M" w:eastAsia="현대하모니 M" w:hAnsi="현대하모니 M" w:hint="eastAsia"/>
                <w:sz w:val="16"/>
                <w:szCs w:val="16"/>
              </w:rPr>
              <w:t>가능</w:t>
            </w:r>
          </w:p>
        </w:tc>
      </w:tr>
      <w:tr w:rsidR="00D17942" w:rsidRPr="00DD74DF" w14:paraId="0BF8E136" w14:textId="77777777" w:rsidTr="00295845">
        <w:trPr>
          <w:trHeight w:val="145"/>
        </w:trPr>
        <w:tc>
          <w:tcPr>
            <w:tcW w:w="0" w:type="auto"/>
            <w:tcBorders>
              <w:left w:val="single" w:sz="12" w:space="0" w:color="auto"/>
              <w:bottom w:val="single" w:sz="12" w:space="0" w:color="auto"/>
              <w:right w:val="single" w:sz="4" w:space="0" w:color="auto"/>
            </w:tcBorders>
            <w:shd w:val="clear" w:color="auto" w:fill="auto"/>
          </w:tcPr>
          <w:p w14:paraId="316763AE" w14:textId="55F6D6B0" w:rsidR="00D17942" w:rsidRPr="00DD74DF" w:rsidRDefault="00D17942" w:rsidP="00D17942">
            <w:pPr>
              <w:rPr>
                <w:rFonts w:ascii="현대하모니 M" w:eastAsia="현대하모니 M" w:hAnsi="현대하모니 M"/>
                <w:noProof/>
                <w:sz w:val="16"/>
                <w:szCs w:val="16"/>
              </w:rPr>
            </w:pPr>
            <w:r w:rsidRPr="0002342E">
              <w:rPr>
                <w:rFonts w:ascii="현대하모니 M" w:eastAsia="현대하모니 M" w:hAnsi="현대하모니 M"/>
                <w:sz w:val="16"/>
                <w:szCs w:val="16"/>
              </w:rPr>
              <w:t>B162</w:t>
            </w:r>
            <w:r w:rsidRPr="0002342E">
              <w:rPr>
                <w:rFonts w:ascii="현대하모니 M" w:eastAsia="현대하모니 M" w:hAnsi="현대하모니 M" w:hint="eastAsia"/>
                <w:sz w:val="16"/>
                <w:szCs w:val="16"/>
              </w:rPr>
              <w:t>1</w:t>
            </w:r>
            <w:r>
              <w:rPr>
                <w:rFonts w:ascii="현대하모니 M" w:eastAsia="현대하모니 M" w:hAnsi="현대하모니 M"/>
                <w:sz w:val="16"/>
                <w:szCs w:val="16"/>
              </w:rPr>
              <w:t>-03</w:t>
            </w:r>
          </w:p>
        </w:tc>
        <w:tc>
          <w:tcPr>
            <w:tcW w:w="0" w:type="auto"/>
            <w:tcBorders>
              <w:left w:val="single" w:sz="4" w:space="0" w:color="auto"/>
              <w:bottom w:val="single" w:sz="12" w:space="0" w:color="auto"/>
              <w:right w:val="single" w:sz="4" w:space="0" w:color="auto"/>
            </w:tcBorders>
            <w:vAlign w:val="center"/>
          </w:tcPr>
          <w:p w14:paraId="6667C793" w14:textId="433B00B9" w:rsidR="00D17942" w:rsidRDefault="00D17942" w:rsidP="00D17942">
            <w:pPr>
              <w:jc w:val="center"/>
              <w:rPr>
                <w:rFonts w:ascii="현대하모니 M" w:eastAsia="현대하모니 M" w:hAnsi="현대하모니 M"/>
                <w:color w:val="000000"/>
                <w:sz w:val="16"/>
                <w:szCs w:val="16"/>
              </w:rPr>
            </w:pP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19D791EF" w14:textId="77777777" w:rsidR="00D17942" w:rsidRPr="00DD74DF" w:rsidRDefault="00D17942" w:rsidP="00D17942">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WPC ECU</w:t>
            </w:r>
          </w:p>
          <w:p w14:paraId="3660498A" w14:textId="7E064D65" w:rsidR="00D17942" w:rsidRPr="00DD74DF" w:rsidRDefault="00D17942" w:rsidP="00D17942">
            <w:pPr>
              <w:jc w:val="center"/>
              <w:rPr>
                <w:rFonts w:ascii="현대하모니 M" w:eastAsia="현대하모니 M" w:hAnsi="현대하모니 M"/>
                <w:color w:val="000000"/>
                <w:sz w:val="16"/>
                <w:szCs w:val="16"/>
              </w:rPr>
            </w:pPr>
            <w:r w:rsidRPr="00DD74DF">
              <w:rPr>
                <w:rFonts w:ascii="현대하모니 M" w:eastAsia="현대하모니 M" w:hAnsi="현대하모니 M" w:hint="eastAsia"/>
                <w:color w:val="000000"/>
                <w:sz w:val="16"/>
                <w:szCs w:val="16"/>
              </w:rPr>
              <w:t>Internal Error</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52D41825" w14:textId="77777777" w:rsidR="00D17942" w:rsidRDefault="00D17942" w:rsidP="00D17942">
            <w:pPr>
              <w:jc w:val="center"/>
              <w:rPr>
                <w:rFonts w:ascii="현대하모니 M" w:eastAsia="현대하모니 M" w:hAnsi="현대하모니 M"/>
                <w:sz w:val="16"/>
                <w:szCs w:val="16"/>
              </w:rPr>
            </w:pPr>
            <w:r>
              <w:rPr>
                <w:rFonts w:ascii="현대하모니 M" w:eastAsia="현대하모니 M" w:hAnsi="현대하모니 M" w:hint="eastAsia"/>
                <w:sz w:val="16"/>
                <w:szCs w:val="16"/>
              </w:rPr>
              <w:t xml:space="preserve">충전부 (Charging </w:t>
            </w:r>
            <w:r>
              <w:rPr>
                <w:rFonts w:ascii="현대하모니 M" w:eastAsia="현대하모니 M" w:hAnsi="현대하모니 M"/>
                <w:sz w:val="16"/>
                <w:szCs w:val="16"/>
              </w:rPr>
              <w:t>Control MCU, Gate Driver, V/I Sensor, Demodulation…</w:t>
            </w:r>
            <w:r>
              <w:rPr>
                <w:rFonts w:ascii="현대하모니 M" w:eastAsia="현대하모니 M" w:hAnsi="현대하모니 M" w:hint="eastAsia"/>
                <w:sz w:val="16"/>
                <w:szCs w:val="16"/>
              </w:rPr>
              <w:t>)</w:t>
            </w:r>
          </w:p>
          <w:p w14:paraId="26F205A1" w14:textId="2DAF3868" w:rsidR="00D17942"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이상 발생 시</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2DCECACE" w14:textId="3613B603"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2000ms</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71470817" w14:textId="2D3A6ED4" w:rsidR="00D17942" w:rsidRPr="00DD74DF"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X</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35BA7769" w14:textId="77777777" w:rsidR="00D17942" w:rsidRPr="00DD74DF" w:rsidRDefault="00D17942" w:rsidP="00D17942">
            <w:pPr>
              <w:jc w:val="center"/>
              <w:rPr>
                <w:rFonts w:ascii="현대하모니 M" w:eastAsia="현대하모니 M" w:hAnsi="현대하모니 M"/>
                <w:sz w:val="16"/>
                <w:szCs w:val="16"/>
              </w:rPr>
            </w:pPr>
            <w:r>
              <w:rPr>
                <w:rFonts w:ascii="현대하모니 M" w:eastAsia="현대하모니 M" w:hAnsi="현대하모니 M" w:hint="eastAsia"/>
                <w:sz w:val="16"/>
                <w:szCs w:val="16"/>
              </w:rPr>
              <w:t>충전부</w:t>
            </w:r>
          </w:p>
          <w:p w14:paraId="4D0E5098" w14:textId="4D83BA0E" w:rsidR="00D17942" w:rsidRDefault="00D17942" w:rsidP="00D17942">
            <w:pPr>
              <w:jc w:val="center"/>
              <w:rPr>
                <w:rFonts w:ascii="현대하모니 M" w:eastAsia="현대하모니 M" w:hAnsi="현대하모니 M"/>
                <w:sz w:val="16"/>
                <w:szCs w:val="16"/>
              </w:rPr>
            </w:pPr>
            <w:r w:rsidRPr="00DD74DF">
              <w:rPr>
                <w:rFonts w:ascii="현대하모니 M" w:eastAsia="현대하모니 M" w:hAnsi="현대하모니 M" w:hint="eastAsia"/>
                <w:sz w:val="16"/>
                <w:szCs w:val="16"/>
              </w:rPr>
              <w:t>정상 복귀 시</w:t>
            </w:r>
          </w:p>
        </w:tc>
        <w:tc>
          <w:tcPr>
            <w:tcW w:w="0" w:type="auto"/>
            <w:tcBorders>
              <w:top w:val="single" w:sz="4" w:space="0" w:color="auto"/>
              <w:left w:val="single" w:sz="4" w:space="0" w:color="auto"/>
              <w:bottom w:val="single" w:sz="12" w:space="0" w:color="auto"/>
              <w:right w:val="single" w:sz="4" w:space="0" w:color="auto"/>
            </w:tcBorders>
            <w:shd w:val="clear" w:color="auto" w:fill="auto"/>
            <w:vAlign w:val="center"/>
          </w:tcPr>
          <w:p w14:paraId="3936A2F9" w14:textId="51858CCB" w:rsidR="00D17942" w:rsidRDefault="00D17942" w:rsidP="00D17942">
            <w:pPr>
              <w:jc w:val="center"/>
              <w:rPr>
                <w:rFonts w:ascii="현대하모니 M" w:eastAsia="현대하모니 M" w:hAnsi="현대하모니 M"/>
                <w:sz w:val="16"/>
                <w:szCs w:val="16"/>
              </w:rPr>
            </w:pPr>
            <w:r>
              <w:rPr>
                <w:rFonts w:ascii="현대하모니 M" w:eastAsia="현대하모니 M" w:hAnsi="현대하모니 M" w:hint="eastAsia"/>
                <w:sz w:val="16"/>
                <w:szCs w:val="16"/>
              </w:rPr>
              <w:t>500ms</w:t>
            </w:r>
          </w:p>
        </w:tc>
        <w:tc>
          <w:tcPr>
            <w:tcW w:w="0" w:type="auto"/>
            <w:tcBorders>
              <w:top w:val="single" w:sz="4" w:space="0" w:color="auto"/>
              <w:left w:val="single" w:sz="4" w:space="0" w:color="auto"/>
              <w:bottom w:val="single" w:sz="12" w:space="0" w:color="auto"/>
              <w:right w:val="single" w:sz="12" w:space="0" w:color="auto"/>
            </w:tcBorders>
            <w:vAlign w:val="center"/>
          </w:tcPr>
          <w:p w14:paraId="0016F670" w14:textId="0B771C32" w:rsidR="00D17942" w:rsidRDefault="00D17942" w:rsidP="00D17942">
            <w:pPr>
              <w:jc w:val="center"/>
              <w:rPr>
                <w:rFonts w:ascii="현대하모니 M" w:eastAsia="현대하모니 M" w:hAnsi="현대하모니 M"/>
                <w:sz w:val="16"/>
                <w:szCs w:val="16"/>
              </w:rPr>
            </w:pPr>
            <w:r>
              <w:rPr>
                <w:rFonts w:ascii="현대하모니 M" w:eastAsia="현대하모니 M" w:hAnsi="현대하모니 M" w:hint="eastAsia"/>
                <w:sz w:val="16"/>
                <w:szCs w:val="16"/>
              </w:rPr>
              <w:t>금지</w:t>
            </w:r>
          </w:p>
        </w:tc>
      </w:tr>
    </w:tbl>
    <w:p w14:paraId="65BE16F1" w14:textId="77777777" w:rsidR="000769D6" w:rsidRPr="00DD74DF" w:rsidRDefault="000769D6" w:rsidP="000769D6">
      <w:pPr>
        <w:rPr>
          <w:rFonts w:ascii="현대하모니 M" w:eastAsia="현대하모니 M" w:hAnsi="현대하모니 M"/>
          <w:lang w:val="en-GB"/>
        </w:rPr>
      </w:pPr>
    </w:p>
    <w:p w14:paraId="40285F30" w14:textId="77777777" w:rsidR="000769D6" w:rsidRDefault="000769D6" w:rsidP="000769D6">
      <w:pPr>
        <w:jc w:val="center"/>
        <w:rPr>
          <w:rFonts w:ascii="현대하모니 M" w:eastAsia="현대하모니 M" w:hAnsi="현대하모니 M"/>
          <w:noProof/>
          <w:u w:val="single"/>
          <w:lang w:val="en-GB"/>
        </w:rPr>
      </w:pPr>
    </w:p>
    <w:p w14:paraId="67D892C5" w14:textId="2060667E" w:rsidR="000769D6" w:rsidRDefault="000769D6" w:rsidP="000769D6">
      <w:pPr>
        <w:jc w:val="center"/>
        <w:rPr>
          <w:rFonts w:ascii="현대하모니 M" w:eastAsia="현대하모니 M" w:hAnsi="현대하모니 M"/>
          <w:noProof/>
          <w:u w:val="single"/>
          <w:lang w:val="en-GB"/>
        </w:rPr>
      </w:pPr>
      <w:bookmarkStart w:id="153" w:name="_Toc110871902"/>
      <w:r w:rsidRPr="00DD74DF">
        <w:rPr>
          <w:rFonts w:ascii="현대하모니 M" w:eastAsia="현대하모니 M" w:hAnsi="현대하모니 M" w:hint="eastAsia"/>
          <w:noProof/>
          <w:u w:val="single"/>
          <w:lang w:val="en-GB"/>
        </w:rPr>
        <w:t xml:space="preserve">Table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Table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5</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CAN Communication DTC</w:t>
      </w:r>
      <w:bookmarkEnd w:id="153"/>
    </w:p>
    <w:p w14:paraId="7A8383B4" w14:textId="77777777" w:rsidR="000769D6" w:rsidRDefault="000769D6" w:rsidP="000769D6">
      <w:pPr>
        <w:rPr>
          <w:rFonts w:ascii="현대하모니 M" w:eastAsia="현대하모니 M" w:hAnsi="현대하모니 M"/>
          <w:noProof/>
          <w:u w:val="single"/>
          <w:lang w:val="en-GB"/>
        </w:rPr>
      </w:pPr>
    </w:p>
    <w:p w14:paraId="22607F10" w14:textId="5250880E" w:rsidR="000769D6" w:rsidRDefault="000769D6" w:rsidP="000769D6">
      <w:pPr>
        <w:rPr>
          <w:rFonts w:ascii="Arial Unicode MS" w:eastAsia="Arial Unicode MS" w:hAnsi="Arial Unicode MS" w:cs="Arial Unicode MS"/>
        </w:rPr>
      </w:pPr>
      <w:r w:rsidRPr="008A424A">
        <w:rPr>
          <w:rFonts w:ascii="Arial Unicode MS" w:eastAsia="Arial Unicode MS" w:hAnsi="Arial Unicode MS" w:cs="Arial Unicode MS" w:hint="eastAsia"/>
        </w:rPr>
        <w:t>※</w:t>
      </w:r>
      <w:r w:rsidRPr="008A424A">
        <w:rPr>
          <w:rFonts w:ascii="Arial Unicode MS" w:eastAsia="Arial Unicode MS" w:hAnsi="Arial Unicode MS" w:cs="Arial Unicode MS"/>
        </w:rPr>
        <w:t xml:space="preserve"> B1602 DTC는 저속 B-CAN에만 적용되며, 고속 B-CAN에서는 적용되지 않는다.</w:t>
      </w:r>
    </w:p>
    <w:p w14:paraId="7680548E" w14:textId="68015D25" w:rsidR="00D17942" w:rsidRDefault="00D17942" w:rsidP="000769D6">
      <w:pPr>
        <w:rPr>
          <w:rFonts w:ascii="Arial Unicode MS" w:eastAsia="Arial Unicode MS" w:hAnsi="Arial Unicode MS" w:cs="Arial Unicode MS"/>
        </w:rPr>
      </w:pPr>
      <w:commentRangeStart w:id="154"/>
      <w:r>
        <w:rPr>
          <w:rFonts w:ascii="Arial Unicode MS" w:eastAsia="Arial Unicode MS" w:hAnsi="Arial Unicode MS" w:cs="Arial Unicode MS"/>
        </w:rPr>
        <w:t xml:space="preserve">   B1621-00 (ECU Hardware Error) </w:t>
      </w:r>
      <w:r>
        <w:rPr>
          <w:rFonts w:ascii="Arial Unicode MS" w:eastAsia="Arial Unicode MS" w:hAnsi="Arial Unicode MS" w:cs="Arial Unicode MS" w:hint="eastAsia"/>
        </w:rPr>
        <w:t>DTC</w:t>
      </w:r>
      <w:r>
        <w:rPr>
          <w:rFonts w:ascii="Arial Unicode MS" w:eastAsia="Arial Unicode MS" w:hAnsi="Arial Unicode MS" w:cs="Arial Unicode MS"/>
        </w:rPr>
        <w:t xml:space="preserve"> </w:t>
      </w:r>
      <w:r>
        <w:rPr>
          <w:rFonts w:ascii="Arial Unicode MS" w:eastAsia="Arial Unicode MS" w:hAnsi="Arial Unicode MS" w:cs="Arial Unicode MS" w:hint="eastAsia"/>
        </w:rPr>
        <w:t>는3-</w:t>
      </w:r>
      <w:r>
        <w:rPr>
          <w:rFonts w:ascii="Arial Unicode MS" w:eastAsia="Arial Unicode MS" w:hAnsi="Arial Unicode MS" w:cs="Arial Unicode MS"/>
        </w:rPr>
        <w:t xml:space="preserve">COIL </w:t>
      </w:r>
      <w:r>
        <w:rPr>
          <w:rFonts w:ascii="Arial Unicode MS" w:eastAsia="Arial Unicode MS" w:hAnsi="Arial Unicode MS" w:cs="Arial Unicode MS" w:hint="eastAsia"/>
        </w:rPr>
        <w:t>사양에 적용한다.</w:t>
      </w:r>
    </w:p>
    <w:p w14:paraId="175F3254" w14:textId="77C61785" w:rsidR="00D17942" w:rsidRPr="001C2EAD" w:rsidRDefault="00D17942" w:rsidP="000769D6">
      <w:pPr>
        <w:rPr>
          <w:rFonts w:ascii="Arial Unicode MS" w:eastAsia="Arial Unicode MS" w:hAnsi="Arial Unicode MS" w:cs="Arial Unicode MS"/>
        </w:rPr>
      </w:pPr>
      <w:r>
        <w:rPr>
          <w:rFonts w:ascii="Arial Unicode MS" w:eastAsia="Arial Unicode MS" w:hAnsi="Arial Unicode MS" w:cs="Arial Unicode MS"/>
        </w:rPr>
        <w:t xml:space="preserve">   B1621-01/02/03 </w:t>
      </w:r>
      <w:r>
        <w:rPr>
          <w:rFonts w:ascii="Arial Unicode MS" w:eastAsia="Arial Unicode MS" w:hAnsi="Arial Unicode MS" w:cs="Arial Unicode MS" w:hint="eastAsia"/>
        </w:rPr>
        <w:t>DTC</w:t>
      </w:r>
      <w:r>
        <w:rPr>
          <w:rFonts w:ascii="Arial Unicode MS" w:eastAsia="Arial Unicode MS" w:hAnsi="Arial Unicode MS" w:cs="Arial Unicode MS"/>
        </w:rPr>
        <w:t xml:space="preserve"> </w:t>
      </w:r>
      <w:r>
        <w:rPr>
          <w:rFonts w:ascii="Arial Unicode MS" w:eastAsia="Arial Unicode MS" w:hAnsi="Arial Unicode MS" w:cs="Arial Unicode MS" w:hint="eastAsia"/>
        </w:rPr>
        <w:t>는 1-COIL</w:t>
      </w:r>
      <w:r>
        <w:rPr>
          <w:rFonts w:ascii="Arial Unicode MS" w:eastAsia="Arial Unicode MS" w:hAnsi="Arial Unicode MS" w:cs="Arial Unicode MS"/>
        </w:rPr>
        <w:t xml:space="preserve"> </w:t>
      </w:r>
      <w:r>
        <w:rPr>
          <w:rFonts w:ascii="Arial Unicode MS" w:eastAsia="Arial Unicode MS" w:hAnsi="Arial Unicode MS" w:cs="Arial Unicode MS" w:hint="eastAsia"/>
        </w:rPr>
        <w:t>사양에 적용한다.</w:t>
      </w:r>
      <w:commentRangeEnd w:id="154"/>
      <w:r>
        <w:rPr>
          <w:rStyle w:val="affe"/>
        </w:rPr>
        <w:commentReference w:id="154"/>
      </w:r>
    </w:p>
    <w:p w14:paraId="6AF7473A" w14:textId="77777777" w:rsidR="000769D6" w:rsidRPr="00DD74DF" w:rsidRDefault="000769D6" w:rsidP="000769D6">
      <w:pPr>
        <w:jc w:val="center"/>
        <w:rPr>
          <w:rFonts w:ascii="현대하모니 M" w:eastAsia="현대하모니 M" w:hAnsi="현대하모니 M"/>
          <w:noProof/>
          <w:u w:val="single"/>
          <w:lang w:val="en-GB"/>
        </w:rPr>
      </w:pPr>
    </w:p>
    <w:p w14:paraId="2B7461AD" w14:textId="77777777" w:rsidR="000769D6" w:rsidRDefault="000769D6" w:rsidP="000769D6">
      <w:pPr>
        <w:pStyle w:val="32"/>
        <w:rPr>
          <w:b/>
        </w:rPr>
      </w:pPr>
      <w:bookmarkStart w:id="155" w:name="_Toc110871897"/>
      <w:r w:rsidRPr="009B5580">
        <w:rPr>
          <w:rFonts w:hint="eastAsia"/>
        </w:rPr>
        <w:t>DTC for CAN Timeout</w:t>
      </w:r>
      <w:bookmarkEnd w:id="155"/>
    </w:p>
    <w:p w14:paraId="2AD3E904" w14:textId="77777777" w:rsidR="000769D6" w:rsidRPr="002870E5" w:rsidRDefault="000769D6" w:rsidP="000769D6"/>
    <w:p w14:paraId="1E9EF6A7" w14:textId="77777777" w:rsidR="000769D6" w:rsidRPr="009B5580" w:rsidRDefault="000769D6" w:rsidP="000769D6">
      <w:pPr>
        <w:ind w:firstLineChars="100" w:firstLine="220"/>
        <w:rPr>
          <w:rFonts w:ascii="현대하모니 M" w:eastAsia="현대하모니 M" w:hAnsi="현대하모니 M"/>
          <w:noProof/>
        </w:rPr>
      </w:pPr>
      <w:r w:rsidRPr="009B5580">
        <w:rPr>
          <w:rFonts w:ascii="현대하모니 M" w:eastAsia="현대하모니 M" w:hAnsi="현대하모니 M" w:hint="eastAsia"/>
          <w:bCs/>
          <w:noProof/>
        </w:rPr>
        <w:t>1) BASIC concept of DTC for CAN timeout</w:t>
      </w:r>
    </w:p>
    <w:p w14:paraId="536920FC" w14:textId="77777777" w:rsidR="000769D6" w:rsidRPr="009B5580" w:rsidRDefault="000769D6" w:rsidP="000769D6">
      <w:pPr>
        <w:ind w:firstLineChars="200" w:firstLine="440"/>
        <w:rPr>
          <w:rFonts w:ascii="현대하모니 M" w:eastAsia="현대하모니 M" w:hAnsi="현대하모니 M"/>
          <w:noProof/>
        </w:rPr>
      </w:pPr>
      <w:r w:rsidRPr="009B5580">
        <w:rPr>
          <w:rFonts w:ascii="현대하모니 M" w:eastAsia="현대하모니 M" w:hAnsi="현대하모니 M" w:hint="eastAsia"/>
          <w:bCs/>
          <w:noProof/>
        </w:rPr>
        <w:t>(1) Timeout checking Condition:</w:t>
      </w:r>
    </w:p>
    <w:p w14:paraId="032345DB" w14:textId="77777777" w:rsidR="000769D6" w:rsidRPr="009B5580" w:rsidRDefault="000769D6" w:rsidP="000769D6">
      <w:pPr>
        <w:ind w:firstLineChars="300" w:firstLine="660"/>
        <w:rPr>
          <w:rFonts w:ascii="현대하모니 M" w:eastAsia="현대하모니 M" w:hAnsi="현대하모니 M"/>
          <w:noProof/>
        </w:rPr>
      </w:pPr>
      <w:r w:rsidRPr="009B5580">
        <w:rPr>
          <w:rFonts w:ascii="현대하모니 M" w:eastAsia="현대하모니 M" w:hAnsi="현대하모니 M" w:hint="eastAsia"/>
          <w:noProof/>
        </w:rPr>
        <w:t xml:space="preserve">A) The </w:t>
      </w:r>
      <w:r>
        <w:rPr>
          <w:rFonts w:ascii="현대하모니 M" w:eastAsia="현대하모니 M" w:hAnsi="현대하모니 M" w:hint="eastAsia"/>
          <w:noProof/>
        </w:rPr>
        <w:t>WPC</w:t>
      </w:r>
      <w:r w:rsidRPr="009B5580">
        <w:rPr>
          <w:rFonts w:ascii="현대하모니 M" w:eastAsia="현대하모니 M" w:hAnsi="현대하모니 M" w:hint="eastAsia"/>
          <w:noProof/>
        </w:rPr>
        <w:t xml:space="preserve"> shall detect ECU's CAN timeout by Network Management messages (periodic) </w:t>
      </w:r>
    </w:p>
    <w:p w14:paraId="7B3BA205" w14:textId="77777777" w:rsidR="000769D6" w:rsidRPr="009B5580" w:rsidRDefault="000769D6" w:rsidP="000769D6">
      <w:pPr>
        <w:ind w:firstLineChars="350" w:firstLine="770"/>
        <w:rPr>
          <w:rFonts w:ascii="현대하모니 M" w:eastAsia="현대하모니 M" w:hAnsi="현대하모니 M"/>
          <w:noProof/>
        </w:rPr>
      </w:pPr>
      <w:r w:rsidRPr="009B5580">
        <w:rPr>
          <w:rFonts w:ascii="현대하모니 M" w:eastAsia="현대하모니 M" w:hAnsi="현대하모니 M" w:hint="eastAsia"/>
          <w:noProof/>
        </w:rPr>
        <w:t>when Timeout detection is enabled from network active until network shutdown.</w:t>
      </w:r>
    </w:p>
    <w:p w14:paraId="39C39441" w14:textId="77777777" w:rsidR="000769D6" w:rsidRPr="009B5580" w:rsidRDefault="000769D6" w:rsidP="000769D6">
      <w:pPr>
        <w:ind w:firstLineChars="200" w:firstLine="440"/>
        <w:rPr>
          <w:rFonts w:ascii="현대하모니 M" w:eastAsia="현대하모니 M" w:hAnsi="현대하모니 M"/>
          <w:noProof/>
        </w:rPr>
      </w:pPr>
      <w:r w:rsidRPr="009B5580">
        <w:rPr>
          <w:rFonts w:ascii="현대하모니 M" w:eastAsia="현대하모니 M" w:hAnsi="현대하모니 M" w:hint="eastAsia"/>
          <w:bCs/>
          <w:noProof/>
        </w:rPr>
        <w:t>(2) Timeout Set Condition:</w:t>
      </w:r>
    </w:p>
    <w:p w14:paraId="1F1B4487" w14:textId="77777777" w:rsidR="000769D6" w:rsidRPr="009B5580" w:rsidRDefault="000769D6" w:rsidP="000769D6">
      <w:pPr>
        <w:ind w:firstLineChars="300" w:firstLine="660"/>
        <w:rPr>
          <w:rFonts w:ascii="현대하모니 M" w:eastAsia="현대하모니 M" w:hAnsi="현대하모니 M"/>
          <w:noProof/>
        </w:rPr>
      </w:pPr>
      <w:r>
        <w:rPr>
          <w:rFonts w:ascii="현대하모니 M" w:eastAsia="현대하모니 M" w:hAnsi="현대하모니 M" w:hint="eastAsia"/>
          <w:noProof/>
        </w:rPr>
        <w:t>A) The WPC</w:t>
      </w:r>
      <w:r w:rsidRPr="009B5580">
        <w:rPr>
          <w:rFonts w:ascii="현대하모니 M" w:eastAsia="현대하모니 M" w:hAnsi="현대하모니 M" w:hint="eastAsia"/>
          <w:noProof/>
        </w:rPr>
        <w:t xml:space="preserve"> records the CAN timeout DTC (present &amp; memorized) when IGN(A_IGN1 == On ||</w:t>
      </w:r>
    </w:p>
    <w:p w14:paraId="7420AA62" w14:textId="77777777" w:rsidR="000769D6" w:rsidRPr="009B5580" w:rsidRDefault="000769D6" w:rsidP="000769D6">
      <w:pPr>
        <w:ind w:firstLineChars="400" w:firstLine="880"/>
        <w:rPr>
          <w:rFonts w:ascii="현대하모니 M" w:eastAsia="현대하모니 M" w:hAnsi="현대하모니 M"/>
          <w:noProof/>
        </w:rPr>
      </w:pPr>
      <w:r w:rsidRPr="009B5580">
        <w:rPr>
          <w:rFonts w:ascii="현대하모니 M" w:eastAsia="현대하모니 M" w:hAnsi="현대하모니 M" w:hint="eastAsia"/>
          <w:noProof/>
        </w:rPr>
        <w:t xml:space="preserve"> L_IGN2 == On) is On condition and Timeout is detected.</w:t>
      </w:r>
    </w:p>
    <w:p w14:paraId="24356C69" w14:textId="77777777" w:rsidR="000769D6" w:rsidRPr="009B5580" w:rsidRDefault="000769D6" w:rsidP="000769D6">
      <w:pPr>
        <w:ind w:firstLineChars="300" w:firstLine="660"/>
        <w:rPr>
          <w:rFonts w:ascii="현대하모니 M" w:eastAsia="현대하모니 M" w:hAnsi="현대하모니 M"/>
          <w:noProof/>
        </w:rPr>
      </w:pPr>
      <w:r w:rsidRPr="009B5580">
        <w:rPr>
          <w:rFonts w:ascii="현대하모니 M" w:eastAsia="현대하모니 M" w:hAnsi="현대하모니 M" w:hint="eastAsia"/>
          <w:noProof/>
        </w:rPr>
        <w:t>B) 1 sec delay after IGN(A_IGN1 == On || L_IGN2 == On) ON shall be applied before starting</w:t>
      </w:r>
    </w:p>
    <w:p w14:paraId="308CC6E5" w14:textId="77777777" w:rsidR="000769D6" w:rsidRPr="009B5580" w:rsidRDefault="000769D6" w:rsidP="000769D6">
      <w:pPr>
        <w:ind w:firstLineChars="400" w:firstLine="880"/>
        <w:rPr>
          <w:rFonts w:ascii="현대하모니 M" w:eastAsia="현대하모니 M" w:hAnsi="현대하모니 M"/>
          <w:noProof/>
        </w:rPr>
      </w:pPr>
      <w:r w:rsidRPr="009B5580">
        <w:rPr>
          <w:rFonts w:ascii="현대하모니 M" w:eastAsia="현대하모니 M" w:hAnsi="현대하모니 M" w:hint="eastAsia"/>
          <w:noProof/>
        </w:rPr>
        <w:t xml:space="preserve"> Confirmation Timer</w:t>
      </w:r>
    </w:p>
    <w:p w14:paraId="23B7155C" w14:textId="77777777" w:rsidR="000769D6" w:rsidRPr="00DD74DF" w:rsidRDefault="000769D6" w:rsidP="000769D6">
      <w:pPr>
        <w:jc w:val="center"/>
        <w:rPr>
          <w:rFonts w:ascii="현대하모니 M" w:eastAsia="현대하모니 M" w:hAnsi="현대하모니 M"/>
          <w:noProof/>
        </w:rPr>
      </w:pPr>
      <w:r w:rsidRPr="00DD74DF">
        <w:rPr>
          <w:rFonts w:ascii="현대하모니 M" w:eastAsia="현대하모니 M" w:hAnsi="현대하모니 M" w:hint="eastAsia"/>
          <w:noProof/>
        </w:rPr>
        <w:object w:dxaOrig="12546" w:dyaOrig="6594" w14:anchorId="1A424613">
          <v:shape id="_x0000_i1029" type="#_x0000_t75" style="width:518.15pt;height:273.65pt" o:ole="">
            <v:imagedata r:id="rId20" o:title=""/>
          </v:shape>
          <o:OLEObject Type="Embed" ProgID="Visio.Drawing.11" ShapeID="_x0000_i1029" DrawAspect="Content" ObjectID="_1815991947" r:id="rId21"/>
        </w:object>
      </w:r>
    </w:p>
    <w:p w14:paraId="4B8611DE" w14:textId="564A6088" w:rsidR="005D5CED" w:rsidRPr="00990403" w:rsidRDefault="000769D6" w:rsidP="00990403">
      <w:pPr>
        <w:jc w:val="center"/>
        <w:rPr>
          <w:rFonts w:ascii="현대하모니 M" w:eastAsia="현대하모니 M" w:hAnsi="현대하모니 M"/>
          <w:noProof/>
          <w:u w:val="single"/>
          <w:lang w:val="en-GB"/>
        </w:rPr>
      </w:pPr>
      <w:bookmarkStart w:id="156" w:name="_Toc110871906"/>
      <w:r w:rsidRPr="00DD74DF">
        <w:rPr>
          <w:rFonts w:ascii="현대하모니 M" w:eastAsia="현대하모니 M" w:hAnsi="현대하모니 M" w:hint="eastAsia"/>
          <w:noProof/>
          <w:u w:val="single"/>
          <w:lang w:val="en-GB"/>
        </w:rPr>
        <w:t xml:space="preserve">Figure </w:t>
      </w:r>
      <w:r w:rsidRPr="00DD74DF">
        <w:rPr>
          <w:rFonts w:ascii="현대하모니 M" w:eastAsia="현대하모니 M" w:hAnsi="현대하모니 M"/>
          <w:noProof/>
          <w:u w:val="single"/>
          <w:lang w:val="en-GB"/>
        </w:rPr>
        <w:fldChar w:fldCharType="begin"/>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hint="eastAsia"/>
          <w:noProof/>
          <w:u w:val="single"/>
          <w:lang w:val="en-GB"/>
        </w:rPr>
        <w:instrText>SEQ Figure \* ARABIC</w:instrText>
      </w:r>
      <w:r w:rsidRPr="00DD74DF">
        <w:rPr>
          <w:rFonts w:ascii="현대하모니 M" w:eastAsia="현대하모니 M" w:hAnsi="현대하모니 M"/>
          <w:noProof/>
          <w:u w:val="single"/>
          <w:lang w:val="en-GB"/>
        </w:rPr>
        <w:instrText xml:space="preserve"> </w:instrText>
      </w:r>
      <w:r w:rsidRPr="00DD74DF">
        <w:rPr>
          <w:rFonts w:ascii="현대하모니 M" w:eastAsia="현대하모니 M" w:hAnsi="현대하모니 M"/>
          <w:noProof/>
          <w:u w:val="single"/>
          <w:lang w:val="en-GB"/>
        </w:rPr>
        <w:fldChar w:fldCharType="separate"/>
      </w:r>
      <w:r w:rsidR="009F53BA">
        <w:rPr>
          <w:rFonts w:ascii="현대하모니 M" w:eastAsia="현대하모니 M" w:hAnsi="현대하모니 M"/>
          <w:noProof/>
          <w:u w:val="single"/>
          <w:lang w:val="en-GB"/>
        </w:rPr>
        <w:t>4</w:t>
      </w:r>
      <w:r w:rsidRPr="00DD74DF">
        <w:rPr>
          <w:rFonts w:ascii="현대하모니 M" w:eastAsia="현대하모니 M" w:hAnsi="현대하모니 M"/>
          <w:noProof/>
          <w:u w:val="single"/>
          <w:lang w:val="en-GB"/>
        </w:rPr>
        <w:fldChar w:fldCharType="end"/>
      </w:r>
      <w:r w:rsidRPr="00DD74DF">
        <w:rPr>
          <w:rFonts w:ascii="현대하모니 M" w:eastAsia="현대하모니 M" w:hAnsi="현대하모니 M" w:hint="eastAsia"/>
          <w:noProof/>
          <w:u w:val="single"/>
          <w:lang w:val="en-GB"/>
        </w:rPr>
        <w:t>: Standard ECUs CAN Timeout Detection</w:t>
      </w:r>
      <w:bookmarkEnd w:id="9"/>
      <w:bookmarkEnd w:id="156"/>
    </w:p>
    <w:sectPr w:rsidR="005D5CED" w:rsidRPr="00990403" w:rsidSect="000636D6">
      <w:headerReference w:type="default" r:id="rId22"/>
      <w:footerReference w:type="even" r:id="rId23"/>
      <w:footerReference w:type="default" r:id="rId24"/>
      <w:headerReference w:type="first" r:id="rId25"/>
      <w:footerReference w:type="first" r:id="rId26"/>
      <w:pgSz w:w="11909" w:h="16834" w:code="9"/>
      <w:pgMar w:top="630" w:right="749" w:bottom="450" w:left="806" w:header="619" w:footer="37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차현준 연구원 전자편의제어개발1팀" w:date="2023-02-20T12:49:00Z" w:initials="차연전">
    <w:p w14:paraId="612B54BD" w14:textId="1D6689AF" w:rsidR="00295845" w:rsidRDefault="00295845">
      <w:pPr>
        <w:pStyle w:val="af7"/>
      </w:pPr>
      <w:r>
        <w:rPr>
          <w:rStyle w:val="affe"/>
        </w:rPr>
        <w:annotationRef/>
      </w:r>
      <w:r>
        <w:rPr>
          <w:rFonts w:hint="eastAsia"/>
        </w:rPr>
        <w:t>T</w:t>
      </w:r>
      <w:r>
        <w:t xml:space="preserve">SCR-759 </w:t>
      </w:r>
      <w:r>
        <w:rPr>
          <w:rFonts w:hint="eastAsia"/>
        </w:rPr>
        <w:t>적용</w:t>
      </w:r>
    </w:p>
    <w:p w14:paraId="01BCCE3A" w14:textId="60E19B53" w:rsidR="00295845" w:rsidRDefault="00295845">
      <w:pPr>
        <w:pStyle w:val="af7"/>
      </w:pPr>
      <w:r>
        <w:t>-</w:t>
      </w:r>
      <w:r>
        <w:rPr>
          <w:rFonts w:hint="eastAsia"/>
        </w:rPr>
        <w:t xml:space="preserve">WPC/RWPC </w:t>
      </w:r>
      <w:r>
        <w:rPr>
          <w:rFonts w:hint="eastAsia"/>
        </w:rPr>
        <w:t>진단</w:t>
      </w:r>
      <w:r>
        <w:rPr>
          <w:rFonts w:hint="eastAsia"/>
        </w:rPr>
        <w:t xml:space="preserve"> ID </w:t>
      </w:r>
      <w:r>
        <w:rPr>
          <w:rFonts w:hint="eastAsia"/>
        </w:rPr>
        <w:t>오기</w:t>
      </w:r>
      <w:r>
        <w:rPr>
          <w:rFonts w:hint="eastAsia"/>
        </w:rPr>
        <w:t xml:space="preserve"> </w:t>
      </w:r>
      <w:r>
        <w:rPr>
          <w:rFonts w:hint="eastAsia"/>
        </w:rPr>
        <w:t>수정</w:t>
      </w:r>
    </w:p>
    <w:p w14:paraId="2A2191B6" w14:textId="4A10B637" w:rsidR="00295845" w:rsidRDefault="00295845">
      <w:pPr>
        <w:pStyle w:val="af7"/>
      </w:pPr>
      <w:r>
        <w:t>-</w:t>
      </w:r>
      <w:r>
        <w:rPr>
          <w:rFonts w:hint="eastAsia"/>
        </w:rPr>
        <w:t xml:space="preserve">WPC2 </w:t>
      </w:r>
      <w:r>
        <w:rPr>
          <w:rFonts w:hint="eastAsia"/>
        </w:rPr>
        <w:t>진단</w:t>
      </w:r>
      <w:r>
        <w:rPr>
          <w:rFonts w:hint="eastAsia"/>
        </w:rPr>
        <w:t xml:space="preserve"> </w:t>
      </w:r>
      <w:r>
        <w:t xml:space="preserve">ID </w:t>
      </w:r>
      <w:r>
        <w:rPr>
          <w:rFonts w:hint="eastAsia"/>
        </w:rPr>
        <w:t>추가</w:t>
      </w:r>
    </w:p>
  </w:comment>
  <w:comment w:id="53" w:author="정은영 연구원 전자설계3팀" w:date="2025-01-21T16:28:00Z" w:initials="은정">
    <w:p w14:paraId="5A00EC25" w14:textId="77777777" w:rsidR="00C50137" w:rsidRDefault="00330891" w:rsidP="00C50137">
      <w:pPr>
        <w:pStyle w:val="af7"/>
      </w:pPr>
      <w:r>
        <w:rPr>
          <w:rStyle w:val="affe"/>
        </w:rPr>
        <w:annotationRef/>
      </w:r>
      <w:r w:rsidR="00C50137">
        <w:t>YSCR-252</w:t>
      </w:r>
    </w:p>
    <w:p w14:paraId="74BDFC76" w14:textId="77777777" w:rsidR="00C50137" w:rsidRDefault="00C50137" w:rsidP="00C50137">
      <w:pPr>
        <w:pStyle w:val="af7"/>
      </w:pPr>
      <w:r>
        <w:rPr>
          <w:rFonts w:hint="eastAsia"/>
        </w:rPr>
        <w:t xml:space="preserve">HSM </w:t>
      </w:r>
      <w:r>
        <w:rPr>
          <w:rFonts w:hint="eastAsia"/>
        </w:rPr>
        <w:t>현재</w:t>
      </w:r>
      <w:r>
        <w:rPr>
          <w:rFonts w:hint="eastAsia"/>
        </w:rPr>
        <w:t xml:space="preserve"> </w:t>
      </w:r>
      <w:r>
        <w:rPr>
          <w:rFonts w:hint="eastAsia"/>
        </w:rPr>
        <w:t>상태</w:t>
      </w:r>
      <w:r>
        <w:rPr>
          <w:rFonts w:hint="eastAsia"/>
        </w:rPr>
        <w:t xml:space="preserve"> </w:t>
      </w:r>
      <w:r>
        <w:rPr>
          <w:rFonts w:hint="eastAsia"/>
        </w:rPr>
        <w:t>값</w:t>
      </w:r>
      <w:r>
        <w:rPr>
          <w:rFonts w:hint="eastAsia"/>
        </w:rPr>
        <w:t xml:space="preserve"> </w:t>
      </w:r>
      <w:r>
        <w:rPr>
          <w:rFonts w:hint="eastAsia"/>
        </w:rPr>
        <w:t>정보</w:t>
      </w:r>
      <w:r>
        <w:rPr>
          <w:rFonts w:hint="eastAsia"/>
        </w:rPr>
        <w:t xml:space="preserve"> </w:t>
      </w:r>
      <w:r>
        <w:rPr>
          <w:rFonts w:hint="eastAsia"/>
        </w:rPr>
        <w:t>추가</w:t>
      </w:r>
    </w:p>
  </w:comment>
  <w:comment w:id="62" w:author="조길상 책임연구원 전자설계2팀 [2]" w:date="2024-06-07T13:16:00Z" w:initials="길조">
    <w:p w14:paraId="0C741103" w14:textId="1AD60084" w:rsidR="009F6E52" w:rsidRDefault="009F6E52" w:rsidP="009F6E52">
      <w:pPr>
        <w:pStyle w:val="af7"/>
      </w:pPr>
      <w:r>
        <w:rPr>
          <w:rStyle w:val="affe"/>
        </w:rPr>
        <w:annotationRef/>
      </w:r>
      <w:r>
        <w:rPr>
          <w:rFonts w:hint="eastAsia"/>
        </w:rPr>
        <w:t>듀얼</w:t>
      </w:r>
      <w:r>
        <w:rPr>
          <w:rFonts w:hint="eastAsia"/>
        </w:rPr>
        <w:t xml:space="preserve"> </w:t>
      </w:r>
      <w:r>
        <w:rPr>
          <w:rFonts w:hint="eastAsia"/>
        </w:rPr>
        <w:t>충전기</w:t>
      </w:r>
      <w:r>
        <w:rPr>
          <w:rFonts w:hint="eastAsia"/>
        </w:rPr>
        <w:t xml:space="preserve"> </w:t>
      </w:r>
      <w:r>
        <w:rPr>
          <w:rFonts w:hint="eastAsia"/>
        </w:rPr>
        <w:t>입출력</w:t>
      </w:r>
      <w:r>
        <w:rPr>
          <w:rFonts w:hint="eastAsia"/>
        </w:rPr>
        <w:t xml:space="preserve"> </w:t>
      </w:r>
      <w:r>
        <w:rPr>
          <w:rFonts w:hint="eastAsia"/>
        </w:rPr>
        <w:t>모니처링</w:t>
      </w:r>
      <w:r>
        <w:rPr>
          <w:rFonts w:hint="eastAsia"/>
        </w:rPr>
        <w:t xml:space="preserve"> </w:t>
      </w:r>
      <w:r>
        <w:rPr>
          <w:rFonts w:hint="eastAsia"/>
        </w:rPr>
        <w:t>추가</w:t>
      </w:r>
    </w:p>
  </w:comment>
  <w:comment w:id="63" w:author="정은영 연구원 전자설계3팀" w:date="2025-01-20T11:52:00Z" w:initials="은정">
    <w:p w14:paraId="5E91CB5B" w14:textId="77777777" w:rsidR="00C50137" w:rsidRDefault="00133C4A" w:rsidP="00C50137">
      <w:pPr>
        <w:pStyle w:val="af7"/>
      </w:pPr>
      <w:r>
        <w:rPr>
          <w:rStyle w:val="affe"/>
        </w:rPr>
        <w:annotationRef/>
      </w:r>
      <w:r w:rsidR="00C50137">
        <w:t>YSCR-252</w:t>
      </w:r>
    </w:p>
    <w:p w14:paraId="67BDDC82" w14:textId="77777777" w:rsidR="00C50137" w:rsidRDefault="00C50137" w:rsidP="00C50137">
      <w:pPr>
        <w:pStyle w:val="af7"/>
      </w:pPr>
      <w:r>
        <w:rPr>
          <w:rFonts w:hint="eastAsia"/>
        </w:rPr>
        <w:t>듀얼</w:t>
      </w:r>
      <w:r>
        <w:rPr>
          <w:rFonts w:hint="eastAsia"/>
        </w:rPr>
        <w:t xml:space="preserve"> </w:t>
      </w:r>
      <w:r>
        <w:rPr>
          <w:rFonts w:hint="eastAsia"/>
        </w:rPr>
        <w:t>무선충전기</w:t>
      </w:r>
      <w:r>
        <w:rPr>
          <w:rFonts w:hint="eastAsia"/>
        </w:rPr>
        <w:t xml:space="preserve"> </w:t>
      </w:r>
      <w:r>
        <w:rPr>
          <w:rFonts w:hint="eastAsia"/>
        </w:rPr>
        <w:t>온도</w:t>
      </w:r>
      <w:r>
        <w:rPr>
          <w:rFonts w:hint="eastAsia"/>
        </w:rPr>
        <w:t xml:space="preserve"> </w:t>
      </w:r>
      <w:r>
        <w:rPr>
          <w:rFonts w:hint="eastAsia"/>
        </w:rPr>
        <w:t>센서</w:t>
      </w:r>
      <w:r>
        <w:rPr>
          <w:rFonts w:hint="eastAsia"/>
        </w:rPr>
        <w:t xml:space="preserve"> </w:t>
      </w:r>
      <w:r>
        <w:rPr>
          <w:rFonts w:hint="eastAsia"/>
        </w:rPr>
        <w:t>값</w:t>
      </w:r>
      <w:r>
        <w:rPr>
          <w:rFonts w:hint="eastAsia"/>
        </w:rPr>
        <w:t xml:space="preserve"> </w:t>
      </w:r>
      <w:r>
        <w:rPr>
          <w:rFonts w:hint="eastAsia"/>
        </w:rPr>
        <w:t>명칭</w:t>
      </w:r>
      <w:r>
        <w:rPr>
          <w:rFonts w:hint="eastAsia"/>
        </w:rPr>
        <w:t xml:space="preserve"> </w:t>
      </w:r>
      <w:r>
        <w:rPr>
          <w:rFonts w:hint="eastAsia"/>
        </w:rPr>
        <w:t>명확화</w:t>
      </w:r>
    </w:p>
  </w:comment>
  <w:comment w:id="64" w:author="정은영 연구원 전자설계3팀" w:date="2024-09-13T14:51:00Z" w:initials="은정">
    <w:p w14:paraId="06C47043" w14:textId="3AD874DD" w:rsidR="008F00BA" w:rsidRDefault="00D24310" w:rsidP="008F00BA">
      <w:pPr>
        <w:pStyle w:val="af7"/>
      </w:pPr>
      <w:r>
        <w:rPr>
          <w:rStyle w:val="affe"/>
        </w:rPr>
        <w:annotationRef/>
      </w:r>
      <w:r w:rsidR="008F00BA">
        <w:t>YSCR-220</w:t>
      </w:r>
    </w:p>
    <w:p w14:paraId="21D00A16" w14:textId="77777777" w:rsidR="008F00BA" w:rsidRDefault="008F00BA" w:rsidP="008F00BA">
      <w:pPr>
        <w:pStyle w:val="af7"/>
      </w:pPr>
      <w:r>
        <w:rPr>
          <w:rFonts w:hint="eastAsia"/>
        </w:rPr>
        <w:t>듀얼</w:t>
      </w:r>
      <w:r>
        <w:rPr>
          <w:rFonts w:hint="eastAsia"/>
        </w:rPr>
        <w:t xml:space="preserve"> </w:t>
      </w:r>
      <w:r>
        <w:rPr>
          <w:rFonts w:hint="eastAsia"/>
        </w:rPr>
        <w:t>무선충전기</w:t>
      </w:r>
      <w:r>
        <w:rPr>
          <w:rFonts w:hint="eastAsia"/>
        </w:rPr>
        <w:t xml:space="preserve"> WPC2 FAN Speed </w:t>
      </w:r>
      <w:r>
        <w:rPr>
          <w:rFonts w:hint="eastAsia"/>
        </w:rPr>
        <w:t>추가</w:t>
      </w:r>
    </w:p>
  </w:comment>
  <w:comment w:id="71" w:author="조길상 책임연구원 전자설계2팀 [2]" w:date="2024-06-07T13:16:00Z" w:initials="길조">
    <w:p w14:paraId="45614237" w14:textId="370D17C2" w:rsidR="009F6E52" w:rsidRDefault="009F6E52" w:rsidP="009F6E52">
      <w:pPr>
        <w:pStyle w:val="af7"/>
      </w:pPr>
      <w:r>
        <w:rPr>
          <w:rStyle w:val="affe"/>
        </w:rPr>
        <w:annotationRef/>
      </w:r>
      <w:r>
        <w:rPr>
          <w:rFonts w:hint="eastAsia"/>
        </w:rPr>
        <w:t>듀얼</w:t>
      </w:r>
      <w:r>
        <w:rPr>
          <w:rFonts w:hint="eastAsia"/>
        </w:rPr>
        <w:t xml:space="preserve"> </w:t>
      </w:r>
      <w:r>
        <w:rPr>
          <w:rFonts w:hint="eastAsia"/>
        </w:rPr>
        <w:t>무선충전기</w:t>
      </w:r>
      <w:r>
        <w:rPr>
          <w:rFonts w:hint="eastAsia"/>
        </w:rPr>
        <w:t xml:space="preserve"> </w:t>
      </w:r>
      <w:r>
        <w:rPr>
          <w:rFonts w:hint="eastAsia"/>
        </w:rPr>
        <w:t>입출력</w:t>
      </w:r>
      <w:r>
        <w:rPr>
          <w:rFonts w:hint="eastAsia"/>
        </w:rPr>
        <w:t xml:space="preserve"> </w:t>
      </w:r>
      <w:r>
        <w:rPr>
          <w:rFonts w:hint="eastAsia"/>
        </w:rPr>
        <w:t>모니처링</w:t>
      </w:r>
      <w:r>
        <w:rPr>
          <w:rFonts w:hint="eastAsia"/>
        </w:rPr>
        <w:t xml:space="preserve"> </w:t>
      </w:r>
      <w:r>
        <w:rPr>
          <w:rFonts w:hint="eastAsia"/>
        </w:rPr>
        <w:t>추가</w:t>
      </w:r>
    </w:p>
  </w:comment>
  <w:comment w:id="72" w:author="정은영 연구원 전자설계3팀" w:date="2025-01-20T11:53:00Z" w:initials="은정">
    <w:p w14:paraId="1B02EFD8" w14:textId="77777777" w:rsidR="00C50137" w:rsidRDefault="00133C4A" w:rsidP="00C50137">
      <w:pPr>
        <w:pStyle w:val="af7"/>
      </w:pPr>
      <w:r>
        <w:rPr>
          <w:rStyle w:val="affe"/>
        </w:rPr>
        <w:annotationRef/>
      </w:r>
      <w:r w:rsidR="00C50137">
        <w:t>YSCR-252</w:t>
      </w:r>
    </w:p>
    <w:p w14:paraId="1B2BD771" w14:textId="77777777" w:rsidR="00C50137" w:rsidRDefault="00C50137" w:rsidP="00C50137">
      <w:pPr>
        <w:pStyle w:val="af7"/>
      </w:pPr>
      <w:r>
        <w:rPr>
          <w:rFonts w:hint="eastAsia"/>
        </w:rPr>
        <w:t>듀얼</w:t>
      </w:r>
      <w:r>
        <w:rPr>
          <w:rFonts w:hint="eastAsia"/>
        </w:rPr>
        <w:t xml:space="preserve"> </w:t>
      </w:r>
      <w:r>
        <w:rPr>
          <w:rFonts w:hint="eastAsia"/>
        </w:rPr>
        <w:t>무선충전기</w:t>
      </w:r>
      <w:r>
        <w:rPr>
          <w:rFonts w:hint="eastAsia"/>
        </w:rPr>
        <w:t xml:space="preserve"> </w:t>
      </w:r>
      <w:r>
        <w:rPr>
          <w:rFonts w:hint="eastAsia"/>
        </w:rPr>
        <w:t>온도</w:t>
      </w:r>
      <w:r>
        <w:rPr>
          <w:rFonts w:hint="eastAsia"/>
        </w:rPr>
        <w:t xml:space="preserve"> </w:t>
      </w:r>
      <w:r>
        <w:rPr>
          <w:rFonts w:hint="eastAsia"/>
        </w:rPr>
        <w:t>센서</w:t>
      </w:r>
      <w:r>
        <w:rPr>
          <w:rFonts w:hint="eastAsia"/>
        </w:rPr>
        <w:t xml:space="preserve"> </w:t>
      </w:r>
      <w:r>
        <w:rPr>
          <w:rFonts w:hint="eastAsia"/>
        </w:rPr>
        <w:t>값</w:t>
      </w:r>
      <w:r>
        <w:rPr>
          <w:rFonts w:hint="eastAsia"/>
        </w:rPr>
        <w:t xml:space="preserve"> </w:t>
      </w:r>
      <w:r>
        <w:rPr>
          <w:rFonts w:hint="eastAsia"/>
        </w:rPr>
        <w:t>명칭</w:t>
      </w:r>
      <w:r>
        <w:rPr>
          <w:rFonts w:hint="eastAsia"/>
        </w:rPr>
        <w:t xml:space="preserve"> </w:t>
      </w:r>
      <w:r>
        <w:rPr>
          <w:rFonts w:hint="eastAsia"/>
        </w:rPr>
        <w:t>명확화</w:t>
      </w:r>
    </w:p>
  </w:comment>
  <w:comment w:id="73" w:author="정은영 연구원 전자설계3팀" w:date="2024-09-13T14:51:00Z" w:initials="은정">
    <w:p w14:paraId="6D23F0EE" w14:textId="5EC807B3" w:rsidR="008F00BA" w:rsidRDefault="00D24310" w:rsidP="008F00BA">
      <w:pPr>
        <w:pStyle w:val="af7"/>
      </w:pPr>
      <w:r>
        <w:rPr>
          <w:rStyle w:val="affe"/>
        </w:rPr>
        <w:annotationRef/>
      </w:r>
      <w:r w:rsidR="008F00BA">
        <w:t>YSCR-220</w:t>
      </w:r>
    </w:p>
    <w:p w14:paraId="13D52D8E" w14:textId="77777777" w:rsidR="008F00BA" w:rsidRDefault="008F00BA" w:rsidP="008F00BA">
      <w:pPr>
        <w:pStyle w:val="af7"/>
      </w:pPr>
      <w:r>
        <w:rPr>
          <w:rFonts w:hint="eastAsia"/>
        </w:rPr>
        <w:t>듀얼</w:t>
      </w:r>
      <w:r>
        <w:rPr>
          <w:rFonts w:hint="eastAsia"/>
        </w:rPr>
        <w:t xml:space="preserve"> </w:t>
      </w:r>
      <w:r>
        <w:rPr>
          <w:rFonts w:hint="eastAsia"/>
        </w:rPr>
        <w:t>무선충전기</w:t>
      </w:r>
      <w:r>
        <w:rPr>
          <w:rFonts w:hint="eastAsia"/>
        </w:rPr>
        <w:t xml:space="preserve"> WPC2 FAN Speed </w:t>
      </w:r>
      <w:r>
        <w:rPr>
          <w:rFonts w:hint="eastAsia"/>
        </w:rPr>
        <w:t>추가</w:t>
      </w:r>
    </w:p>
  </w:comment>
  <w:comment w:id="78" w:author="조길상 책임연구원 전자설계2팀 [2]" w:date="2024-06-07T13:23:00Z" w:initials="길조">
    <w:p w14:paraId="3627C1A9" w14:textId="7B2A6386" w:rsidR="009F6E52" w:rsidRDefault="009F6E52" w:rsidP="009F6E52">
      <w:pPr>
        <w:pStyle w:val="af7"/>
      </w:pPr>
      <w:r>
        <w:rPr>
          <w:rStyle w:val="affe"/>
        </w:rPr>
        <w:annotationRef/>
      </w:r>
      <w:r>
        <w:rPr>
          <w:rFonts w:hint="eastAsia"/>
        </w:rPr>
        <w:t>듀얼무선충전기</w:t>
      </w:r>
      <w:r>
        <w:rPr>
          <w:rFonts w:hint="eastAsia"/>
        </w:rPr>
        <w:t xml:space="preserve"> </w:t>
      </w:r>
      <w:r>
        <w:rPr>
          <w:rFonts w:hint="eastAsia"/>
        </w:rPr>
        <w:t>입출력</w:t>
      </w:r>
      <w:r>
        <w:rPr>
          <w:rFonts w:hint="eastAsia"/>
        </w:rPr>
        <w:t xml:space="preserve"> </w:t>
      </w:r>
      <w:r>
        <w:rPr>
          <w:rFonts w:hint="eastAsia"/>
        </w:rPr>
        <w:t>모니터링</w:t>
      </w:r>
      <w:r>
        <w:rPr>
          <w:rFonts w:hint="eastAsia"/>
        </w:rPr>
        <w:t xml:space="preserve"> </w:t>
      </w:r>
      <w:r>
        <w:rPr>
          <w:rFonts w:hint="eastAsia"/>
        </w:rPr>
        <w:t>추가</w:t>
      </w:r>
    </w:p>
  </w:comment>
  <w:comment w:id="79" w:author="정은영 연구원 전자설계3팀" w:date="2025-01-20T11:55:00Z" w:initials="은정">
    <w:p w14:paraId="6AC47973" w14:textId="77777777" w:rsidR="00C50137" w:rsidRDefault="00133C4A" w:rsidP="00C50137">
      <w:pPr>
        <w:pStyle w:val="af7"/>
      </w:pPr>
      <w:r>
        <w:rPr>
          <w:rStyle w:val="affe"/>
        </w:rPr>
        <w:annotationRef/>
      </w:r>
      <w:r w:rsidR="00C50137">
        <w:t>YSCR-252</w:t>
      </w:r>
    </w:p>
    <w:p w14:paraId="23485827" w14:textId="77777777" w:rsidR="00C50137" w:rsidRDefault="00C50137" w:rsidP="00C50137">
      <w:pPr>
        <w:pStyle w:val="af7"/>
      </w:pPr>
      <w:r>
        <w:rPr>
          <w:rFonts w:hint="eastAsia"/>
        </w:rPr>
        <w:t xml:space="preserve">#8,#9 EPP </w:t>
      </w:r>
      <w:r>
        <w:rPr>
          <w:rFonts w:hint="eastAsia"/>
        </w:rPr>
        <w:t>모드</w:t>
      </w:r>
      <w:r>
        <w:rPr>
          <w:rFonts w:hint="eastAsia"/>
        </w:rPr>
        <w:t xml:space="preserve"> </w:t>
      </w:r>
      <w:r>
        <w:rPr>
          <w:rFonts w:hint="eastAsia"/>
        </w:rPr>
        <w:t>인증</w:t>
      </w:r>
      <w:r>
        <w:rPr>
          <w:rFonts w:hint="eastAsia"/>
        </w:rPr>
        <w:t xml:space="preserve"> </w:t>
      </w:r>
      <w:r>
        <w:rPr>
          <w:rFonts w:hint="eastAsia"/>
        </w:rPr>
        <w:t>기능</w:t>
      </w:r>
      <w:r>
        <w:rPr>
          <w:rFonts w:hint="eastAsia"/>
        </w:rPr>
        <w:t xml:space="preserve"> </w:t>
      </w:r>
      <w:r>
        <w:rPr>
          <w:rFonts w:hint="eastAsia"/>
        </w:rPr>
        <w:t>명칭</w:t>
      </w:r>
      <w:r>
        <w:rPr>
          <w:rFonts w:hint="eastAsia"/>
        </w:rPr>
        <w:t xml:space="preserve"> </w:t>
      </w:r>
      <w:r>
        <w:rPr>
          <w:rFonts w:hint="eastAsia"/>
        </w:rPr>
        <w:t>명확화</w:t>
      </w:r>
    </w:p>
  </w:comment>
  <w:comment w:id="81" w:author="조길상 책임연구원 전자설계2팀 [2]" w:date="2024-06-07T13:23:00Z" w:initials="길조">
    <w:p w14:paraId="3611B384" w14:textId="1837B993" w:rsidR="00423207" w:rsidRDefault="00423207" w:rsidP="009F6E52">
      <w:pPr>
        <w:pStyle w:val="af7"/>
      </w:pPr>
      <w:r>
        <w:rPr>
          <w:rStyle w:val="affe"/>
        </w:rPr>
        <w:annotationRef/>
      </w:r>
      <w:r>
        <w:rPr>
          <w:rFonts w:hint="eastAsia"/>
        </w:rPr>
        <w:t>듀얼무선충전기</w:t>
      </w:r>
      <w:r>
        <w:rPr>
          <w:rFonts w:hint="eastAsia"/>
        </w:rPr>
        <w:t xml:space="preserve"> </w:t>
      </w:r>
      <w:r>
        <w:rPr>
          <w:rFonts w:hint="eastAsia"/>
        </w:rPr>
        <w:t>입출력</w:t>
      </w:r>
      <w:r>
        <w:rPr>
          <w:rFonts w:hint="eastAsia"/>
        </w:rPr>
        <w:t xml:space="preserve"> </w:t>
      </w:r>
      <w:r>
        <w:rPr>
          <w:rFonts w:hint="eastAsia"/>
        </w:rPr>
        <w:t>모니터링</w:t>
      </w:r>
      <w:r>
        <w:rPr>
          <w:rFonts w:hint="eastAsia"/>
        </w:rPr>
        <w:t xml:space="preserve"> </w:t>
      </w:r>
      <w:r>
        <w:rPr>
          <w:rFonts w:hint="eastAsia"/>
        </w:rPr>
        <w:t>추가</w:t>
      </w:r>
    </w:p>
  </w:comment>
  <w:comment w:id="82" w:author="정은영 연구원 전자설계3팀" w:date="2025-01-20T11:55:00Z" w:initials="은정">
    <w:p w14:paraId="38AD852F" w14:textId="77777777" w:rsidR="00C50137" w:rsidRDefault="00DA4AEE" w:rsidP="00C50137">
      <w:pPr>
        <w:pStyle w:val="af7"/>
      </w:pPr>
      <w:r>
        <w:rPr>
          <w:rStyle w:val="affe"/>
        </w:rPr>
        <w:annotationRef/>
      </w:r>
      <w:r w:rsidR="00C50137">
        <w:t>YSCR-252</w:t>
      </w:r>
    </w:p>
    <w:p w14:paraId="1FCC3785" w14:textId="77777777" w:rsidR="00C50137" w:rsidRDefault="00C50137" w:rsidP="00C50137">
      <w:pPr>
        <w:pStyle w:val="af7"/>
      </w:pPr>
      <w:r>
        <w:rPr>
          <w:rFonts w:hint="eastAsia"/>
        </w:rPr>
        <w:t xml:space="preserve">#8,#9 EPP </w:t>
      </w:r>
      <w:r>
        <w:rPr>
          <w:rFonts w:hint="eastAsia"/>
        </w:rPr>
        <w:t>모드</w:t>
      </w:r>
      <w:r>
        <w:rPr>
          <w:rFonts w:hint="eastAsia"/>
        </w:rPr>
        <w:t xml:space="preserve"> </w:t>
      </w:r>
      <w:r>
        <w:rPr>
          <w:rFonts w:hint="eastAsia"/>
        </w:rPr>
        <w:t>인증</w:t>
      </w:r>
      <w:r>
        <w:rPr>
          <w:rFonts w:hint="eastAsia"/>
        </w:rPr>
        <w:t xml:space="preserve"> </w:t>
      </w:r>
      <w:r>
        <w:rPr>
          <w:rFonts w:hint="eastAsia"/>
        </w:rPr>
        <w:t>기능</w:t>
      </w:r>
      <w:r>
        <w:rPr>
          <w:rFonts w:hint="eastAsia"/>
        </w:rPr>
        <w:t xml:space="preserve"> </w:t>
      </w:r>
      <w:r>
        <w:rPr>
          <w:rFonts w:hint="eastAsia"/>
        </w:rPr>
        <w:t>명칭</w:t>
      </w:r>
      <w:r>
        <w:rPr>
          <w:rFonts w:hint="eastAsia"/>
        </w:rPr>
        <w:t xml:space="preserve"> </w:t>
      </w:r>
      <w:r>
        <w:rPr>
          <w:rFonts w:hint="eastAsia"/>
        </w:rPr>
        <w:t>명확화</w:t>
      </w:r>
    </w:p>
  </w:comment>
  <w:comment w:id="83" w:author="정은영 연구원 전자설계3팀" w:date="2025-01-22T11:19:00Z" w:initials="은정">
    <w:p w14:paraId="158EDE9F" w14:textId="77777777" w:rsidR="00C50137" w:rsidRDefault="00DA4AEE" w:rsidP="00C50137">
      <w:pPr>
        <w:pStyle w:val="af7"/>
      </w:pPr>
      <w:r>
        <w:rPr>
          <w:rStyle w:val="affe"/>
        </w:rPr>
        <w:annotationRef/>
      </w:r>
      <w:r w:rsidR="00C50137">
        <w:t>YSCR-252</w:t>
      </w:r>
    </w:p>
    <w:p w14:paraId="24FF29F1" w14:textId="77777777" w:rsidR="00C50137" w:rsidRDefault="00C50137" w:rsidP="00C50137">
      <w:pPr>
        <w:pStyle w:val="af7"/>
      </w:pPr>
      <w:r>
        <w:rPr>
          <w:rFonts w:hint="eastAsia"/>
        </w:rPr>
        <w:t xml:space="preserve">F1C0 HSM </w:t>
      </w:r>
      <w:r>
        <w:rPr>
          <w:rFonts w:hint="eastAsia"/>
        </w:rPr>
        <w:t>현재</w:t>
      </w:r>
      <w:r>
        <w:rPr>
          <w:rFonts w:hint="eastAsia"/>
        </w:rPr>
        <w:t xml:space="preserve"> </w:t>
      </w:r>
      <w:r>
        <w:rPr>
          <w:rFonts w:hint="eastAsia"/>
        </w:rPr>
        <w:t>상태</w:t>
      </w:r>
      <w:r>
        <w:rPr>
          <w:rFonts w:hint="eastAsia"/>
        </w:rPr>
        <w:t xml:space="preserve"> </w:t>
      </w:r>
      <w:r>
        <w:rPr>
          <w:rFonts w:hint="eastAsia"/>
        </w:rPr>
        <w:t>값</w:t>
      </w:r>
      <w:r>
        <w:rPr>
          <w:rFonts w:hint="eastAsia"/>
        </w:rPr>
        <w:t xml:space="preserve"> </w:t>
      </w:r>
      <w:r>
        <w:rPr>
          <w:rFonts w:hint="eastAsia"/>
        </w:rPr>
        <w:t>정보</w:t>
      </w:r>
      <w:r>
        <w:rPr>
          <w:rFonts w:hint="eastAsia"/>
        </w:rPr>
        <w:t xml:space="preserve"> </w:t>
      </w:r>
      <w:r>
        <w:rPr>
          <w:rFonts w:hint="eastAsia"/>
        </w:rPr>
        <w:t>추가</w:t>
      </w:r>
    </w:p>
    <w:p w14:paraId="05C7D7AD" w14:textId="77777777" w:rsidR="00C50137" w:rsidRDefault="00C50137" w:rsidP="00C50137">
      <w:pPr>
        <w:pStyle w:val="af7"/>
      </w:pPr>
      <w:r>
        <w:rPr>
          <w:rFonts w:hint="eastAsia"/>
        </w:rPr>
        <w:t xml:space="preserve">(NX5 </w:t>
      </w:r>
      <w:r>
        <w:rPr>
          <w:rFonts w:hint="eastAsia"/>
        </w:rPr>
        <w:t>차종</w:t>
      </w:r>
      <w:r>
        <w:rPr>
          <w:rFonts w:hint="eastAsia"/>
        </w:rPr>
        <w:t xml:space="preserve"> </w:t>
      </w:r>
      <w:r>
        <w:rPr>
          <w:rFonts w:hint="eastAsia"/>
        </w:rPr>
        <w:t>이후</w:t>
      </w:r>
      <w:r>
        <w:rPr>
          <w:rFonts w:hint="eastAsia"/>
        </w:rPr>
        <w:t>)</w:t>
      </w:r>
    </w:p>
  </w:comment>
  <w:comment w:id="86" w:author="전자편의제어개발팀 차현준" w:date="2022-08-08T16:27:00Z" w:initials="차">
    <w:p w14:paraId="1912F5AE" w14:textId="43FDE794" w:rsidR="00295845" w:rsidRDefault="00295845">
      <w:pPr>
        <w:pStyle w:val="af7"/>
      </w:pPr>
      <w:r>
        <w:rPr>
          <w:rStyle w:val="affe"/>
        </w:rPr>
        <w:annotationRef/>
      </w:r>
      <w:r>
        <w:rPr>
          <w:rFonts w:hint="eastAsia"/>
        </w:rPr>
        <w:t xml:space="preserve">TSCR-143 </w:t>
      </w:r>
    </w:p>
    <w:p w14:paraId="71352634" w14:textId="3C338461" w:rsidR="00295845" w:rsidRDefault="00295845">
      <w:pPr>
        <w:pStyle w:val="af7"/>
      </w:pPr>
      <w:r>
        <w:rPr>
          <w:rFonts w:hint="eastAsia"/>
        </w:rPr>
        <w:t>항목</w:t>
      </w:r>
      <w:r>
        <w:rPr>
          <w:rFonts w:hint="eastAsia"/>
        </w:rPr>
        <w:t xml:space="preserve"> </w:t>
      </w:r>
      <w:r>
        <w:rPr>
          <w:rFonts w:hint="eastAsia"/>
        </w:rPr>
        <w:t>추가</w:t>
      </w:r>
    </w:p>
    <w:p w14:paraId="1F6A5C79" w14:textId="2B1C13C9" w:rsidR="00295845" w:rsidRDefault="00295845">
      <w:pPr>
        <w:pStyle w:val="af7"/>
      </w:pPr>
      <w:r>
        <w:rPr>
          <w:rFonts w:hint="eastAsia"/>
        </w:rPr>
        <w:t>표기법</w:t>
      </w:r>
      <w:r>
        <w:rPr>
          <w:rFonts w:hint="eastAsia"/>
        </w:rPr>
        <w:t xml:space="preserve"> </w:t>
      </w:r>
      <w:r>
        <w:rPr>
          <w:rFonts w:hint="eastAsia"/>
        </w:rPr>
        <w:t>적용</w:t>
      </w:r>
      <w:r>
        <w:rPr>
          <w:rFonts w:hint="eastAsia"/>
        </w:rPr>
        <w:t xml:space="preserve">: </w:t>
      </w:r>
      <w:r>
        <w:t>‘</w:t>
      </w:r>
      <w:r w:rsidRPr="002B2ADC">
        <w:rPr>
          <w:rFonts w:ascii="현대하모니 M" w:eastAsia="현대하모니 M" w:hAnsi="현대하모니 M"/>
          <w:noProof/>
          <w:sz w:val="18"/>
          <w:szCs w:val="18"/>
        </w:rPr>
        <w:t>System Name</w:t>
      </w:r>
      <w:r>
        <w:t>’</w:t>
      </w:r>
    </w:p>
  </w:comment>
  <w:comment w:id="88" w:author="전자편의제어개발팀 차현준" w:date="2022-08-08T16:28:00Z" w:initials="차">
    <w:p w14:paraId="64AE8091" w14:textId="77777777" w:rsidR="00295845" w:rsidRDefault="00295845" w:rsidP="002B2ADC">
      <w:pPr>
        <w:pStyle w:val="af7"/>
      </w:pPr>
      <w:r>
        <w:rPr>
          <w:rStyle w:val="affe"/>
        </w:rPr>
        <w:annotationRef/>
      </w:r>
      <w:r>
        <w:t xml:space="preserve">TSCR-143 </w:t>
      </w:r>
    </w:p>
    <w:p w14:paraId="4104014E" w14:textId="18136B72" w:rsidR="00295845" w:rsidRPr="002B2ADC" w:rsidRDefault="00295845" w:rsidP="002B2ADC">
      <w:pPr>
        <w:pStyle w:val="af7"/>
      </w:pPr>
      <w:r>
        <w:rPr>
          <w:rFonts w:hint="eastAsia"/>
        </w:rPr>
        <w:t>표기법</w:t>
      </w:r>
      <w:r>
        <w:rPr>
          <w:rFonts w:hint="eastAsia"/>
        </w:rPr>
        <w:t xml:space="preserve"> </w:t>
      </w:r>
      <w:r>
        <w:rPr>
          <w:rFonts w:hint="eastAsia"/>
        </w:rPr>
        <w:t>적용</w:t>
      </w:r>
      <w:r>
        <w:rPr>
          <w:rFonts w:hint="eastAsia"/>
        </w:rPr>
        <w:t xml:space="preserve">: </w:t>
      </w:r>
      <w:r>
        <w:t>‘</w:t>
      </w:r>
      <w:r w:rsidRPr="002B2ADC">
        <w:t>Vehicle Part Number</w:t>
      </w:r>
      <w:r>
        <w:t>’</w:t>
      </w:r>
    </w:p>
  </w:comment>
  <w:comment w:id="90" w:author="전자편의제어개발팀 차현준" w:date="2022-08-08T16:30:00Z" w:initials="차">
    <w:p w14:paraId="17FF96C6" w14:textId="6932E868" w:rsidR="00295845" w:rsidRDefault="00295845" w:rsidP="002B2ADC">
      <w:pPr>
        <w:pStyle w:val="af7"/>
      </w:pPr>
      <w:r>
        <w:rPr>
          <w:rStyle w:val="affe"/>
        </w:rPr>
        <w:annotationRef/>
      </w:r>
      <w:r>
        <w:t xml:space="preserve">TSCR-143 </w:t>
      </w:r>
    </w:p>
  </w:comment>
  <w:comment w:id="92" w:author="전자편의제어개발팀 차현준" w:date="2022-08-08T16:30:00Z" w:initials="차">
    <w:p w14:paraId="2B12DD72" w14:textId="46476DBB" w:rsidR="00295845" w:rsidRPr="002B2ADC" w:rsidRDefault="00295845">
      <w:pPr>
        <w:pStyle w:val="af7"/>
      </w:pPr>
      <w:r>
        <w:rPr>
          <w:rStyle w:val="affe"/>
        </w:rPr>
        <w:annotationRef/>
      </w:r>
      <w:r>
        <w:rPr>
          <w:rStyle w:val="affe"/>
        </w:rPr>
        <w:annotationRef/>
      </w:r>
      <w:r>
        <w:t xml:space="preserve">TSCR-143 </w:t>
      </w:r>
    </w:p>
  </w:comment>
  <w:comment w:id="93" w:author="은영 정" w:date="2024-08-28T09:59:00Z" w:initials="은정">
    <w:p w14:paraId="6F25C6B8" w14:textId="77777777" w:rsidR="008F00BA" w:rsidRDefault="007B78C2" w:rsidP="008F00BA">
      <w:pPr>
        <w:pStyle w:val="af7"/>
      </w:pPr>
      <w:r>
        <w:rPr>
          <w:rStyle w:val="affe"/>
        </w:rPr>
        <w:annotationRef/>
      </w:r>
      <w:r w:rsidR="008F00BA">
        <w:t>YSCR-220</w:t>
      </w:r>
    </w:p>
    <w:p w14:paraId="174563E7" w14:textId="77777777" w:rsidR="008F00BA" w:rsidRDefault="008F00BA" w:rsidP="008F00BA">
      <w:pPr>
        <w:pStyle w:val="af7"/>
      </w:pPr>
      <w:r>
        <w:rPr>
          <w:rFonts w:hint="eastAsia"/>
        </w:rPr>
        <w:t>차종</w:t>
      </w:r>
      <w:r>
        <w:rPr>
          <w:rFonts w:hint="eastAsia"/>
        </w:rPr>
        <w:t xml:space="preserve"> </w:t>
      </w:r>
      <w:r>
        <w:rPr>
          <w:rFonts w:hint="eastAsia"/>
        </w:rPr>
        <w:t>소프트웨어</w:t>
      </w:r>
      <w:r>
        <w:rPr>
          <w:rFonts w:hint="eastAsia"/>
        </w:rPr>
        <w:t xml:space="preserve"> </w:t>
      </w:r>
      <w:r>
        <w:rPr>
          <w:rFonts w:hint="eastAsia"/>
        </w:rPr>
        <w:t>버전</w:t>
      </w:r>
      <w:r>
        <w:rPr>
          <w:rFonts w:hint="eastAsia"/>
        </w:rPr>
        <w:t xml:space="preserve"> </w:t>
      </w:r>
      <w:r>
        <w:rPr>
          <w:rFonts w:hint="eastAsia"/>
        </w:rPr>
        <w:t>표기</w:t>
      </w:r>
      <w:r>
        <w:rPr>
          <w:rFonts w:hint="eastAsia"/>
        </w:rPr>
        <w:t xml:space="preserve"> </w:t>
      </w:r>
      <w:r>
        <w:rPr>
          <w:rFonts w:hint="eastAsia"/>
        </w:rPr>
        <w:t>방식</w:t>
      </w:r>
      <w:r>
        <w:rPr>
          <w:rFonts w:hint="eastAsia"/>
        </w:rPr>
        <w:t xml:space="preserve"> </w:t>
      </w:r>
      <w:r>
        <w:rPr>
          <w:rFonts w:hint="eastAsia"/>
        </w:rPr>
        <w:t>변경</w:t>
      </w:r>
    </w:p>
    <w:p w14:paraId="5531DF9B" w14:textId="77777777" w:rsidR="008F00BA" w:rsidRDefault="008F00BA" w:rsidP="008F00BA">
      <w:pPr>
        <w:pStyle w:val="af7"/>
      </w:pPr>
      <w:r>
        <w:rPr>
          <w:rFonts w:hint="eastAsia"/>
        </w:rPr>
        <w:t xml:space="preserve">(OTA 2.0 </w:t>
      </w:r>
      <w:r>
        <w:rPr>
          <w:rFonts w:hint="eastAsia"/>
        </w:rPr>
        <w:t>적용</w:t>
      </w:r>
      <w:r>
        <w:rPr>
          <w:rFonts w:hint="eastAsia"/>
        </w:rPr>
        <w:t xml:space="preserve"> </w:t>
      </w:r>
      <w:r>
        <w:rPr>
          <w:rFonts w:hint="eastAsia"/>
        </w:rPr>
        <w:t>시</w:t>
      </w:r>
      <w:r>
        <w:rPr>
          <w:rFonts w:hint="eastAsia"/>
        </w:rPr>
        <w:t xml:space="preserve">) </w:t>
      </w:r>
    </w:p>
  </w:comment>
  <w:comment w:id="95" w:author="전자편의제어개발팀 차현준" w:date="2022-08-08T16:31:00Z" w:initials="차">
    <w:p w14:paraId="0E49A94B" w14:textId="62172BFE" w:rsidR="00295845" w:rsidRDefault="00295845" w:rsidP="002B2ADC">
      <w:pPr>
        <w:pStyle w:val="af7"/>
      </w:pPr>
      <w:r>
        <w:rPr>
          <w:rStyle w:val="affe"/>
        </w:rPr>
        <w:annotationRef/>
      </w:r>
      <w:r>
        <w:t xml:space="preserve">TSCR-143 </w:t>
      </w:r>
    </w:p>
    <w:p w14:paraId="460DFD17" w14:textId="34292843" w:rsidR="00295845" w:rsidRDefault="00295845" w:rsidP="002B2ADC">
      <w:pPr>
        <w:pStyle w:val="af7"/>
      </w:pPr>
      <w:r>
        <w:rPr>
          <w:rFonts w:hint="eastAsia"/>
        </w:rPr>
        <w:t>표기법</w:t>
      </w:r>
      <w:r>
        <w:rPr>
          <w:rFonts w:hint="eastAsia"/>
        </w:rPr>
        <w:t xml:space="preserve"> </w:t>
      </w:r>
      <w:r>
        <w:rPr>
          <w:rFonts w:hint="eastAsia"/>
        </w:rPr>
        <w:t>적용</w:t>
      </w:r>
      <w:r>
        <w:rPr>
          <w:rFonts w:hint="eastAsia"/>
        </w:rPr>
        <w:t xml:space="preserve">: </w:t>
      </w:r>
      <w:r>
        <w:rPr>
          <w:rFonts w:hint="eastAsia"/>
        </w:rPr>
        <w:t>‘</w:t>
      </w:r>
      <w:r w:rsidRPr="002B2ADC">
        <w:t>Supplier H/W Manufacturing Date</w:t>
      </w:r>
      <w:r w:rsidRPr="002B2ADC">
        <w:rPr>
          <w:rFonts w:hint="eastAsia"/>
        </w:rPr>
        <w:t>’</w:t>
      </w:r>
    </w:p>
  </w:comment>
  <w:comment w:id="97" w:author="전자편의제어개발팀 차현준" w:date="2022-08-08T16:31:00Z" w:initials="차">
    <w:p w14:paraId="57BB1A63" w14:textId="77777777" w:rsidR="00295845" w:rsidRDefault="00295845" w:rsidP="002B2ADC">
      <w:pPr>
        <w:pStyle w:val="af7"/>
      </w:pPr>
      <w:r>
        <w:rPr>
          <w:rStyle w:val="affe"/>
        </w:rPr>
        <w:annotationRef/>
      </w:r>
      <w:r>
        <w:t xml:space="preserve">TSCR-143 </w:t>
      </w:r>
    </w:p>
    <w:p w14:paraId="1918E7CD" w14:textId="07514FAC" w:rsidR="00295845" w:rsidRDefault="00295845" w:rsidP="002B2ADC">
      <w:pPr>
        <w:pStyle w:val="af7"/>
      </w:pPr>
      <w:r>
        <w:rPr>
          <w:rFonts w:hint="eastAsia"/>
        </w:rPr>
        <w:t>표기법</w:t>
      </w:r>
      <w:r>
        <w:rPr>
          <w:rFonts w:hint="eastAsia"/>
        </w:rPr>
        <w:t xml:space="preserve"> </w:t>
      </w:r>
      <w:r>
        <w:rPr>
          <w:rFonts w:hint="eastAsia"/>
        </w:rPr>
        <w:t>적용</w:t>
      </w:r>
      <w:r>
        <w:rPr>
          <w:rFonts w:hint="eastAsia"/>
        </w:rPr>
        <w:t xml:space="preserve">: </w:t>
      </w:r>
      <w:r>
        <w:rPr>
          <w:rFonts w:hint="eastAsia"/>
        </w:rPr>
        <w:t>‘</w:t>
      </w:r>
      <w:r w:rsidRPr="002B2ADC">
        <w:t>Serial Number</w:t>
      </w:r>
      <w:r w:rsidRPr="002B2ADC">
        <w:rPr>
          <w:rFonts w:hint="eastAsia"/>
        </w:rPr>
        <w:t>’</w:t>
      </w:r>
    </w:p>
  </w:comment>
  <w:comment w:id="100" w:author="전자편의제어개발팀 차현준" w:date="2022-08-08T16:32:00Z" w:initials="차">
    <w:p w14:paraId="4D6C771C" w14:textId="69685F41" w:rsidR="00295845" w:rsidRPr="002B2ADC" w:rsidRDefault="00295845">
      <w:pPr>
        <w:pStyle w:val="af7"/>
      </w:pPr>
      <w:r>
        <w:rPr>
          <w:rStyle w:val="affe"/>
        </w:rPr>
        <w:annotationRef/>
      </w:r>
      <w:r>
        <w:rPr>
          <w:rStyle w:val="affe"/>
        </w:rPr>
        <w:annotationRef/>
      </w:r>
      <w:r>
        <w:t xml:space="preserve">TSCR-143 </w:t>
      </w:r>
    </w:p>
  </w:comment>
  <w:comment w:id="101" w:author="이재혁" w:date="2021-08-25T09:51:00Z" w:initials="이">
    <w:p w14:paraId="0758D0D3" w14:textId="77777777" w:rsidR="00295845" w:rsidRDefault="00295845" w:rsidP="002B2ADC">
      <w:pPr>
        <w:pStyle w:val="af7"/>
      </w:pPr>
      <w:r>
        <w:rPr>
          <w:rStyle w:val="affe"/>
        </w:rPr>
        <w:annotationRef/>
      </w:r>
      <w:r>
        <w:t>SCR-210824-003</w:t>
      </w:r>
    </w:p>
    <w:p w14:paraId="754FDF5A" w14:textId="77777777" w:rsidR="00295845" w:rsidRDefault="00295845" w:rsidP="002B2ADC">
      <w:pPr>
        <w:pStyle w:val="af7"/>
      </w:pPr>
      <w:r>
        <w:rPr>
          <w:rFonts w:hint="eastAsia"/>
        </w:rPr>
        <w:t>3Byte -&gt; 4Byte</w:t>
      </w:r>
      <w:r>
        <w:rPr>
          <w:rFonts w:hint="eastAsia"/>
        </w:rPr>
        <w:t>로</w:t>
      </w:r>
      <w:r>
        <w:rPr>
          <w:rFonts w:hint="eastAsia"/>
        </w:rPr>
        <w:t xml:space="preserve"> </w:t>
      </w:r>
      <w:r>
        <w:rPr>
          <w:rFonts w:hint="eastAsia"/>
        </w:rPr>
        <w:t>변경</w:t>
      </w:r>
    </w:p>
  </w:comment>
  <w:comment w:id="103" w:author="전자편의제어개발팀 차현준" w:date="2022-08-08T16:34:00Z" w:initials="차">
    <w:p w14:paraId="24A5920F" w14:textId="77777777" w:rsidR="00295845" w:rsidRDefault="00295845" w:rsidP="00783F6B">
      <w:pPr>
        <w:pStyle w:val="af7"/>
      </w:pPr>
      <w:r>
        <w:rPr>
          <w:rStyle w:val="affe"/>
        </w:rPr>
        <w:annotationRef/>
      </w:r>
      <w:r>
        <w:t xml:space="preserve">TSCR-143 </w:t>
      </w:r>
    </w:p>
    <w:p w14:paraId="363A06A2" w14:textId="19011C44" w:rsidR="00295845" w:rsidRDefault="00295845" w:rsidP="00783F6B">
      <w:pPr>
        <w:pStyle w:val="af7"/>
      </w:pPr>
      <w:r>
        <w:rPr>
          <w:rFonts w:hint="eastAsia"/>
        </w:rPr>
        <w:t>표기법</w:t>
      </w:r>
      <w:r>
        <w:rPr>
          <w:rFonts w:hint="eastAsia"/>
        </w:rPr>
        <w:t xml:space="preserve"> </w:t>
      </w:r>
      <w:r>
        <w:rPr>
          <w:rFonts w:hint="eastAsia"/>
        </w:rPr>
        <w:t>적용</w:t>
      </w:r>
      <w:r>
        <w:rPr>
          <w:rFonts w:hint="eastAsia"/>
        </w:rPr>
        <w:t xml:space="preserve">: </w:t>
      </w:r>
      <w:r>
        <w:rPr>
          <w:rFonts w:hint="eastAsia"/>
        </w:rPr>
        <w:t>‘</w:t>
      </w:r>
      <w:r w:rsidRPr="00783F6B">
        <w:t>Supplier H/W Version</w:t>
      </w:r>
      <w:r w:rsidRPr="00783F6B">
        <w:rPr>
          <w:rFonts w:hint="eastAsia"/>
        </w:rPr>
        <w:t>’</w:t>
      </w:r>
    </w:p>
  </w:comment>
  <w:comment w:id="104" w:author="이재혁" w:date="2021-08-25T09:59:00Z" w:initials="이">
    <w:p w14:paraId="14388273" w14:textId="77777777" w:rsidR="00295845" w:rsidRDefault="00295845" w:rsidP="002B2ADC">
      <w:pPr>
        <w:pStyle w:val="af7"/>
      </w:pPr>
      <w:r>
        <w:rPr>
          <w:rStyle w:val="affe"/>
        </w:rPr>
        <w:annotationRef/>
      </w:r>
      <w:r>
        <w:t>SCR-210824-003</w:t>
      </w:r>
    </w:p>
    <w:p w14:paraId="56F127E7" w14:textId="77777777" w:rsidR="00295845" w:rsidRDefault="00295845" w:rsidP="002B2ADC">
      <w:pPr>
        <w:pStyle w:val="af7"/>
      </w:pPr>
      <w:r>
        <w:rPr>
          <w:rFonts w:hint="eastAsia"/>
        </w:rPr>
        <w:t>3Byte -&gt; 4Byte</w:t>
      </w:r>
      <w:r>
        <w:rPr>
          <w:rFonts w:hint="eastAsia"/>
        </w:rPr>
        <w:t>로</w:t>
      </w:r>
      <w:r>
        <w:rPr>
          <w:rFonts w:hint="eastAsia"/>
        </w:rPr>
        <w:t xml:space="preserve"> </w:t>
      </w:r>
      <w:r>
        <w:rPr>
          <w:rFonts w:hint="eastAsia"/>
        </w:rPr>
        <w:t>변경</w:t>
      </w:r>
    </w:p>
  </w:comment>
  <w:comment w:id="106" w:author="전자편의제어개발팀 차현준" w:date="2022-08-08T16:35:00Z" w:initials="차">
    <w:p w14:paraId="641960AE" w14:textId="77777777" w:rsidR="00295845" w:rsidRDefault="00295845" w:rsidP="00783F6B">
      <w:pPr>
        <w:pStyle w:val="af7"/>
      </w:pPr>
      <w:r>
        <w:rPr>
          <w:rStyle w:val="affe"/>
        </w:rPr>
        <w:annotationRef/>
      </w:r>
      <w:r>
        <w:t xml:space="preserve">TSCR-143 </w:t>
      </w:r>
    </w:p>
    <w:p w14:paraId="60C2C1D5" w14:textId="18750AEC" w:rsidR="00295845" w:rsidRDefault="00295845" w:rsidP="00783F6B">
      <w:pPr>
        <w:pStyle w:val="af7"/>
      </w:pPr>
      <w:r>
        <w:rPr>
          <w:rFonts w:hint="eastAsia"/>
        </w:rPr>
        <w:t>표기법</w:t>
      </w:r>
      <w:r>
        <w:rPr>
          <w:rFonts w:hint="eastAsia"/>
        </w:rPr>
        <w:t xml:space="preserve"> </w:t>
      </w:r>
      <w:r>
        <w:rPr>
          <w:rFonts w:hint="eastAsia"/>
        </w:rPr>
        <w:t>적용</w:t>
      </w:r>
      <w:r>
        <w:rPr>
          <w:rFonts w:hint="eastAsia"/>
        </w:rPr>
        <w:t xml:space="preserve">: </w:t>
      </w:r>
      <w:r>
        <w:rPr>
          <w:rFonts w:hint="eastAsia"/>
        </w:rPr>
        <w:t>‘</w:t>
      </w:r>
      <w:r w:rsidRPr="00783F6B">
        <w:t>System Supplier Code</w:t>
      </w:r>
      <w:r w:rsidRPr="00783F6B">
        <w:rPr>
          <w:rFonts w:hint="eastAsia"/>
        </w:rPr>
        <w:t>’</w:t>
      </w:r>
    </w:p>
  </w:comment>
  <w:comment w:id="107" w:author="이재혁" w:date="2020-04-03T12:24:00Z" w:initials="이재혁">
    <w:p w14:paraId="7C94B69C" w14:textId="77777777" w:rsidR="00295845" w:rsidRDefault="00295845" w:rsidP="002B2ADC">
      <w:pPr>
        <w:pStyle w:val="af7"/>
      </w:pPr>
      <w:r>
        <w:rPr>
          <w:rStyle w:val="affe"/>
        </w:rPr>
        <w:annotationRef/>
      </w:r>
      <w:r>
        <w:rPr>
          <w:rFonts w:hint="eastAsia"/>
        </w:rPr>
        <w:t xml:space="preserve">LOT </w:t>
      </w:r>
      <w:r>
        <w:rPr>
          <w:rFonts w:hint="eastAsia"/>
        </w:rPr>
        <w:t>추적을</w:t>
      </w:r>
      <w:r>
        <w:rPr>
          <w:rFonts w:hint="eastAsia"/>
        </w:rPr>
        <w:t xml:space="preserve"> </w:t>
      </w:r>
      <w:r>
        <w:rPr>
          <w:rFonts w:hint="eastAsia"/>
        </w:rPr>
        <w:t>위한</w:t>
      </w:r>
    </w:p>
    <w:p w14:paraId="702E7BE0" w14:textId="77777777" w:rsidR="00295845" w:rsidRDefault="00295845" w:rsidP="002B2ADC">
      <w:pPr>
        <w:pStyle w:val="af7"/>
      </w:pPr>
      <w:r>
        <w:rPr>
          <w:rFonts w:hint="eastAsia"/>
        </w:rPr>
        <w:t>협력사</w:t>
      </w:r>
      <w:r>
        <w:rPr>
          <w:rFonts w:hint="eastAsia"/>
        </w:rPr>
        <w:t xml:space="preserve"> </w:t>
      </w:r>
      <w:r>
        <w:rPr>
          <w:rFonts w:hint="eastAsia"/>
        </w:rPr>
        <w:t>코드</w:t>
      </w:r>
      <w:r>
        <w:rPr>
          <w:rFonts w:hint="eastAsia"/>
        </w:rPr>
        <w:t xml:space="preserve"> </w:t>
      </w:r>
      <w:r>
        <w:rPr>
          <w:rFonts w:hint="eastAsia"/>
        </w:rPr>
        <w:t>추가</w:t>
      </w:r>
    </w:p>
  </w:comment>
  <w:comment w:id="109" w:author="이재혁" w:date="2021-08-25T10:00:00Z" w:initials="이">
    <w:p w14:paraId="42532E4C" w14:textId="77777777" w:rsidR="00295845" w:rsidRDefault="00295845" w:rsidP="002B2ADC">
      <w:pPr>
        <w:pStyle w:val="af7"/>
      </w:pPr>
      <w:r>
        <w:rPr>
          <w:rStyle w:val="affe"/>
        </w:rPr>
        <w:annotationRef/>
      </w:r>
      <w:r>
        <w:t>SCR-210824-003</w:t>
      </w:r>
    </w:p>
    <w:p w14:paraId="0C23DF12" w14:textId="77777777" w:rsidR="00295845" w:rsidRDefault="00295845" w:rsidP="002B2ADC">
      <w:pPr>
        <w:pStyle w:val="af7"/>
      </w:pPr>
      <w:r>
        <w:rPr>
          <w:rFonts w:hint="eastAsia"/>
        </w:rPr>
        <w:t>3Byte -&gt; 4Byte</w:t>
      </w:r>
      <w:r>
        <w:rPr>
          <w:rFonts w:hint="eastAsia"/>
        </w:rPr>
        <w:t>로</w:t>
      </w:r>
      <w:r>
        <w:rPr>
          <w:rFonts w:hint="eastAsia"/>
        </w:rPr>
        <w:t xml:space="preserve"> </w:t>
      </w:r>
      <w:r>
        <w:rPr>
          <w:rFonts w:hint="eastAsia"/>
        </w:rPr>
        <w:t>변경</w:t>
      </w:r>
    </w:p>
  </w:comment>
  <w:comment w:id="111" w:author="이재혁" w:date="2021-05-24T18:26:00Z" w:initials="이">
    <w:p w14:paraId="573177A0" w14:textId="77777777" w:rsidR="00295845" w:rsidRDefault="00295845" w:rsidP="002B2ADC">
      <w:pPr>
        <w:pStyle w:val="af7"/>
      </w:pPr>
      <w:r>
        <w:rPr>
          <w:rStyle w:val="affe"/>
        </w:rPr>
        <w:annotationRef/>
      </w:r>
      <w:r>
        <w:rPr>
          <w:rFonts w:hint="eastAsia"/>
        </w:rPr>
        <w:t xml:space="preserve">SCR-210524-007 RXSWIN </w:t>
      </w:r>
      <w:r>
        <w:rPr>
          <w:rFonts w:hint="eastAsia"/>
        </w:rPr>
        <w:t>대응을</w:t>
      </w:r>
      <w:r>
        <w:rPr>
          <w:rFonts w:hint="eastAsia"/>
        </w:rPr>
        <w:t xml:space="preserve"> </w:t>
      </w:r>
      <w:r>
        <w:rPr>
          <w:rFonts w:hint="eastAsia"/>
        </w:rPr>
        <w:t>위한</w:t>
      </w:r>
      <w:r>
        <w:rPr>
          <w:rFonts w:hint="eastAsia"/>
        </w:rPr>
        <w:t xml:space="preserve"> </w:t>
      </w:r>
      <w:r>
        <w:rPr>
          <w:rFonts w:hint="eastAsia"/>
        </w:rPr>
        <w:t>진단</w:t>
      </w:r>
      <w:r>
        <w:rPr>
          <w:rFonts w:hint="eastAsia"/>
        </w:rPr>
        <w:t xml:space="preserve"> </w:t>
      </w:r>
      <w:r>
        <w:rPr>
          <w:rFonts w:hint="eastAsia"/>
        </w:rPr>
        <w:t>사양</w:t>
      </w:r>
      <w:r>
        <w:rPr>
          <w:rFonts w:hint="eastAsia"/>
        </w:rPr>
        <w:t xml:space="preserve"> </w:t>
      </w:r>
      <w:r>
        <w:rPr>
          <w:rFonts w:hint="eastAsia"/>
        </w:rPr>
        <w:t>수정</w:t>
      </w:r>
      <w:r>
        <w:rPr>
          <w:rFonts w:hint="eastAsia"/>
        </w:rPr>
        <w:t xml:space="preserve"> </w:t>
      </w:r>
      <w:r>
        <w:rPr>
          <w:rFonts w:hint="eastAsia"/>
        </w:rPr>
        <w:t>요청</w:t>
      </w:r>
    </w:p>
  </w:comment>
  <w:comment w:id="113" w:author="차현준" w:date="2021-12-06T16:40:00Z" w:initials="차">
    <w:p w14:paraId="1FC716E9" w14:textId="77777777" w:rsidR="00295845" w:rsidRDefault="00295845" w:rsidP="002B2ADC">
      <w:pPr>
        <w:pStyle w:val="af7"/>
      </w:pPr>
      <w:r>
        <w:rPr>
          <w:rStyle w:val="affe"/>
        </w:rPr>
        <w:annotationRef/>
      </w:r>
      <w:r>
        <w:rPr>
          <w:rFonts w:hint="eastAsia"/>
        </w:rPr>
        <w:t xml:space="preserve">SCR-211108-003 </w:t>
      </w:r>
    </w:p>
    <w:p w14:paraId="33C69DB2" w14:textId="77777777" w:rsidR="00295845" w:rsidRDefault="00295845" w:rsidP="002B2ADC">
      <w:pPr>
        <w:pStyle w:val="af7"/>
      </w:pPr>
      <w:r>
        <w:rPr>
          <w:rFonts w:hint="eastAsia"/>
        </w:rPr>
        <w:t xml:space="preserve">RDBI </w:t>
      </w:r>
      <w:r>
        <w:rPr>
          <w:rFonts w:hint="eastAsia"/>
        </w:rPr>
        <w:t>항목</w:t>
      </w:r>
      <w:r>
        <w:rPr>
          <w:rFonts w:hint="eastAsia"/>
        </w:rPr>
        <w:t xml:space="preserve"> </w:t>
      </w:r>
      <w:r>
        <w:rPr>
          <w:rFonts w:hint="eastAsia"/>
        </w:rPr>
        <w:t>추가</w:t>
      </w:r>
    </w:p>
    <w:p w14:paraId="659C8037" w14:textId="77777777" w:rsidR="00295845" w:rsidRDefault="00295845" w:rsidP="002B2ADC">
      <w:pPr>
        <w:pStyle w:val="af7"/>
      </w:pPr>
      <w:r>
        <w:rPr>
          <w:rFonts w:hint="eastAsia"/>
        </w:rPr>
        <w:t>- F1C1 (SW</w:t>
      </w:r>
      <w:r>
        <w:rPr>
          <w:rFonts w:hint="eastAsia"/>
        </w:rPr>
        <w:t>무결성검증</w:t>
      </w:r>
      <w:r>
        <w:rPr>
          <w:rFonts w:hint="eastAsia"/>
        </w:rPr>
        <w:t xml:space="preserve"> </w:t>
      </w:r>
      <w:r>
        <w:rPr>
          <w:rFonts w:hint="eastAsia"/>
        </w:rPr>
        <w:t>추가</w:t>
      </w:r>
      <w:r>
        <w:rPr>
          <w:rFonts w:hint="eastAsia"/>
        </w:rPr>
        <w:t>)</w:t>
      </w:r>
    </w:p>
  </w:comment>
  <w:comment w:id="115" w:author="전자편의제어개발팀 차현준" w:date="2022-08-08T17:23:00Z" w:initials="차">
    <w:p w14:paraId="78C43367" w14:textId="0F9FD238" w:rsidR="00295845" w:rsidRDefault="00295845">
      <w:pPr>
        <w:pStyle w:val="af7"/>
      </w:pPr>
      <w:r>
        <w:rPr>
          <w:rStyle w:val="affe"/>
        </w:rPr>
        <w:annotationRef/>
      </w:r>
      <w:r>
        <w:rPr>
          <w:rFonts w:hint="eastAsia"/>
        </w:rPr>
        <w:t xml:space="preserve">TSCR-238 </w:t>
      </w:r>
    </w:p>
    <w:p w14:paraId="01505FE0" w14:textId="151028F5" w:rsidR="00295845" w:rsidRDefault="00295845">
      <w:pPr>
        <w:pStyle w:val="af7"/>
      </w:pPr>
      <w:r>
        <w:rPr>
          <w:rFonts w:hint="eastAsia"/>
        </w:rPr>
        <w:t>항목</w:t>
      </w:r>
      <w:r>
        <w:rPr>
          <w:rFonts w:hint="eastAsia"/>
        </w:rPr>
        <w:t xml:space="preserve"> </w:t>
      </w:r>
      <w:r>
        <w:rPr>
          <w:rFonts w:hint="eastAsia"/>
        </w:rPr>
        <w:t>추가</w:t>
      </w:r>
    </w:p>
  </w:comment>
  <w:comment w:id="116" w:author="조길상 책임연구원 전자설계2팀 [2]" w:date="2024-06-12T09:05:00Z" w:initials="길조">
    <w:p w14:paraId="015144CD" w14:textId="77777777" w:rsidR="009419D0" w:rsidRDefault="009419D0" w:rsidP="009419D0">
      <w:pPr>
        <w:pStyle w:val="af7"/>
      </w:pPr>
      <w:r>
        <w:rPr>
          <w:rStyle w:val="affe"/>
        </w:rPr>
        <w:annotationRef/>
      </w:r>
      <w:r>
        <w:t xml:space="preserve">TYPE 3, TYPE 4 </w:t>
      </w:r>
      <w:r>
        <w:rPr>
          <w:rFonts w:hint="eastAsia"/>
        </w:rPr>
        <w:t>적용</w:t>
      </w:r>
    </w:p>
  </w:comment>
  <w:comment w:id="118" w:author="전자편의제어개발팀 차현준" w:date="2022-08-08T17:23:00Z" w:initials="차">
    <w:p w14:paraId="1222351D" w14:textId="42D85853" w:rsidR="00295845" w:rsidRDefault="00295845" w:rsidP="00D91477">
      <w:pPr>
        <w:pStyle w:val="af7"/>
      </w:pPr>
      <w:r>
        <w:rPr>
          <w:rStyle w:val="affe"/>
        </w:rPr>
        <w:annotationRef/>
      </w:r>
      <w:r>
        <w:rPr>
          <w:rFonts w:hint="eastAsia"/>
        </w:rPr>
        <w:t xml:space="preserve">TSCR-238 </w:t>
      </w:r>
    </w:p>
    <w:p w14:paraId="61A3D1C0" w14:textId="455C48BD" w:rsidR="00295845" w:rsidRDefault="00295845" w:rsidP="00D91477">
      <w:pPr>
        <w:pStyle w:val="af7"/>
      </w:pPr>
      <w:r>
        <w:rPr>
          <w:rFonts w:hint="eastAsia"/>
        </w:rPr>
        <w:t>항목</w:t>
      </w:r>
      <w:r>
        <w:rPr>
          <w:rFonts w:hint="eastAsia"/>
        </w:rPr>
        <w:t xml:space="preserve"> </w:t>
      </w:r>
      <w:r>
        <w:rPr>
          <w:rFonts w:hint="eastAsia"/>
        </w:rPr>
        <w:t>추가</w:t>
      </w:r>
    </w:p>
  </w:comment>
  <w:comment w:id="119" w:author="현준 차" w:date="2023-12-13T10:36:00Z" w:initials="현차">
    <w:p w14:paraId="25790D61" w14:textId="77777777" w:rsidR="007B762E" w:rsidRDefault="007B762E" w:rsidP="007B762E">
      <w:pPr>
        <w:pStyle w:val="af7"/>
      </w:pPr>
      <w:r>
        <w:rPr>
          <w:rStyle w:val="affe"/>
        </w:rPr>
        <w:annotationRef/>
      </w:r>
      <w:r>
        <w:t>TSCR-1713</w:t>
      </w:r>
    </w:p>
  </w:comment>
  <w:comment w:id="127" w:author="차현준 연구원 전자편의제어개발1팀" w:date="2023-10-26T14:04:00Z" w:initials="차연전">
    <w:p w14:paraId="75C1BFD7" w14:textId="38502B58" w:rsidR="002C3876" w:rsidRDefault="002C3876">
      <w:pPr>
        <w:pStyle w:val="af7"/>
      </w:pPr>
      <w:r>
        <w:rPr>
          <w:rStyle w:val="affe"/>
        </w:rPr>
        <w:annotationRef/>
      </w:r>
      <w:r>
        <w:rPr>
          <w:rFonts w:hint="eastAsia"/>
        </w:rPr>
        <w:t>TSCR-1</w:t>
      </w:r>
      <w:r>
        <w:t>751</w:t>
      </w:r>
    </w:p>
    <w:p w14:paraId="6B50E38E" w14:textId="6A324195" w:rsidR="002C3876" w:rsidRDefault="002C3876">
      <w:pPr>
        <w:pStyle w:val="af7"/>
      </w:pPr>
      <w:r>
        <w:t xml:space="preserve">Input Output Control Parameter </w:t>
      </w:r>
      <w:r w:rsidR="0097377C">
        <w:rPr>
          <w:rFonts w:hint="eastAsia"/>
        </w:rPr>
        <w:t>값</w:t>
      </w:r>
      <w:r w:rsidR="0097377C">
        <w:rPr>
          <w:rFonts w:hint="eastAsia"/>
        </w:rPr>
        <w:t xml:space="preserve"> </w:t>
      </w:r>
      <w:r w:rsidR="0097377C">
        <w:t>0</w:t>
      </w:r>
      <w:r w:rsidR="0097377C">
        <w:rPr>
          <w:rFonts w:hint="eastAsia"/>
        </w:rPr>
        <w:t xml:space="preserve">x03 </w:t>
      </w:r>
      <w:r w:rsidR="0097377C">
        <w:rPr>
          <w:rFonts w:hint="eastAsia"/>
        </w:rPr>
        <w:t>시</w:t>
      </w:r>
      <w:r w:rsidR="0097377C">
        <w:rPr>
          <w:rFonts w:hint="eastAsia"/>
        </w:rPr>
        <w:t xml:space="preserve"> </w:t>
      </w:r>
      <w:r w:rsidR="0097377C">
        <w:rPr>
          <w:rFonts w:hint="eastAsia"/>
        </w:rPr>
        <w:t>동작</w:t>
      </w:r>
      <w:r w:rsidR="0097377C">
        <w:rPr>
          <w:rFonts w:hint="eastAsia"/>
        </w:rPr>
        <w:t xml:space="preserve"> </w:t>
      </w:r>
      <w:r w:rsidR="0097377C">
        <w:rPr>
          <w:rFonts w:hint="eastAsia"/>
        </w:rPr>
        <w:t>사양</w:t>
      </w:r>
      <w:r w:rsidR="0097377C">
        <w:rPr>
          <w:rFonts w:hint="eastAsia"/>
        </w:rPr>
        <w:t xml:space="preserve"> </w:t>
      </w:r>
      <w:r w:rsidR="0097377C">
        <w:rPr>
          <w:rFonts w:hint="eastAsia"/>
        </w:rPr>
        <w:t>명확화</w:t>
      </w:r>
    </w:p>
  </w:comment>
  <w:comment w:id="128" w:author="조길상 책임연구원 전자설계2팀" w:date="2023-06-14T08:21:00Z" w:initials="조책전">
    <w:p w14:paraId="05F039D3" w14:textId="68096E63" w:rsidR="00295845" w:rsidRDefault="00295845">
      <w:pPr>
        <w:pStyle w:val="af7"/>
      </w:pPr>
      <w:r>
        <w:rPr>
          <w:rStyle w:val="affe"/>
        </w:rPr>
        <w:annotationRef/>
      </w:r>
      <w:r>
        <w:t>A</w:t>
      </w:r>
      <w:r>
        <w:rPr>
          <w:rFonts w:hint="eastAsia"/>
        </w:rPr>
        <w:t xml:space="preserve">nimation </w:t>
      </w:r>
      <w:r>
        <w:t xml:space="preserve">ind </w:t>
      </w:r>
      <w:r>
        <w:rPr>
          <w:rFonts w:hint="eastAsia"/>
        </w:rPr>
        <w:t>사양</w:t>
      </w:r>
      <w:r>
        <w:rPr>
          <w:rFonts w:hint="eastAsia"/>
        </w:rPr>
        <w:t xml:space="preserve"> </w:t>
      </w:r>
      <w:r>
        <w:rPr>
          <w:rFonts w:hint="eastAsia"/>
        </w:rPr>
        <w:t>명확화</w:t>
      </w:r>
    </w:p>
  </w:comment>
  <w:comment w:id="129" w:author="조길상 책임연구원 전자설계2팀 [2]" w:date="2024-06-11T15:15:00Z" w:initials="길조">
    <w:p w14:paraId="5C98FC63" w14:textId="77777777" w:rsidR="00D659C6" w:rsidRDefault="00D659C6" w:rsidP="00D659C6">
      <w:pPr>
        <w:pStyle w:val="af7"/>
      </w:pPr>
      <w:r>
        <w:rPr>
          <w:rStyle w:val="affe"/>
        </w:rPr>
        <w:annotationRef/>
      </w:r>
      <w:r>
        <w:rPr>
          <w:rFonts w:hint="eastAsia"/>
        </w:rPr>
        <w:t>듀얼</w:t>
      </w:r>
      <w:r>
        <w:rPr>
          <w:rFonts w:hint="eastAsia"/>
        </w:rPr>
        <w:t xml:space="preserve"> </w:t>
      </w:r>
      <w:r>
        <w:t xml:space="preserve">WPC </w:t>
      </w:r>
      <w:r>
        <w:rPr>
          <w:rFonts w:hint="eastAsia"/>
        </w:rPr>
        <w:t>사양</w:t>
      </w:r>
      <w:r>
        <w:rPr>
          <w:rFonts w:hint="eastAsia"/>
        </w:rPr>
        <w:t xml:space="preserve"> </w:t>
      </w:r>
      <w:r>
        <w:rPr>
          <w:rFonts w:hint="eastAsia"/>
        </w:rPr>
        <w:t>추가</w:t>
      </w:r>
    </w:p>
  </w:comment>
  <w:comment w:id="152" w:author="차현준 연구원 전자편의제어개발1팀" w:date="2023-02-20T12:17:00Z" w:initials="차연전">
    <w:p w14:paraId="22245D8C" w14:textId="6D9BADDC" w:rsidR="00295845" w:rsidRDefault="00295845">
      <w:pPr>
        <w:pStyle w:val="af7"/>
      </w:pPr>
      <w:r>
        <w:rPr>
          <w:rStyle w:val="affe"/>
        </w:rPr>
        <w:annotationRef/>
      </w:r>
      <w:r>
        <w:rPr>
          <w:rFonts w:hint="eastAsia"/>
        </w:rPr>
        <w:t>TSCR-</w:t>
      </w:r>
      <w:r>
        <w:t xml:space="preserve">734 </w:t>
      </w:r>
      <w:r>
        <w:rPr>
          <w:rFonts w:hint="eastAsia"/>
        </w:rPr>
        <w:t>적용</w:t>
      </w:r>
    </w:p>
    <w:p w14:paraId="6825886B" w14:textId="77777777" w:rsidR="00295845" w:rsidRDefault="00295845" w:rsidP="00F65F80">
      <w:pPr>
        <w:pStyle w:val="af7"/>
        <w:rPr>
          <w:rFonts w:ascii="현대하모니 L" w:eastAsia="현대하모니 L" w:hAnsi="현대하모니 L"/>
        </w:rPr>
      </w:pPr>
      <w:r w:rsidRPr="00121378">
        <w:rPr>
          <w:rFonts w:ascii="현대하모니 L" w:eastAsia="현대하모니 L" w:hAnsi="현대하모니 L" w:hint="eastAsia"/>
        </w:rPr>
        <w:t>EC: Extended DTC Code</w:t>
      </w:r>
    </w:p>
    <w:p w14:paraId="02EF526F" w14:textId="77777777" w:rsidR="00295845" w:rsidRDefault="00295845" w:rsidP="00F65F80">
      <w:pPr>
        <w:pStyle w:val="af7"/>
        <w:rPr>
          <w:rFonts w:ascii="현대하모니 L" w:eastAsia="현대하모니 L" w:hAnsi="현대하모니 L"/>
        </w:rPr>
      </w:pPr>
      <w:r>
        <w:rPr>
          <w:rFonts w:ascii="현대하모니 L" w:eastAsia="현대하모니 L" w:hAnsi="현대하모니 L"/>
        </w:rPr>
        <w:t xml:space="preserve">Ex) </w:t>
      </w:r>
    </w:p>
    <w:p w14:paraId="323A0C78" w14:textId="77777777" w:rsidR="00295845" w:rsidRDefault="00295845" w:rsidP="00F65F80">
      <w:pPr>
        <w:pStyle w:val="af7"/>
        <w:rPr>
          <w:rFonts w:ascii="현대하모니 L" w:eastAsia="현대하모니 L" w:hAnsi="현대하모니 L"/>
        </w:rPr>
      </w:pPr>
      <w:r>
        <w:rPr>
          <w:rFonts w:ascii="현대하모니 L" w:eastAsia="현대하모니 L" w:hAnsi="현대하모니 L"/>
        </w:rPr>
        <w:t>B1621-00-01: Temperature Sensor Fault</w:t>
      </w:r>
    </w:p>
    <w:p w14:paraId="77FD2E83" w14:textId="0717F48A" w:rsidR="00295845" w:rsidRDefault="00295845" w:rsidP="00F65F80">
      <w:pPr>
        <w:pStyle w:val="af7"/>
        <w:rPr>
          <w:rFonts w:ascii="현대하모니 L" w:eastAsia="현대하모니 L" w:hAnsi="현대하모니 L"/>
        </w:rPr>
      </w:pPr>
      <w:r>
        <w:rPr>
          <w:rFonts w:ascii="현대하모니 L" w:eastAsia="현대하모니 L" w:hAnsi="현대하모니 L"/>
        </w:rPr>
        <w:t xml:space="preserve">B1621-00-02: FAN Fault </w:t>
      </w:r>
    </w:p>
    <w:p w14:paraId="22E0A2D7" w14:textId="4292D952" w:rsidR="00295845" w:rsidRDefault="00295845" w:rsidP="00F65F80">
      <w:pPr>
        <w:pStyle w:val="af7"/>
      </w:pPr>
      <w:r>
        <w:rPr>
          <w:rFonts w:ascii="현대하모니 L" w:eastAsia="현대하모니 L" w:hAnsi="현대하모니 L"/>
        </w:rPr>
        <w:t>B1621-00-03: WPC ECU Internal Error</w:t>
      </w:r>
    </w:p>
  </w:comment>
  <w:comment w:id="154" w:author="조길상 책임연구원 전자설계2팀" w:date="2023-06-14T08:31:00Z" w:initials="조책전">
    <w:p w14:paraId="05814E9E" w14:textId="2BAF81BA" w:rsidR="00295845" w:rsidRDefault="00295845">
      <w:pPr>
        <w:pStyle w:val="af7"/>
      </w:pPr>
      <w:r>
        <w:rPr>
          <w:rStyle w:val="affe"/>
        </w:rPr>
        <w:annotationRef/>
      </w:r>
      <w:r>
        <w:rPr>
          <w:rFonts w:hint="eastAsia"/>
        </w:rPr>
        <w:t>DTC</w:t>
      </w:r>
      <w:r>
        <w:t xml:space="preserve"> </w:t>
      </w:r>
      <w:r>
        <w:rPr>
          <w:rFonts w:hint="eastAsia"/>
        </w:rPr>
        <w:t>출력</w:t>
      </w:r>
      <w:r>
        <w:rPr>
          <w:rFonts w:hint="eastAsia"/>
        </w:rPr>
        <w:t xml:space="preserve"> </w:t>
      </w:r>
      <w:r>
        <w:rPr>
          <w:rFonts w:hint="eastAsia"/>
        </w:rPr>
        <w:t>기준</w:t>
      </w:r>
      <w:r>
        <w:rPr>
          <w:rFonts w:hint="eastAsia"/>
        </w:rPr>
        <w:t xml:space="preserve"> </w:t>
      </w:r>
      <w:r>
        <w:rPr>
          <w:rFonts w:hint="eastAsia"/>
        </w:rPr>
        <w:t>명확화</w:t>
      </w:r>
      <w:r>
        <w:rPr>
          <w:rFonts w:hint="eastAsia"/>
        </w:rPr>
        <w:t xml:space="preserve"> </w:t>
      </w:r>
      <w:r>
        <w:rPr>
          <w:rFonts w:hint="eastAsia"/>
        </w:rPr>
        <w:t>및</w:t>
      </w:r>
      <w:r>
        <w:rPr>
          <w:rFonts w:hint="eastAsia"/>
        </w:rPr>
        <w:t xml:space="preserve"> </w:t>
      </w:r>
      <w:r>
        <w:t xml:space="preserve">DTC </w:t>
      </w:r>
      <w:r>
        <w:rPr>
          <w:rFonts w:hint="eastAsia"/>
        </w:rPr>
        <w:t>Description</w:t>
      </w:r>
      <w:r>
        <w:t xml:space="preserve"> </w:t>
      </w:r>
      <w:r>
        <w:rPr>
          <w:rFonts w:hint="eastAsia"/>
        </w:rPr>
        <w:t>분리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191B6" w15:done="0"/>
  <w15:commentEx w15:paraId="74BDFC76" w15:done="0"/>
  <w15:commentEx w15:paraId="0C741103" w15:done="0"/>
  <w15:commentEx w15:paraId="67BDDC82" w15:paraIdParent="0C741103" w15:done="0"/>
  <w15:commentEx w15:paraId="21D00A16" w15:done="0"/>
  <w15:commentEx w15:paraId="45614237" w15:done="0"/>
  <w15:commentEx w15:paraId="1B2BD771" w15:paraIdParent="45614237" w15:done="0"/>
  <w15:commentEx w15:paraId="13D52D8E" w15:done="0"/>
  <w15:commentEx w15:paraId="3627C1A9" w15:done="0"/>
  <w15:commentEx w15:paraId="23485827" w15:done="0"/>
  <w15:commentEx w15:paraId="3611B384" w15:done="0"/>
  <w15:commentEx w15:paraId="1FCC3785" w15:done="0"/>
  <w15:commentEx w15:paraId="05C7D7AD" w15:done="0"/>
  <w15:commentEx w15:paraId="1F6A5C79" w15:done="0"/>
  <w15:commentEx w15:paraId="4104014E" w15:done="0"/>
  <w15:commentEx w15:paraId="17FF96C6" w15:done="0"/>
  <w15:commentEx w15:paraId="2B12DD72" w15:done="0"/>
  <w15:commentEx w15:paraId="5531DF9B" w15:done="0"/>
  <w15:commentEx w15:paraId="460DFD17" w15:done="0"/>
  <w15:commentEx w15:paraId="1918E7CD" w15:done="0"/>
  <w15:commentEx w15:paraId="4D6C771C" w15:done="0"/>
  <w15:commentEx w15:paraId="754FDF5A" w15:done="0"/>
  <w15:commentEx w15:paraId="363A06A2" w15:done="0"/>
  <w15:commentEx w15:paraId="56F127E7" w15:done="0"/>
  <w15:commentEx w15:paraId="60C2C1D5" w15:done="0"/>
  <w15:commentEx w15:paraId="702E7BE0" w15:done="0"/>
  <w15:commentEx w15:paraId="0C23DF12" w15:done="0"/>
  <w15:commentEx w15:paraId="573177A0" w15:done="0"/>
  <w15:commentEx w15:paraId="659C8037" w15:done="0"/>
  <w15:commentEx w15:paraId="01505FE0" w15:done="0"/>
  <w15:commentEx w15:paraId="015144CD" w15:done="0"/>
  <w15:commentEx w15:paraId="61A3D1C0" w15:done="0"/>
  <w15:commentEx w15:paraId="25790D61" w15:done="0"/>
  <w15:commentEx w15:paraId="6B50E38E" w15:done="0"/>
  <w15:commentEx w15:paraId="05F039D3" w15:done="0"/>
  <w15:commentEx w15:paraId="5C98FC63" w15:done="0"/>
  <w15:commentEx w15:paraId="22E0A2D7" w15:done="0"/>
  <w15:commentEx w15:paraId="05814E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A55A45" w16cex:dateUtc="2025-01-21T07:28:00Z"/>
  <w16cex:commentExtensible w16cex:durableId="505CAFC9" w16cex:dateUtc="2024-06-07T04:16:00Z"/>
  <w16cex:commentExtensible w16cex:durableId="253F52D6" w16cex:dateUtc="2025-01-20T02:52:00Z"/>
  <w16cex:commentExtensible w16cex:durableId="239BD7B8" w16cex:dateUtc="2024-09-13T05:51:00Z"/>
  <w16cex:commentExtensible w16cex:durableId="0E97CF05" w16cex:dateUtc="2024-06-07T04:16:00Z"/>
  <w16cex:commentExtensible w16cex:durableId="00E8DA22" w16cex:dateUtc="2025-01-20T02:53:00Z"/>
  <w16cex:commentExtensible w16cex:durableId="3210BED2" w16cex:dateUtc="2024-09-13T05:51:00Z"/>
  <w16cex:commentExtensible w16cex:durableId="183835CD" w16cex:dateUtc="2024-06-07T04:23:00Z"/>
  <w16cex:commentExtensible w16cex:durableId="3B892BFC" w16cex:dateUtc="2025-01-20T02:55:00Z"/>
  <w16cex:commentExtensible w16cex:durableId="38220DE2" w16cex:dateUtc="2024-06-07T04:23:00Z"/>
  <w16cex:commentExtensible w16cex:durableId="75F40D0E" w16cex:dateUtc="2025-01-20T02:55:00Z"/>
  <w16cex:commentExtensible w16cex:durableId="0BD8D3E4" w16cex:dateUtc="2025-01-22T02:19:00Z"/>
  <w16cex:commentExtensible w16cex:durableId="1E9A62E3" w16cex:dateUtc="2024-08-28T00:59:00Z"/>
  <w16cex:commentExtensible w16cex:durableId="29269793" w16cex:dateUtc="2024-06-12T00:05:00Z"/>
  <w16cex:commentExtensible w16cex:durableId="0863DA24" w16cex:dateUtc="2023-12-13T01:36:00Z"/>
  <w16cex:commentExtensible w16cex:durableId="2F6528DC" w16cex:dateUtc="2024-06-11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191B6" w16cid:durableId="3FB92CC6"/>
  <w16cid:commentId w16cid:paraId="74BDFC76" w16cid:durableId="5BA55A45"/>
  <w16cid:commentId w16cid:paraId="0C741103" w16cid:durableId="505CAFC9"/>
  <w16cid:commentId w16cid:paraId="67BDDC82" w16cid:durableId="253F52D6"/>
  <w16cid:commentId w16cid:paraId="21D00A16" w16cid:durableId="239BD7B8"/>
  <w16cid:commentId w16cid:paraId="45614237" w16cid:durableId="0E97CF05"/>
  <w16cid:commentId w16cid:paraId="1B2BD771" w16cid:durableId="00E8DA22"/>
  <w16cid:commentId w16cid:paraId="13D52D8E" w16cid:durableId="3210BED2"/>
  <w16cid:commentId w16cid:paraId="3627C1A9" w16cid:durableId="183835CD"/>
  <w16cid:commentId w16cid:paraId="23485827" w16cid:durableId="3B892BFC"/>
  <w16cid:commentId w16cid:paraId="3611B384" w16cid:durableId="38220DE2"/>
  <w16cid:commentId w16cid:paraId="1FCC3785" w16cid:durableId="75F40D0E"/>
  <w16cid:commentId w16cid:paraId="05C7D7AD" w16cid:durableId="0BD8D3E4"/>
  <w16cid:commentId w16cid:paraId="1F6A5C79" w16cid:durableId="3A1C2A50"/>
  <w16cid:commentId w16cid:paraId="4104014E" w16cid:durableId="353D621F"/>
  <w16cid:commentId w16cid:paraId="17FF96C6" w16cid:durableId="798B4FBD"/>
  <w16cid:commentId w16cid:paraId="2B12DD72" w16cid:durableId="58B00635"/>
  <w16cid:commentId w16cid:paraId="5531DF9B" w16cid:durableId="1E9A62E3"/>
  <w16cid:commentId w16cid:paraId="460DFD17" w16cid:durableId="10E17597"/>
  <w16cid:commentId w16cid:paraId="1918E7CD" w16cid:durableId="6C32A957"/>
  <w16cid:commentId w16cid:paraId="4D6C771C" w16cid:durableId="6C66A84F"/>
  <w16cid:commentId w16cid:paraId="754FDF5A" w16cid:durableId="2C86237B"/>
  <w16cid:commentId w16cid:paraId="363A06A2" w16cid:durableId="69606466"/>
  <w16cid:commentId w16cid:paraId="56F127E7" w16cid:durableId="71BA666A"/>
  <w16cid:commentId w16cid:paraId="60C2C1D5" w16cid:durableId="6814915A"/>
  <w16cid:commentId w16cid:paraId="702E7BE0" w16cid:durableId="35F2558D"/>
  <w16cid:commentId w16cid:paraId="0C23DF12" w16cid:durableId="10B6D27A"/>
  <w16cid:commentId w16cid:paraId="573177A0" w16cid:durableId="5532D910"/>
  <w16cid:commentId w16cid:paraId="659C8037" w16cid:durableId="63D4F141"/>
  <w16cid:commentId w16cid:paraId="01505FE0" w16cid:durableId="7F9E4034"/>
  <w16cid:commentId w16cid:paraId="015144CD" w16cid:durableId="29269793"/>
  <w16cid:commentId w16cid:paraId="61A3D1C0" w16cid:durableId="09F8125D"/>
  <w16cid:commentId w16cid:paraId="25790D61" w16cid:durableId="0863DA24"/>
  <w16cid:commentId w16cid:paraId="6B50E38E" w16cid:durableId="1208841A"/>
  <w16cid:commentId w16cid:paraId="05F039D3" w16cid:durableId="3B07EBEC"/>
  <w16cid:commentId w16cid:paraId="5C98FC63" w16cid:durableId="2F6528DC"/>
  <w16cid:commentId w16cid:paraId="22E0A2D7" w16cid:durableId="07F54476"/>
  <w16cid:commentId w16cid:paraId="05814E9E" w16cid:durableId="19541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BD008" w14:textId="77777777" w:rsidR="00295845" w:rsidRDefault="00295845">
      <w:r>
        <w:separator/>
      </w:r>
    </w:p>
  </w:endnote>
  <w:endnote w:type="continuationSeparator" w:id="0">
    <w:p w14:paraId="3310B43A" w14:textId="77777777" w:rsidR="00295845" w:rsidRDefault="00295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현대하모니 M">
    <w:panose1 w:val="02020603020101020101"/>
    <w:charset w:val="81"/>
    <w:family w:val="roman"/>
    <w:pitch w:val="variable"/>
    <w:sig w:usb0="800002A7" w:usb1="09D77CFB" w:usb2="00000010"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돋움"/>
    <w:panose1 w:val="020B0604020202020204"/>
    <w:charset w:val="81"/>
    <w:family w:val="modern"/>
    <w:pitch w:val="variable"/>
    <w:sig w:usb0="F7FFAFFF" w:usb1="E9DFFFFF" w:usb2="0000003F" w:usb3="00000000" w:csb0="003F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현대하모니 B">
    <w:panose1 w:val="02020603020101020101"/>
    <w:charset w:val="81"/>
    <w:family w:val="roman"/>
    <w:pitch w:val="variable"/>
    <w:sig w:usb0="800002A7" w:usb1="09D77CFB" w:usb2="00000010" w:usb3="00000000" w:csb0="00080001" w:csb1="00000000"/>
  </w:font>
  <w:font w:name="현대하모니 L">
    <w:panose1 w:val="02020603020101020101"/>
    <w:charset w:val="81"/>
    <w:family w:val="roman"/>
    <w:pitch w:val="variable"/>
    <w:sig w:usb0="800002A7" w:usb1="09D77CFB" w:usb2="00000010"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BA43" w14:textId="77B175D5" w:rsidR="00463E02" w:rsidRDefault="00463E02">
    <w:pPr>
      <w:pStyle w:val="a7"/>
    </w:pPr>
    <w:r>
      <w:rPr>
        <w:noProof/>
      </w:rPr>
      <mc:AlternateContent>
        <mc:Choice Requires="wps">
          <w:drawing>
            <wp:anchor distT="0" distB="0" distL="0" distR="0" simplePos="0" relativeHeight="251663360" behindDoc="0" locked="0" layoutInCell="1" allowOverlap="1" wp14:anchorId="6E0251E7" wp14:editId="00487F3E">
              <wp:simplePos x="635" y="635"/>
              <wp:positionH relativeFrom="page">
                <wp:align>left</wp:align>
              </wp:positionH>
              <wp:positionV relativeFrom="page">
                <wp:align>bottom</wp:align>
              </wp:positionV>
              <wp:extent cx="6574790" cy="520700"/>
              <wp:effectExtent l="0" t="0" r="16510" b="0"/>
              <wp:wrapNone/>
              <wp:docPr id="1657899057" name="Text Box 4"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4790" cy="520700"/>
                      </a:xfrm>
                      <a:prstGeom prst="rect">
                        <a:avLst/>
                      </a:prstGeom>
                      <a:noFill/>
                      <a:ln>
                        <a:noFill/>
                      </a:ln>
                    </wps:spPr>
                    <wps:txbx>
                      <w:txbxContent>
                        <w:p w14:paraId="34068416" w14:textId="79062212"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0251E7" id="_x0000_t202" coordsize="21600,21600" o:spt="202" path="m,l,21600r21600,l21600,xe">
              <v:stroke joinstyle="miter"/>
              <v:path gradientshapeok="t" o:connecttype="rect"/>
            </v:shapetype>
            <v:shape id="Text Box 4" o:spid="_x0000_s1029" type="#_x0000_t202" alt="본 문서는 현대자동차·기아의 정보자산으로 귀사와의 비밀유지계약 및 제반법률에 따라 법적 보호를 받습니다." style="position:absolute;margin-left:0;margin-top:0;width:517.7pt;height:4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" filled="f" stroked="f">
              <v:textbox style="mso-fit-shape-to-text:t" inset="20pt,0,0,15pt">
                <w:txbxContent>
                  <w:p w14:paraId="34068416" w14:textId="79062212"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A2D5" w14:textId="370ABC0D" w:rsidR="00295845" w:rsidRPr="0069499F" w:rsidRDefault="00463E02" w:rsidP="00B86101">
    <w:pPr>
      <w:pStyle w:val="a7"/>
      <w:ind w:firstLineChars="850" w:firstLine="1870"/>
      <w:jc w:val="right"/>
      <w:rPr>
        <w:rFonts w:ascii="현대하모니 M" w:eastAsia="현대하모니 M" w:hAnsi="현대하모니 M"/>
      </w:rPr>
    </w:pPr>
    <w:r>
      <w:rPr>
        <w:rFonts w:ascii="현대하모니 M" w:eastAsia="현대하모니 M" w:hAnsi="현대하모니 M"/>
        <w:noProof/>
      </w:rPr>
      <mc:AlternateContent>
        <mc:Choice Requires="wps">
          <w:drawing>
            <wp:anchor distT="0" distB="0" distL="0" distR="0" simplePos="0" relativeHeight="251664384" behindDoc="0" locked="0" layoutInCell="1" allowOverlap="1" wp14:anchorId="31DD1484" wp14:editId="6F4E4791">
              <wp:simplePos x="512064" y="9904781"/>
              <wp:positionH relativeFrom="page">
                <wp:align>left</wp:align>
              </wp:positionH>
              <wp:positionV relativeFrom="page">
                <wp:align>bottom</wp:align>
              </wp:positionV>
              <wp:extent cx="6574790" cy="520700"/>
              <wp:effectExtent l="0" t="0" r="16510" b="0"/>
              <wp:wrapNone/>
              <wp:docPr id="509864624" name="Text Box 5"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4790" cy="520700"/>
                      </a:xfrm>
                      <a:prstGeom prst="rect">
                        <a:avLst/>
                      </a:prstGeom>
                      <a:noFill/>
                      <a:ln>
                        <a:noFill/>
                      </a:ln>
                    </wps:spPr>
                    <wps:txbx>
                      <w:txbxContent>
                        <w:p w14:paraId="57464B76" w14:textId="3EC9DE56"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DD1484" id="_x0000_t202" coordsize="21600,21600" o:spt="202" path="m,l,21600r21600,l21600,xe">
              <v:stroke joinstyle="miter"/>
              <v:path gradientshapeok="t" o:connecttype="rect"/>
            </v:shapetype>
            <v:shape id="Text Box 5" o:spid="_x0000_s1030" type="#_x0000_t202" alt="본 문서는 현대자동차·기아의 정보자산으로 귀사와의 비밀유지계약 및 제반법률에 따라 법적 보호를 받습니다." style="position:absolute;left:0;text-align:left;margin-left:0;margin-top:0;width:517.7pt;height:4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" filled="f" stroked="f">
              <v:textbox style="mso-fit-shape-to-text:t" inset="20pt,0,0,15pt">
                <w:txbxContent>
                  <w:p w14:paraId="57464B76" w14:textId="3EC9DE56"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v:textbox>
              <w10:wrap anchorx="page" anchory="page"/>
            </v:shape>
          </w:pict>
        </mc:Fallback>
      </mc:AlternateContent>
    </w:r>
    <w:r w:rsidR="00295845" w:rsidRPr="0069499F">
      <w:rPr>
        <w:rFonts w:ascii="현대하모니 M" w:eastAsia="현대하모니 M" w:hAnsi="현대하모니 M"/>
      </w:rPr>
      <w:t xml:space="preserve">       </w:t>
    </w:r>
    <w:r w:rsidR="00295845">
      <w:rPr>
        <w:rFonts w:ascii="현대하모니 M" w:eastAsia="현대하모니 M" w:hAnsi="현대하모니 M" w:hint="eastAsia"/>
      </w:rPr>
      <w:t xml:space="preserve">    </w:t>
    </w:r>
    <w:r w:rsidR="00295845" w:rsidRPr="0069499F">
      <w:rPr>
        <w:rFonts w:ascii="현대하모니 M" w:eastAsia="현대하모니 M" w:hAnsi="현대하모니 M" w:hint="eastAsia"/>
      </w:rPr>
      <w:t xml:space="preserve">                                       </w:t>
    </w:r>
    <w:r w:rsidR="00295845" w:rsidRPr="0069499F">
      <w:rPr>
        <w:rFonts w:ascii="현대하모니 M" w:eastAsia="현대하모니 M" w:hAnsi="현대하모니 M"/>
      </w:rPr>
      <w:t xml:space="preserve">       </w:t>
    </w:r>
    <w:r w:rsidR="00295845" w:rsidRPr="0069499F">
      <w:rPr>
        <w:rFonts w:ascii="현대하모니 M" w:eastAsia="현대하모니 M" w:hAnsi="현대하모니 M" w:hint="eastAsia"/>
      </w:rPr>
      <w:t xml:space="preserve"> </w:t>
    </w:r>
    <w:r w:rsidR="00295845" w:rsidRPr="0069499F">
      <w:rPr>
        <w:rFonts w:ascii="현대하모니 M" w:eastAsia="현대하모니 M" w:hAnsi="현대하모니 M"/>
      </w:rPr>
      <w:t xml:space="preserve">                       </w:t>
    </w:r>
    <w:r w:rsidR="00295845" w:rsidRPr="0069499F">
      <w:rPr>
        <w:rFonts w:ascii="현대하모니 M" w:eastAsia="현대하모니 M" w:hAnsi="현대하모니 M" w:hint="eastAsia"/>
      </w:rPr>
      <w:t xml:space="preserve">    </w:t>
    </w:r>
    <w:r w:rsidR="00295845" w:rsidRPr="0069499F">
      <w:rPr>
        <w:rFonts w:ascii="현대하모니 M" w:eastAsia="현대하모니 M" w:hAnsi="현대하모니 M"/>
      </w:rPr>
      <w:t xml:space="preserve">           현대ㆍ기아 자동차</w:t>
    </w:r>
  </w:p>
  <w:p w14:paraId="1D1A928F" w14:textId="77777777" w:rsidR="00295845" w:rsidRPr="0069499F" w:rsidRDefault="00295845" w:rsidP="004C2BE6">
    <w:pPr>
      <w:pStyle w:val="a7"/>
      <w:jc w:val="right"/>
      <w:rPr>
        <w:rFonts w:ascii="현대하모니 M" w:eastAsia="현대하모니 M" w:hAnsi="현대하모니 M"/>
      </w:rPr>
    </w:pPr>
    <w:r w:rsidRPr="0069499F">
      <w:rPr>
        <w:rFonts w:ascii="현대하모니 M" w:eastAsia="현대하모니 M" w:hAnsi="현대하모니 M"/>
      </w:rPr>
      <w:t>HYUNDAIㆍKIA MOTOR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42"/>
      <w:gridCol w:w="1437"/>
      <w:gridCol w:w="1438"/>
      <w:gridCol w:w="1438"/>
    </w:tblGrid>
    <w:tr w:rsidR="00295845" w:rsidRPr="0069499F" w14:paraId="305C8083" w14:textId="77777777" w:rsidTr="0016523F">
      <w:trPr>
        <w:cantSplit/>
        <w:trHeight w:val="320"/>
      </w:trPr>
      <w:tc>
        <w:tcPr>
          <w:tcW w:w="6342" w:type="dxa"/>
          <w:vMerge w:val="restart"/>
          <w:vAlign w:val="center"/>
        </w:tcPr>
        <w:p w14:paraId="341AB240" w14:textId="59738BB9" w:rsidR="00295845" w:rsidRPr="0069499F" w:rsidRDefault="00463E02" w:rsidP="004C2BE6">
          <w:pPr>
            <w:spacing w:line="240" w:lineRule="atLeast"/>
            <w:rPr>
              <w:rFonts w:ascii="현대하모니 M" w:eastAsia="현대하모니 M" w:hAnsi="현대하모니 M"/>
            </w:rPr>
          </w:pPr>
          <w:r>
            <w:rPr>
              <w:rFonts w:ascii="현대하모니 M" w:eastAsia="현대하모니 M" w:hAnsi="현대하모니 M" w:hint="eastAsia"/>
              <w:noProof/>
            </w:rPr>
            <mc:AlternateContent>
              <mc:Choice Requires="wps">
                <w:drawing>
                  <wp:anchor distT="0" distB="0" distL="0" distR="0" simplePos="0" relativeHeight="251662336" behindDoc="0" locked="0" layoutInCell="1" allowOverlap="1" wp14:anchorId="40C42E72" wp14:editId="4C9B44FA">
                    <wp:simplePos x="485140" y="9124315"/>
                    <wp:positionH relativeFrom="page">
                      <wp:align>left</wp:align>
                    </wp:positionH>
                    <wp:positionV relativeFrom="page">
                      <wp:align>bottom</wp:align>
                    </wp:positionV>
                    <wp:extent cx="3901440" cy="520700"/>
                    <wp:effectExtent l="0" t="0" r="3810" b="0"/>
                    <wp:wrapNone/>
                    <wp:docPr id="1835619184" name="Text Box 3"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1440" cy="520700"/>
                            </a:xfrm>
                            <a:prstGeom prst="rect">
                              <a:avLst/>
                            </a:prstGeom>
                            <a:noFill/>
                            <a:ln>
                              <a:noFill/>
                            </a:ln>
                          </wps:spPr>
                          <wps:txbx>
                            <w:txbxContent>
                              <w:p w14:paraId="19F9B2B0" w14:textId="1B48B759"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C42E72" id="_x0000_t202" coordsize="21600,21600" o:spt="202" path="m,l,21600r21600,l21600,xe">
                    <v:stroke joinstyle="miter"/>
                    <v:path gradientshapeok="t" o:connecttype="rect"/>
                  </v:shapetype>
                  <v:shape id="Text Box 3" o:spid="_x0000_s1031" type="#_x0000_t202" alt="본 문서는 현대자동차·기아의 정보자산으로 귀사와의 비밀유지계약 및 제반법률에 따라 법적 보호를 받습니다." style="position:absolute;margin-left:0;margin-top:0;width:307.2pt;height:4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" filled="f" stroked="f">
                    <v:textbox style="mso-fit-shape-to-text:t" inset="20pt,0,0,15pt">
                      <w:txbxContent>
                        <w:p w14:paraId="19F9B2B0" w14:textId="1B48B759" w:rsidR="00463E02" w:rsidRPr="00463E02" w:rsidRDefault="00463E02" w:rsidP="00463E02">
                          <w:pPr>
                            <w:rPr>
                              <w:rFonts w:eastAsia="Calibri" w:cs="Calibri"/>
                              <w:noProof/>
                              <w:color w:val="000000"/>
                              <w:sz w:val="20"/>
                              <w:szCs w:val="20"/>
                            </w:rPr>
                          </w:pPr>
                          <w:r w:rsidRPr="00463E02">
                            <w:rPr>
                              <w:rFonts w:eastAsia="Calibri" w:cs="Calibri"/>
                              <w:noProof/>
                              <w:color w:val="000000"/>
                              <w:sz w:val="20"/>
                              <w:szCs w:val="20"/>
                            </w:rPr>
                            <w:t>본 문서는 현대자동차·기아의 정보자산으로 귀사와의 비밀유지계약 및 제반법률에 따라 법적 보호를 받습니다.</w:t>
                          </w:r>
                        </w:p>
                      </w:txbxContent>
                    </v:textbox>
                    <w10:wrap anchorx="page" anchory="page"/>
                  </v:shape>
                </w:pict>
              </mc:Fallback>
            </mc:AlternateContent>
          </w:r>
          <w:r w:rsidR="00295845" w:rsidRPr="0069499F">
            <w:rPr>
              <w:rFonts w:ascii="현대하모니 M" w:eastAsia="현대하모니 M" w:hAnsi="현대하모니 M" w:hint="eastAsia"/>
            </w:rPr>
            <w:t>제정일자</w:t>
          </w:r>
        </w:p>
        <w:p w14:paraId="7F351325" w14:textId="77777777" w:rsidR="00295845" w:rsidRPr="0069499F" w:rsidRDefault="00295845" w:rsidP="00030396">
          <w:pPr>
            <w:spacing w:line="240" w:lineRule="atLeast"/>
            <w:jc w:val="center"/>
            <w:rPr>
              <w:rFonts w:ascii="현대하모니 M" w:eastAsia="현대하모니 M" w:hAnsi="현대하모니 M"/>
            </w:rPr>
          </w:pPr>
        </w:p>
      </w:tc>
      <w:tc>
        <w:tcPr>
          <w:tcW w:w="1437" w:type="dxa"/>
        </w:tcPr>
        <w:p w14:paraId="322C60BD" w14:textId="77777777" w:rsidR="00295845" w:rsidRPr="0069499F" w:rsidRDefault="00295845" w:rsidP="004C2BE6">
          <w:pPr>
            <w:spacing w:line="240" w:lineRule="atLeast"/>
            <w:jc w:val="center"/>
            <w:rPr>
              <w:rFonts w:ascii="현대하모니 M" w:eastAsia="현대하모니 M" w:hAnsi="현대하모니 M"/>
            </w:rPr>
          </w:pPr>
          <w:r w:rsidRPr="0069499F">
            <w:rPr>
              <w:rFonts w:ascii="현대하모니 M" w:eastAsia="현대하모니 M" w:hAnsi="현대하모니 M" w:hint="eastAsia"/>
            </w:rPr>
            <w:t>작성</w:t>
          </w:r>
        </w:p>
      </w:tc>
      <w:tc>
        <w:tcPr>
          <w:tcW w:w="1438" w:type="dxa"/>
          <w:vAlign w:val="center"/>
        </w:tcPr>
        <w:p w14:paraId="6B87F485" w14:textId="77777777" w:rsidR="00295845" w:rsidRPr="0069499F" w:rsidRDefault="00295845" w:rsidP="004C2BE6">
          <w:pPr>
            <w:spacing w:line="240" w:lineRule="atLeast"/>
            <w:jc w:val="center"/>
            <w:rPr>
              <w:rFonts w:ascii="현대하모니 M" w:eastAsia="현대하모니 M" w:hAnsi="현대하모니 M"/>
            </w:rPr>
          </w:pPr>
          <w:r w:rsidRPr="0069499F">
            <w:rPr>
              <w:rFonts w:ascii="현대하모니 M" w:eastAsia="현대하모니 M" w:hAnsi="현대하모니 M" w:hint="eastAsia"/>
            </w:rPr>
            <w:t>검토</w:t>
          </w:r>
        </w:p>
      </w:tc>
      <w:tc>
        <w:tcPr>
          <w:tcW w:w="1438" w:type="dxa"/>
          <w:vAlign w:val="center"/>
        </w:tcPr>
        <w:p w14:paraId="59BC858E" w14:textId="77777777" w:rsidR="00295845" w:rsidRPr="0069499F" w:rsidRDefault="00295845" w:rsidP="004C2BE6">
          <w:pPr>
            <w:spacing w:line="240" w:lineRule="atLeast"/>
            <w:jc w:val="center"/>
            <w:rPr>
              <w:rFonts w:ascii="현대하모니 M" w:eastAsia="현대하모니 M" w:hAnsi="현대하모니 M"/>
            </w:rPr>
          </w:pPr>
          <w:r w:rsidRPr="0069499F">
            <w:rPr>
              <w:rFonts w:ascii="현대하모니 M" w:eastAsia="현대하모니 M" w:hAnsi="현대하모니 M" w:hint="eastAsia"/>
            </w:rPr>
            <w:t>승인</w:t>
          </w:r>
        </w:p>
      </w:tc>
    </w:tr>
    <w:tr w:rsidR="00295845" w:rsidRPr="0069499F" w14:paraId="25291254" w14:textId="77777777" w:rsidTr="0016523F">
      <w:trPr>
        <w:cantSplit/>
        <w:trHeight w:val="1270"/>
      </w:trPr>
      <w:tc>
        <w:tcPr>
          <w:tcW w:w="6342" w:type="dxa"/>
          <w:vMerge/>
          <w:vAlign w:val="center"/>
        </w:tcPr>
        <w:p w14:paraId="67BAF8F4" w14:textId="77777777" w:rsidR="00295845" w:rsidRPr="0069499F" w:rsidRDefault="00295845" w:rsidP="004C2BE6">
          <w:pPr>
            <w:pStyle w:val="a7"/>
            <w:spacing w:line="240" w:lineRule="atLeast"/>
            <w:rPr>
              <w:rFonts w:ascii="현대하모니 M" w:eastAsia="현대하모니 M" w:hAnsi="현대하모니 M"/>
            </w:rPr>
          </w:pPr>
        </w:p>
      </w:tc>
      <w:tc>
        <w:tcPr>
          <w:tcW w:w="1437" w:type="dxa"/>
          <w:tcBorders>
            <w:bottom w:val="single" w:sz="4" w:space="0" w:color="auto"/>
          </w:tcBorders>
          <w:vAlign w:val="center"/>
        </w:tcPr>
        <w:p w14:paraId="0AEDA0E7" w14:textId="77777777" w:rsidR="00295845" w:rsidRPr="0069499F" w:rsidRDefault="00295845" w:rsidP="00106017">
          <w:pPr>
            <w:spacing w:line="240" w:lineRule="atLeast"/>
            <w:jc w:val="center"/>
            <w:rPr>
              <w:rFonts w:ascii="현대하모니 M" w:eastAsia="현대하모니 M" w:hAnsi="현대하모니 M"/>
            </w:rPr>
          </w:pPr>
          <w:r>
            <w:rPr>
              <w:rFonts w:ascii="현대하모니 M" w:eastAsia="현대하모니 M" w:hAnsi="현대하모니 M" w:hint="eastAsia"/>
            </w:rPr>
            <w:t>이</w:t>
          </w:r>
          <w:r w:rsidRPr="002026C4">
            <w:rPr>
              <w:rFonts w:ascii="현대하모니 M" w:eastAsia="현대하모니 M" w:hAnsi="현대하모니 M" w:hint="eastAsia"/>
            </w:rPr>
            <w:t>재혁</w:t>
          </w:r>
        </w:p>
      </w:tc>
      <w:tc>
        <w:tcPr>
          <w:tcW w:w="1438" w:type="dxa"/>
          <w:tcBorders>
            <w:bottom w:val="single" w:sz="4" w:space="0" w:color="auto"/>
          </w:tcBorders>
          <w:vAlign w:val="center"/>
        </w:tcPr>
        <w:p w14:paraId="594285D9" w14:textId="77777777" w:rsidR="00295845" w:rsidRPr="00F66216" w:rsidRDefault="00295845" w:rsidP="004C2BE6">
          <w:pPr>
            <w:spacing w:line="240" w:lineRule="atLeast"/>
            <w:jc w:val="center"/>
            <w:rPr>
              <w:rFonts w:ascii="현대하모니 M" w:eastAsia="현대하모니 M" w:hAnsi="현대하모니 M"/>
            </w:rPr>
          </w:pPr>
        </w:p>
      </w:tc>
      <w:tc>
        <w:tcPr>
          <w:tcW w:w="1438" w:type="dxa"/>
          <w:tcBorders>
            <w:bottom w:val="single" w:sz="4" w:space="0" w:color="auto"/>
          </w:tcBorders>
          <w:vAlign w:val="center"/>
        </w:tcPr>
        <w:p w14:paraId="6815BE0E" w14:textId="77777777" w:rsidR="00295845" w:rsidRPr="0069499F" w:rsidRDefault="00295845" w:rsidP="004C2BE6">
          <w:pPr>
            <w:spacing w:line="240" w:lineRule="atLeast"/>
            <w:jc w:val="center"/>
            <w:rPr>
              <w:rFonts w:ascii="현대하모니 M" w:eastAsia="현대하모니 M" w:hAnsi="현대하모니 M"/>
            </w:rPr>
          </w:pPr>
        </w:p>
      </w:tc>
    </w:tr>
    <w:tr w:rsidR="00295845" w:rsidRPr="0069499F" w14:paraId="42AF5BC0" w14:textId="77777777" w:rsidTr="0016523F">
      <w:trPr>
        <w:cantSplit/>
        <w:trHeight w:val="699"/>
      </w:trPr>
      <w:tc>
        <w:tcPr>
          <w:tcW w:w="6342" w:type="dxa"/>
          <w:vMerge/>
        </w:tcPr>
        <w:p w14:paraId="33B0E1EE" w14:textId="77777777" w:rsidR="00295845" w:rsidRPr="002026C4" w:rsidRDefault="00295845" w:rsidP="004C2BE6">
          <w:pPr>
            <w:rPr>
              <w:rFonts w:ascii="현대하모니 M" w:eastAsia="현대하모니 M" w:hAnsi="현대하모니 M"/>
            </w:rPr>
          </w:pPr>
        </w:p>
      </w:tc>
      <w:tc>
        <w:tcPr>
          <w:tcW w:w="1437" w:type="dxa"/>
          <w:vAlign w:val="center"/>
        </w:tcPr>
        <w:p w14:paraId="23D830E5" w14:textId="77777777" w:rsidR="00295845" w:rsidRPr="0069499F" w:rsidRDefault="00295845" w:rsidP="004C2BE6">
          <w:pPr>
            <w:spacing w:line="240" w:lineRule="atLeast"/>
            <w:jc w:val="center"/>
            <w:rPr>
              <w:rFonts w:ascii="현대하모니 M" w:eastAsia="현대하모니 M" w:hAnsi="현대하모니 M"/>
            </w:rPr>
          </w:pPr>
          <w:r w:rsidRPr="0069499F">
            <w:rPr>
              <w:rFonts w:ascii="현대하모니 M" w:eastAsia="현대하모니 M" w:hAnsi="현대하모니 M" w:hint="eastAsia"/>
            </w:rPr>
            <w:t>SIGNED</w:t>
          </w:r>
        </w:p>
        <w:p w14:paraId="37D874F8" w14:textId="77777777" w:rsidR="00295845" w:rsidRPr="002026C4" w:rsidRDefault="00295845" w:rsidP="004C2BE6">
          <w:pPr>
            <w:jc w:val="center"/>
            <w:rPr>
              <w:rFonts w:ascii="현대하모니 M" w:eastAsia="현대하모니 M" w:hAnsi="현대하모니 M"/>
            </w:rPr>
          </w:pPr>
        </w:p>
      </w:tc>
      <w:tc>
        <w:tcPr>
          <w:tcW w:w="1438" w:type="dxa"/>
          <w:tcBorders>
            <w:bottom w:val="single" w:sz="4" w:space="0" w:color="auto"/>
          </w:tcBorders>
          <w:vAlign w:val="center"/>
        </w:tcPr>
        <w:p w14:paraId="060C1548" w14:textId="77777777" w:rsidR="00295845" w:rsidRPr="0069499F" w:rsidRDefault="00295845" w:rsidP="004C2BE6">
          <w:pPr>
            <w:jc w:val="center"/>
            <w:rPr>
              <w:rFonts w:ascii="현대하모니 M" w:eastAsia="현대하모니 M" w:hAnsi="현대하모니 M"/>
            </w:rPr>
          </w:pPr>
        </w:p>
      </w:tc>
      <w:tc>
        <w:tcPr>
          <w:tcW w:w="1438" w:type="dxa"/>
          <w:tcBorders>
            <w:bottom w:val="single" w:sz="4" w:space="0" w:color="auto"/>
          </w:tcBorders>
          <w:vAlign w:val="center"/>
        </w:tcPr>
        <w:p w14:paraId="18990DB3" w14:textId="77777777" w:rsidR="00295845" w:rsidRPr="0069499F" w:rsidRDefault="00295845" w:rsidP="004C2BE6">
          <w:pPr>
            <w:jc w:val="center"/>
            <w:rPr>
              <w:rFonts w:ascii="현대하모니 M" w:eastAsia="현대하모니 M" w:hAnsi="현대하모니 M"/>
              <w:bCs/>
            </w:rPr>
          </w:pPr>
        </w:p>
      </w:tc>
    </w:tr>
  </w:tbl>
  <w:p w14:paraId="5C5FB8C7" w14:textId="77777777" w:rsidR="00295845" w:rsidRPr="0069499F" w:rsidRDefault="00295845" w:rsidP="004C2BE6">
    <w:pPr>
      <w:pStyle w:val="a7"/>
      <w:jc w:val="right"/>
      <w:rPr>
        <w:rFonts w:ascii="현대하모니 M" w:eastAsia="현대하모니 M" w:hAnsi="현대하모니 M"/>
      </w:rPr>
    </w:pPr>
    <w:r w:rsidRPr="0069499F">
      <w:rPr>
        <w:rFonts w:ascii="현대하모니 M" w:eastAsia="현대하모니 M" w:hAnsi="현대하모니 M"/>
      </w:rPr>
      <w:t>HYUNDAI ·KIA MOTOR</w:t>
    </w:r>
  </w:p>
  <w:p w14:paraId="5F4096F0" w14:textId="77777777" w:rsidR="00295845" w:rsidRPr="0069499F" w:rsidRDefault="00295845">
    <w:pPr>
      <w:pStyle w:val="a7"/>
      <w:rPr>
        <w:rFonts w:ascii="현대하모니 M" w:eastAsia="현대하모니 M" w:hAnsi="현대하모니 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FB39" w14:textId="77777777" w:rsidR="00295845" w:rsidRDefault="00295845">
      <w:r>
        <w:separator/>
      </w:r>
    </w:p>
  </w:footnote>
  <w:footnote w:type="continuationSeparator" w:id="0">
    <w:p w14:paraId="1603D334" w14:textId="77777777" w:rsidR="00295845" w:rsidRDefault="00295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8"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00"/>
      <w:gridCol w:w="3600"/>
      <w:gridCol w:w="2538"/>
    </w:tblGrid>
    <w:tr w:rsidR="00295845" w:rsidRPr="0006475B" w14:paraId="2BF1470D" w14:textId="77777777" w:rsidTr="004C2BE6">
      <w:trPr>
        <w:cantSplit/>
        <w:trHeight w:val="706"/>
      </w:trPr>
      <w:tc>
        <w:tcPr>
          <w:tcW w:w="4500" w:type="dxa"/>
          <w:tcBorders>
            <w:top w:val="nil"/>
            <w:left w:val="nil"/>
            <w:bottom w:val="single" w:sz="4" w:space="0" w:color="auto"/>
            <w:right w:val="single" w:sz="4" w:space="0" w:color="auto"/>
          </w:tcBorders>
        </w:tcPr>
        <w:p w14:paraId="59FF5AAA" w14:textId="77777777" w:rsidR="00295845" w:rsidRPr="0069499F" w:rsidRDefault="00295845" w:rsidP="004C2BE6">
          <w:pPr>
            <w:jc w:val="center"/>
            <w:rPr>
              <w:rFonts w:ascii="현대하모니 M" w:eastAsia="현대하모니 M" w:hAnsi="현대하모니 M"/>
              <w:b/>
              <w:w w:val="150"/>
              <w:sz w:val="34"/>
            </w:rPr>
          </w:pPr>
          <w:r>
            <w:rPr>
              <w:rFonts w:ascii="현대하모니 M" w:eastAsia="현대하모니 M" w:hAnsi="현대하모니 M"/>
              <w:noProof/>
            </w:rPr>
            <mc:AlternateContent>
              <mc:Choice Requires="wps">
                <w:drawing>
                  <wp:anchor distT="0" distB="0" distL="114300" distR="114300" simplePos="0" relativeHeight="251660288" behindDoc="0" locked="0" layoutInCell="0" allowOverlap="1" wp14:anchorId="55830328" wp14:editId="1E1D0613">
                    <wp:simplePos x="0" y="0"/>
                    <wp:positionH relativeFrom="column">
                      <wp:posOffset>-129673</wp:posOffset>
                    </wp:positionH>
                    <wp:positionV relativeFrom="paragraph">
                      <wp:posOffset>698756</wp:posOffset>
                    </wp:positionV>
                    <wp:extent cx="6761480" cy="8982767"/>
                    <wp:effectExtent l="0" t="0" r="20320" b="27940"/>
                    <wp:wrapNone/>
                    <wp:docPr id="1"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982767"/>
                            </a:xfrm>
                            <a:prstGeom prst="rect">
                              <a:avLst/>
                            </a:prstGeom>
                            <a:noFill/>
                            <a:ln w="63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1E4D5" id="직사각형 1" o:spid="_x0000_s1026" style="position:absolute;left:0;text-align:left;margin-left:-10.2pt;margin-top:55pt;width:532.4pt;height:70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" o:allowincell="f" filled="f" strokeweight=".5pt"/>
                </w:pict>
              </mc:Fallback>
            </mc:AlternateContent>
          </w:r>
          <w:r w:rsidRPr="00591632">
            <w:rPr>
              <w:rFonts w:ascii="굴림" w:eastAsia="굴림" w:hAnsi="굴림"/>
              <w:noProof/>
              <w:sz w:val="24"/>
              <w:szCs w:val="24"/>
            </w:rPr>
            <w:drawing>
              <wp:inline distT="0" distB="0" distL="0" distR="0" wp14:anchorId="5A7ED9FF" wp14:editId="4F7DF656">
                <wp:extent cx="911225" cy="23876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7"/>
                        <pic:cNvPicPr>
                          <a:picLocks noChangeAspect="1" noChangeArrowheads="1"/>
                        </pic:cNvPicPr>
                      </pic:nvPicPr>
                      <pic:blipFill>
                        <a:blip r:embed="rId1" cstate="print">
                          <a:extLst>
                            <a:ext uri="{28A0092B-C50C-407E-A947-70E740481C1C}">
                              <a14:useLocalDpi xmlns:a14="http://schemas.microsoft.com/office/drawing/2010/main" val="0"/>
                            </a:ext>
                          </a:extLst>
                        </a:blip>
                        <a:srcRect t="11374" b="12424"/>
                        <a:stretch>
                          <a:fillRect/>
                        </a:stretch>
                      </pic:blipFill>
                      <pic:spPr bwMode="auto">
                        <a:xfrm>
                          <a:off x="0" y="0"/>
                          <a:ext cx="911225" cy="238760"/>
                        </a:xfrm>
                        <a:prstGeom prst="rect">
                          <a:avLst/>
                        </a:prstGeom>
                        <a:noFill/>
                      </pic:spPr>
                    </pic:pic>
                  </a:graphicData>
                </a:graphic>
              </wp:inline>
            </w:drawing>
          </w:r>
        </w:p>
        <w:p w14:paraId="344618EE" w14:textId="77777777" w:rsidR="00295845" w:rsidRPr="0069499F" w:rsidRDefault="00295845" w:rsidP="004C2BE6">
          <w:pPr>
            <w:spacing w:line="180" w:lineRule="atLeast"/>
            <w:jc w:val="center"/>
            <w:rPr>
              <w:rFonts w:ascii="현대하모니 M" w:eastAsia="현대하모니 M" w:hAnsi="현대하모니 M"/>
              <w:b/>
            </w:rPr>
          </w:pPr>
          <w:r w:rsidRPr="0069499F">
            <w:rPr>
              <w:rFonts w:ascii="현대하모니 M" w:eastAsia="현대하모니 M" w:hAnsi="현대하모니 M" w:hint="eastAsia"/>
              <w:b/>
              <w:w w:val="150"/>
            </w:rPr>
            <w:t>CONTROL SPECIFICATION</w:t>
          </w:r>
        </w:p>
        <w:p w14:paraId="00372EE4" w14:textId="77777777" w:rsidR="00295845" w:rsidRPr="0069499F" w:rsidRDefault="00295845" w:rsidP="004C2BE6">
          <w:pPr>
            <w:pStyle w:val="a6"/>
            <w:jc w:val="center"/>
            <w:rPr>
              <w:rFonts w:ascii="현대하모니 M" w:eastAsia="현대하모니 M" w:hAnsi="현대하모니 M"/>
              <w:b/>
              <w:bCs/>
              <w:sz w:val="20"/>
              <w:szCs w:val="20"/>
            </w:rPr>
          </w:pPr>
          <w:r w:rsidRPr="0069499F">
            <w:rPr>
              <w:rFonts w:ascii="현대하모니 M" w:eastAsia="현대하모니 M" w:hAnsi="현대하모니 M" w:hint="eastAsia"/>
              <w:b/>
              <w:bCs/>
              <w:sz w:val="28"/>
              <w:szCs w:val="28"/>
            </w:rPr>
            <w:t>제어 사양서</w:t>
          </w:r>
        </w:p>
      </w:tc>
      <w:tc>
        <w:tcPr>
          <w:tcW w:w="3600" w:type="dxa"/>
          <w:vAlign w:val="center"/>
        </w:tcPr>
        <w:p w14:paraId="600E9ECB" w14:textId="77777777" w:rsidR="00295845" w:rsidRPr="00C51850" w:rsidRDefault="00295845" w:rsidP="004B61AB">
          <w:pPr>
            <w:pStyle w:val="a6"/>
            <w:jc w:val="both"/>
            <w:rPr>
              <w:rFonts w:ascii="현대하모니 M" w:eastAsia="현대하모니 M" w:hAnsi="현대하모니 M"/>
              <w:color w:val="000000" w:themeColor="text1"/>
              <w:sz w:val="20"/>
            </w:rPr>
          </w:pPr>
          <w:r>
            <w:rPr>
              <w:rFonts w:ascii="현대하모니 M" w:eastAsia="현대하모니 M" w:hAnsi="현대하모니 M" w:hint="eastAsia"/>
              <w:color w:val="000000" w:themeColor="text1"/>
              <w:sz w:val="20"/>
            </w:rPr>
            <w:t xml:space="preserve">SPEC  </w:t>
          </w:r>
          <w:r w:rsidRPr="00C51850">
            <w:rPr>
              <w:rFonts w:ascii="현대하모니 M" w:eastAsia="현대하모니 M" w:hAnsi="현대하모니 M" w:hint="eastAsia"/>
              <w:color w:val="000000" w:themeColor="text1"/>
              <w:sz w:val="20"/>
            </w:rPr>
            <w:t>NO</w:t>
          </w:r>
        </w:p>
        <w:p w14:paraId="2BEEB3E8" w14:textId="77777777" w:rsidR="00295845" w:rsidRPr="0069499F" w:rsidRDefault="00295845" w:rsidP="004B61AB">
          <w:pPr>
            <w:pStyle w:val="a6"/>
            <w:jc w:val="both"/>
            <w:rPr>
              <w:rFonts w:ascii="현대하모니 M" w:eastAsia="현대하모니 M" w:hAnsi="현대하모니 M"/>
              <w:sz w:val="20"/>
            </w:rPr>
          </w:pPr>
          <w:r w:rsidRPr="00C51850">
            <w:rPr>
              <w:rFonts w:ascii="현대하모니 M" w:eastAsia="현대하모니 M" w:hAnsi="현대하모니 M" w:hint="eastAsia"/>
              <w:b/>
              <w:color w:val="000000" w:themeColor="text1"/>
            </w:rPr>
            <w:t>ES95560-10</w:t>
          </w:r>
        </w:p>
      </w:tc>
      <w:tc>
        <w:tcPr>
          <w:tcW w:w="2538" w:type="dxa"/>
          <w:vAlign w:val="center"/>
        </w:tcPr>
        <w:p w14:paraId="7F788B31" w14:textId="77777777" w:rsidR="00295845" w:rsidRPr="0069499F" w:rsidRDefault="00295845" w:rsidP="004C2BE6">
          <w:pPr>
            <w:pStyle w:val="a6"/>
            <w:rPr>
              <w:rFonts w:ascii="현대하모니 M" w:eastAsia="현대하모니 M" w:hAnsi="현대하모니 M"/>
              <w:sz w:val="20"/>
            </w:rPr>
          </w:pPr>
        </w:p>
        <w:p w14:paraId="4E80D4AE" w14:textId="77777777" w:rsidR="00295845" w:rsidRPr="0069499F" w:rsidRDefault="00295845" w:rsidP="004C2BE6">
          <w:pPr>
            <w:pStyle w:val="a6"/>
            <w:rPr>
              <w:rFonts w:ascii="현대하모니 M" w:eastAsia="현대하모니 M" w:hAnsi="현대하모니 M"/>
              <w:sz w:val="20"/>
            </w:rPr>
          </w:pPr>
        </w:p>
        <w:p w14:paraId="3F6BF70B" w14:textId="77777777" w:rsidR="00295845" w:rsidRPr="00EF4895" w:rsidRDefault="00295845" w:rsidP="00EF4895">
          <w:pPr>
            <w:pStyle w:val="a6"/>
            <w:rPr>
              <w:rFonts w:ascii="현대하모니 M" w:eastAsia="현대하모니 M" w:hAnsi="현대하모니 M"/>
              <w:sz w:val="20"/>
            </w:rPr>
          </w:pPr>
          <w:r w:rsidRPr="0069499F">
            <w:rPr>
              <w:rFonts w:ascii="현대하모니 M" w:eastAsia="현대하모니 M" w:hAnsi="현대하모니 M"/>
              <w:sz w:val="20"/>
            </w:rPr>
            <w:t>페이지</w:t>
          </w:r>
        </w:p>
      </w:tc>
    </w:tr>
  </w:tbl>
  <w:p w14:paraId="623F8055" w14:textId="77777777" w:rsidR="00295845" w:rsidRPr="0069499F" w:rsidRDefault="00295845">
    <w:pPr>
      <w:pStyle w:val="a6"/>
      <w:rPr>
        <w:rFonts w:ascii="현대하모니 M" w:eastAsia="현대하모니 M" w:hAnsi="현대하모니 M"/>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99" w:type="dxa"/>
        <w:right w:w="99" w:type="dxa"/>
      </w:tblCellMar>
      <w:tblLook w:val="0000" w:firstRow="0" w:lastRow="0" w:firstColumn="0" w:lastColumn="0" w:noHBand="0" w:noVBand="0"/>
    </w:tblPr>
    <w:tblGrid>
      <w:gridCol w:w="2722"/>
      <w:gridCol w:w="5760"/>
      <w:gridCol w:w="2145"/>
    </w:tblGrid>
    <w:tr w:rsidR="00295845" w:rsidRPr="0069499F" w14:paraId="22722977" w14:textId="77777777" w:rsidTr="0016523F">
      <w:trPr>
        <w:trHeight w:val="567"/>
        <w:jc w:val="center"/>
      </w:trPr>
      <w:tc>
        <w:tcPr>
          <w:tcW w:w="2722" w:type="dxa"/>
          <w:vMerge w:val="restart"/>
          <w:vAlign w:val="center"/>
        </w:tcPr>
        <w:p w14:paraId="6D940051" w14:textId="77777777" w:rsidR="00295845" w:rsidRPr="0069499F" w:rsidRDefault="00295845" w:rsidP="004C2BE6">
          <w:pPr>
            <w:rPr>
              <w:rFonts w:ascii="현대하모니 M" w:eastAsia="현대하모니 M" w:hAnsi="현대하모니 M"/>
            </w:rPr>
          </w:pPr>
          <w:r w:rsidRPr="0069499F">
            <w:rPr>
              <w:rFonts w:ascii="현대하모니 M" w:eastAsia="현대하모니 M" w:hAnsi="현대하모니 M" w:hint="eastAsia"/>
            </w:rPr>
            <w:t>적용차종</w:t>
          </w:r>
        </w:p>
        <w:p w14:paraId="61DD256D" w14:textId="77777777" w:rsidR="00295845" w:rsidRPr="00411C8B" w:rsidRDefault="00295845" w:rsidP="004C2BE6">
          <w:pPr>
            <w:rPr>
              <w:rFonts w:ascii="현대하모니 M" w:eastAsia="현대하모니 M" w:hAnsi="현대하모니 M"/>
            </w:rPr>
          </w:pPr>
          <w:r>
            <w:rPr>
              <w:rFonts w:ascii="현대하모니 M" w:eastAsia="현대하모니 M" w:hAnsi="현대하모니 M" w:hint="eastAsia"/>
            </w:rPr>
            <w:t>All</w:t>
          </w:r>
        </w:p>
      </w:tc>
      <w:tc>
        <w:tcPr>
          <w:tcW w:w="5760" w:type="dxa"/>
          <w:vAlign w:val="center"/>
        </w:tcPr>
        <w:p w14:paraId="7BF1A621" w14:textId="77777777" w:rsidR="00295845" w:rsidRPr="0069499F" w:rsidRDefault="00295845" w:rsidP="004C2BE6">
          <w:pPr>
            <w:jc w:val="center"/>
            <w:rPr>
              <w:rFonts w:ascii="현대하모니 M" w:eastAsia="현대하모니 M" w:hAnsi="현대하모니 M"/>
              <w:b/>
              <w:w w:val="150"/>
              <w:sz w:val="34"/>
            </w:rPr>
          </w:pPr>
          <w:r w:rsidRPr="00591632">
            <w:rPr>
              <w:rFonts w:ascii="굴림" w:eastAsia="굴림" w:hAnsi="굴림"/>
              <w:noProof/>
              <w:sz w:val="24"/>
              <w:szCs w:val="24"/>
            </w:rPr>
            <w:drawing>
              <wp:inline distT="0" distB="0" distL="0" distR="0" wp14:anchorId="2E600DE5" wp14:editId="3601DD10">
                <wp:extent cx="911225" cy="23876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7"/>
                        <pic:cNvPicPr>
                          <a:picLocks noChangeAspect="1" noChangeArrowheads="1"/>
                        </pic:cNvPicPr>
                      </pic:nvPicPr>
                      <pic:blipFill>
                        <a:blip r:embed="rId1" cstate="print">
                          <a:extLst>
                            <a:ext uri="{28A0092B-C50C-407E-A947-70E740481C1C}">
                              <a14:useLocalDpi xmlns:a14="http://schemas.microsoft.com/office/drawing/2010/main" val="0"/>
                            </a:ext>
                          </a:extLst>
                        </a:blip>
                        <a:srcRect t="11374" b="12424"/>
                        <a:stretch>
                          <a:fillRect/>
                        </a:stretch>
                      </pic:blipFill>
                      <pic:spPr bwMode="auto">
                        <a:xfrm>
                          <a:off x="0" y="0"/>
                          <a:ext cx="911225" cy="238760"/>
                        </a:xfrm>
                        <a:prstGeom prst="rect">
                          <a:avLst/>
                        </a:prstGeom>
                        <a:noFill/>
                      </pic:spPr>
                    </pic:pic>
                  </a:graphicData>
                </a:graphic>
              </wp:inline>
            </w:drawing>
          </w:r>
        </w:p>
      </w:tc>
      <w:tc>
        <w:tcPr>
          <w:tcW w:w="2145" w:type="dxa"/>
          <w:vMerge w:val="restart"/>
          <w:vAlign w:val="center"/>
        </w:tcPr>
        <w:p w14:paraId="007F3089" w14:textId="77777777" w:rsidR="00295845" w:rsidRPr="0069499F" w:rsidRDefault="00295845" w:rsidP="004C2BE6">
          <w:pPr>
            <w:jc w:val="right"/>
            <w:rPr>
              <w:rFonts w:ascii="현대하모니 M" w:eastAsia="현대하모니 M" w:hAnsi="현대하모니 M"/>
            </w:rPr>
          </w:pPr>
          <w:r w:rsidRPr="0069499F">
            <w:rPr>
              <w:rFonts w:ascii="현대하모니 M" w:eastAsia="현대하모니 M" w:hAnsi="현대하모니 M" w:hint="eastAsia"/>
            </w:rPr>
            <w:t>SHT/SHTS</w:t>
          </w:r>
        </w:p>
        <w:p w14:paraId="2A75A4A7" w14:textId="77777777" w:rsidR="00295845" w:rsidRPr="0069499F" w:rsidRDefault="00295845" w:rsidP="004C2BE6">
          <w:pPr>
            <w:rPr>
              <w:rFonts w:ascii="현대하모니 M" w:eastAsia="현대하모니 M" w:hAnsi="현대하모니 M"/>
            </w:rPr>
          </w:pPr>
          <w:r w:rsidRPr="0069499F">
            <w:rPr>
              <w:rFonts w:ascii="현대하모니 M" w:eastAsia="현대하모니 M" w:hAnsi="현대하모니 M" w:hint="eastAsia"/>
            </w:rPr>
            <w:t xml:space="preserve"> </w:t>
          </w:r>
        </w:p>
        <w:p w14:paraId="7E3A6CF0" w14:textId="77777777" w:rsidR="00295845" w:rsidRPr="0069499F" w:rsidRDefault="00295845" w:rsidP="00235837">
          <w:pPr>
            <w:jc w:val="right"/>
            <w:rPr>
              <w:rFonts w:ascii="현대하모니 M" w:eastAsia="현대하모니 M" w:hAnsi="현대하모니 M"/>
            </w:rPr>
          </w:pPr>
        </w:p>
      </w:tc>
    </w:tr>
    <w:tr w:rsidR="00295845" w:rsidRPr="0069499F" w14:paraId="07707F41" w14:textId="77777777" w:rsidTr="0016523F">
      <w:trPr>
        <w:trHeight w:val="567"/>
        <w:jc w:val="center"/>
      </w:trPr>
      <w:tc>
        <w:tcPr>
          <w:tcW w:w="2722" w:type="dxa"/>
          <w:vMerge/>
          <w:vAlign w:val="center"/>
        </w:tcPr>
        <w:p w14:paraId="10AD7640" w14:textId="77777777" w:rsidR="00295845" w:rsidRPr="0069499F" w:rsidRDefault="00295845" w:rsidP="004C2BE6">
          <w:pPr>
            <w:rPr>
              <w:rFonts w:ascii="현대하모니 M" w:eastAsia="현대하모니 M" w:hAnsi="현대하모니 M"/>
            </w:rPr>
          </w:pPr>
        </w:p>
      </w:tc>
      <w:tc>
        <w:tcPr>
          <w:tcW w:w="5760" w:type="dxa"/>
          <w:vAlign w:val="center"/>
        </w:tcPr>
        <w:p w14:paraId="699E3BAE" w14:textId="77777777" w:rsidR="00295845" w:rsidRPr="0069499F" w:rsidRDefault="00295845" w:rsidP="004C2BE6">
          <w:pPr>
            <w:jc w:val="center"/>
            <w:rPr>
              <w:rFonts w:ascii="현대하모니 M" w:eastAsia="현대하모니 M" w:hAnsi="현대하모니 M"/>
              <w:b/>
              <w:noProof/>
              <w:w w:val="150"/>
              <w:sz w:val="34"/>
            </w:rPr>
          </w:pPr>
          <w:r w:rsidRPr="0069499F">
            <w:rPr>
              <w:rFonts w:ascii="현대하모니 M" w:eastAsia="현대하모니 M" w:hAnsi="현대하모니 M" w:hint="eastAsia"/>
              <w:sz w:val="28"/>
            </w:rPr>
            <w:t>CONTROL SPECIFICATION</w:t>
          </w:r>
        </w:p>
      </w:tc>
      <w:tc>
        <w:tcPr>
          <w:tcW w:w="2145" w:type="dxa"/>
          <w:vMerge/>
          <w:vAlign w:val="center"/>
        </w:tcPr>
        <w:p w14:paraId="76647885" w14:textId="77777777" w:rsidR="00295845" w:rsidRPr="0069499F" w:rsidRDefault="00295845" w:rsidP="004C2BE6">
          <w:pPr>
            <w:jc w:val="right"/>
            <w:rPr>
              <w:rFonts w:ascii="현대하모니 M" w:eastAsia="현대하모니 M" w:hAnsi="현대하모니 M"/>
            </w:rPr>
          </w:pPr>
        </w:p>
      </w:tc>
    </w:tr>
    <w:tr w:rsidR="00295845" w:rsidRPr="0069499F" w14:paraId="0818C0E6" w14:textId="77777777" w:rsidTr="0016523F">
      <w:trPr>
        <w:trHeight w:val="567"/>
        <w:jc w:val="center"/>
      </w:trPr>
      <w:tc>
        <w:tcPr>
          <w:tcW w:w="2722" w:type="dxa"/>
          <w:vMerge/>
          <w:vAlign w:val="center"/>
        </w:tcPr>
        <w:p w14:paraId="01CE9AB0" w14:textId="77777777" w:rsidR="00295845" w:rsidRPr="0069499F" w:rsidRDefault="00295845" w:rsidP="004C2BE6">
          <w:pPr>
            <w:rPr>
              <w:rFonts w:ascii="현대하모니 M" w:eastAsia="현대하모니 M" w:hAnsi="현대하모니 M"/>
            </w:rPr>
          </w:pPr>
        </w:p>
      </w:tc>
      <w:tc>
        <w:tcPr>
          <w:tcW w:w="5760" w:type="dxa"/>
          <w:vAlign w:val="center"/>
        </w:tcPr>
        <w:p w14:paraId="6E10FCA5" w14:textId="77777777" w:rsidR="00295845" w:rsidRPr="0069499F" w:rsidRDefault="00295845" w:rsidP="004C2BE6">
          <w:pPr>
            <w:jc w:val="center"/>
            <w:rPr>
              <w:rFonts w:ascii="현대하모니 M" w:eastAsia="현대하모니 M" w:hAnsi="현대하모니 M"/>
              <w:b/>
              <w:noProof/>
              <w:w w:val="150"/>
              <w:sz w:val="34"/>
            </w:rPr>
          </w:pPr>
          <w:r>
            <w:rPr>
              <w:rFonts w:ascii="현대하모니 M" w:eastAsia="현대하모니 M" w:hAnsi="현대하모니 M" w:hint="eastAsia"/>
              <w:b/>
              <w:noProof/>
              <w:w w:val="150"/>
              <w:sz w:val="34"/>
            </w:rPr>
            <w:t>진단 사양서</w:t>
          </w:r>
        </w:p>
      </w:tc>
      <w:tc>
        <w:tcPr>
          <w:tcW w:w="2145" w:type="dxa"/>
          <w:vMerge/>
          <w:vAlign w:val="center"/>
        </w:tcPr>
        <w:p w14:paraId="1CB93451" w14:textId="77777777" w:rsidR="00295845" w:rsidRPr="0069499F" w:rsidRDefault="00295845" w:rsidP="004C2BE6">
          <w:pPr>
            <w:jc w:val="right"/>
            <w:rPr>
              <w:rFonts w:ascii="현대하모니 M" w:eastAsia="현대하모니 M" w:hAnsi="현대하모니 M"/>
            </w:rPr>
          </w:pPr>
        </w:p>
      </w:tc>
    </w:tr>
    <w:tr w:rsidR="00295845" w:rsidRPr="0069499F" w14:paraId="0D0AD535" w14:textId="77777777" w:rsidTr="0016523F">
      <w:trPr>
        <w:trHeight w:val="567"/>
        <w:jc w:val="center"/>
      </w:trPr>
      <w:tc>
        <w:tcPr>
          <w:tcW w:w="2722" w:type="dxa"/>
          <w:vMerge w:val="restart"/>
          <w:vAlign w:val="center"/>
        </w:tcPr>
        <w:p w14:paraId="38ACF73F" w14:textId="302EF752" w:rsidR="00295845" w:rsidRPr="0069499F" w:rsidRDefault="00295845" w:rsidP="004C2BE6">
          <w:pPr>
            <w:rPr>
              <w:rFonts w:ascii="현대하모니 M" w:eastAsia="현대하모니 M" w:hAnsi="현대하모니 M"/>
            </w:rPr>
          </w:pPr>
          <w:r w:rsidRPr="0069499F">
            <w:rPr>
              <w:rFonts w:ascii="현대하모니 M" w:eastAsia="현대하모니 M" w:hAnsi="현대하모니 M" w:hint="eastAsia"/>
            </w:rPr>
            <w:t>작성처</w:t>
          </w:r>
        </w:p>
        <w:p w14:paraId="5E95EE7F" w14:textId="14D2E407" w:rsidR="00295845" w:rsidRPr="0018138D" w:rsidRDefault="00295845" w:rsidP="004C2BE6">
          <w:pPr>
            <w:rPr>
              <w:rFonts w:ascii="현대하모니 M" w:eastAsia="현대하모니 M" w:hAnsi="현대하모니 M"/>
            </w:rPr>
          </w:pPr>
          <w:r>
            <w:rPr>
              <w:rFonts w:ascii="현대하모니 M" w:eastAsia="현대하모니 M" w:hAnsi="현대하모니 M"/>
              <w:noProof/>
            </w:rPr>
            <mc:AlternateContent>
              <mc:Choice Requires="wps">
                <w:drawing>
                  <wp:anchor distT="0" distB="0" distL="114300" distR="114300" simplePos="0" relativeHeight="251661312" behindDoc="0" locked="0" layoutInCell="0" allowOverlap="1" wp14:anchorId="008A849C" wp14:editId="3ADC0A52">
                    <wp:simplePos x="0" y="0"/>
                    <wp:positionH relativeFrom="column">
                      <wp:posOffset>-74930</wp:posOffset>
                    </wp:positionH>
                    <wp:positionV relativeFrom="paragraph">
                      <wp:posOffset>554355</wp:posOffset>
                    </wp:positionV>
                    <wp:extent cx="6758305" cy="6305550"/>
                    <wp:effectExtent l="0" t="0" r="23495" b="19050"/>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8305" cy="6305550"/>
                            </a:xfrm>
                            <a:prstGeom prst="rect">
                              <a:avLst/>
                            </a:prstGeom>
                            <a:noFill/>
                            <a:ln w="63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2B286" id="직사각형 2" o:spid="_x0000_s1026" style="position:absolute;left:0;text-align:left;margin-left:-5.9pt;margin-top:43.65pt;width:532.15pt;height:4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" o:allowincell="f" filled="f" strokeweight=".5pt"/>
                </w:pict>
              </mc:Fallback>
            </mc:AlternateContent>
          </w:r>
          <w:r w:rsidRPr="0069499F">
            <w:rPr>
              <w:rFonts w:ascii="현대하모니 M" w:eastAsia="현대하모니 M" w:hAnsi="현대하모니 M" w:hint="eastAsia"/>
            </w:rPr>
            <w:t>전자제어설계팀</w:t>
          </w:r>
        </w:p>
      </w:tc>
      <w:tc>
        <w:tcPr>
          <w:tcW w:w="5760" w:type="dxa"/>
          <w:vAlign w:val="center"/>
        </w:tcPr>
        <w:p w14:paraId="38EB6A55" w14:textId="77777777" w:rsidR="00295845" w:rsidRPr="0069499F" w:rsidRDefault="00295845" w:rsidP="004C2BE6">
          <w:pPr>
            <w:jc w:val="center"/>
            <w:rPr>
              <w:rFonts w:ascii="현대하모니 M" w:eastAsia="현대하모니 M" w:hAnsi="현대하모니 M"/>
              <w:color w:val="000000" w:themeColor="text1"/>
              <w:sz w:val="28"/>
              <w:szCs w:val="28"/>
            </w:rPr>
          </w:pPr>
          <w:r w:rsidRPr="002C64A7">
            <w:rPr>
              <w:rFonts w:ascii="현대하모니 M" w:eastAsia="현대하모니 M" w:hAnsi="현대하모니 M" w:hint="eastAsia"/>
              <w:sz w:val="28"/>
              <w:szCs w:val="28"/>
            </w:rPr>
            <w:t>WPC(Wireless Power Charger)</w:t>
          </w:r>
        </w:p>
      </w:tc>
      <w:tc>
        <w:tcPr>
          <w:tcW w:w="2145" w:type="dxa"/>
          <w:vMerge w:val="restart"/>
          <w:vAlign w:val="center"/>
        </w:tcPr>
        <w:p w14:paraId="3A5B23CF" w14:textId="77777777" w:rsidR="00295845" w:rsidRPr="00C51850" w:rsidRDefault="00295845" w:rsidP="00235837">
          <w:pPr>
            <w:rPr>
              <w:rFonts w:ascii="현대하모니 M" w:eastAsia="현대하모니 M" w:hAnsi="현대하모니 M"/>
              <w:color w:val="000000" w:themeColor="text1"/>
            </w:rPr>
          </w:pPr>
          <w:r w:rsidRPr="00C51850">
            <w:rPr>
              <w:rFonts w:ascii="현대하모니 M" w:eastAsia="현대하모니 M" w:hAnsi="현대하모니 M" w:hint="eastAsia"/>
              <w:color w:val="000000" w:themeColor="text1"/>
            </w:rPr>
            <w:t>SPEC No.</w:t>
          </w:r>
        </w:p>
        <w:p w14:paraId="55798960" w14:textId="77777777" w:rsidR="00295845" w:rsidRPr="00C51850" w:rsidRDefault="00295845" w:rsidP="00235837">
          <w:pPr>
            <w:rPr>
              <w:rFonts w:ascii="현대하모니 M" w:eastAsia="현대하모니 M" w:hAnsi="현대하모니 M"/>
              <w:color w:val="000000" w:themeColor="text1"/>
            </w:rPr>
          </w:pPr>
        </w:p>
        <w:p w14:paraId="32980529" w14:textId="77777777" w:rsidR="00295845" w:rsidRPr="004745EF" w:rsidRDefault="00295845" w:rsidP="00235837">
          <w:pPr>
            <w:rPr>
              <w:rFonts w:ascii="현대하모니 M" w:eastAsia="현대하모니 M" w:hAnsi="현대하모니 M"/>
            </w:rPr>
          </w:pPr>
        </w:p>
      </w:tc>
    </w:tr>
    <w:tr w:rsidR="00295845" w:rsidRPr="0069499F" w14:paraId="791FB4DB" w14:textId="77777777" w:rsidTr="0016523F">
      <w:trPr>
        <w:trHeight w:val="567"/>
        <w:jc w:val="center"/>
      </w:trPr>
      <w:tc>
        <w:tcPr>
          <w:tcW w:w="2722" w:type="dxa"/>
          <w:vMerge/>
          <w:vAlign w:val="center"/>
        </w:tcPr>
        <w:p w14:paraId="73A20786" w14:textId="77777777" w:rsidR="00295845" w:rsidRPr="0069499F" w:rsidRDefault="00295845" w:rsidP="004C2BE6">
          <w:pPr>
            <w:rPr>
              <w:rFonts w:ascii="현대하모니 M" w:eastAsia="현대하모니 M" w:hAnsi="현대하모니 M"/>
            </w:rPr>
          </w:pPr>
        </w:p>
      </w:tc>
      <w:tc>
        <w:tcPr>
          <w:tcW w:w="5760" w:type="dxa"/>
          <w:vAlign w:val="center"/>
        </w:tcPr>
        <w:p w14:paraId="2A07A581" w14:textId="77777777" w:rsidR="00295845" w:rsidRPr="00131839" w:rsidRDefault="00295845" w:rsidP="00131839">
          <w:pPr>
            <w:jc w:val="center"/>
            <w:rPr>
              <w:rFonts w:ascii="현대하모니 M" w:eastAsia="현대하모니 M" w:hAnsi="현대하모니 M" w:cs="바탕"/>
              <w:sz w:val="28"/>
              <w:szCs w:val="28"/>
            </w:rPr>
          </w:pPr>
          <w:r>
            <w:rPr>
              <w:rFonts w:ascii="현대하모니 M" w:eastAsia="현대하모니 M" w:hAnsi="현대하모니 M" w:hint="eastAsia"/>
              <w:sz w:val="28"/>
              <w:szCs w:val="28"/>
            </w:rPr>
            <w:t>무선 충전 시</w:t>
          </w:r>
          <w:r w:rsidRPr="002C64A7">
            <w:rPr>
              <w:rFonts w:ascii="현대하모니 M" w:eastAsia="현대하모니 M" w:hAnsi="현대하모니 M" w:hint="eastAsia"/>
              <w:sz w:val="28"/>
              <w:szCs w:val="28"/>
            </w:rPr>
            <w:t>스템</w:t>
          </w:r>
        </w:p>
      </w:tc>
      <w:tc>
        <w:tcPr>
          <w:tcW w:w="2145" w:type="dxa"/>
          <w:vMerge/>
          <w:vAlign w:val="center"/>
        </w:tcPr>
        <w:p w14:paraId="0265093A" w14:textId="77777777" w:rsidR="00295845" w:rsidRPr="0069499F" w:rsidRDefault="00295845" w:rsidP="004C2BE6">
          <w:pPr>
            <w:rPr>
              <w:rFonts w:ascii="현대하모니 M" w:eastAsia="현대하모니 M" w:hAnsi="현대하모니 M"/>
            </w:rPr>
          </w:pPr>
        </w:p>
      </w:tc>
    </w:tr>
  </w:tbl>
  <w:p w14:paraId="506A3E01" w14:textId="77777777" w:rsidR="00295845" w:rsidRPr="0069499F" w:rsidRDefault="00295845" w:rsidP="004C2BE6">
    <w:pPr>
      <w:pStyle w:val="a6"/>
      <w:rPr>
        <w:rFonts w:ascii="현대하모니 M" w:eastAsia="현대하모니 M" w:hAnsi="현대하모니 M"/>
      </w:rPr>
    </w:pPr>
    <w:r w:rsidRPr="0069499F">
      <w:rPr>
        <w:rFonts w:ascii="현대하모니 M" w:eastAsia="현대하모니 M" w:hAnsi="현대하모니 M"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AB8209A"/>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DBEEE39A"/>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C8FAD7D0"/>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F9C48CFE"/>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FC0E520E"/>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A1163C20"/>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80DE38F2"/>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2D72E5AC"/>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BA68AC62"/>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D048D188"/>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C7E6EF8"/>
    <w:multiLevelType w:val="multilevel"/>
    <w:tmpl w:val="8D50B748"/>
    <w:lvl w:ilvl="0">
      <w:start w:val="1"/>
      <w:numFmt w:val="decimal"/>
      <w:pStyle w:val="SL1"/>
      <w:lvlText w:val="%1"/>
      <w:lvlJc w:val="left"/>
      <w:pPr>
        <w:tabs>
          <w:tab w:val="num" w:pos="425"/>
        </w:tabs>
        <w:ind w:left="425" w:hanging="425"/>
      </w:pPr>
      <w:rPr>
        <w:rFonts w:hint="eastAsia"/>
        <w:sz w:val="22"/>
        <w:szCs w:val="22"/>
      </w:rPr>
    </w:lvl>
    <w:lvl w:ilvl="1">
      <w:start w:val="1"/>
      <w:numFmt w:val="decimal"/>
      <w:pStyle w:val="SL2"/>
      <w:lvlText w:val="%1.%2"/>
      <w:lvlJc w:val="left"/>
      <w:pPr>
        <w:tabs>
          <w:tab w:val="num" w:pos="992"/>
        </w:tabs>
        <w:ind w:left="992" w:hanging="567"/>
      </w:pPr>
      <w:rPr>
        <w:rFonts w:hint="eastAsia"/>
        <w:sz w:val="22"/>
        <w:szCs w:val="22"/>
      </w:rPr>
    </w:lvl>
    <w:lvl w:ilvl="2">
      <w:start w:val="1"/>
      <w:numFmt w:val="decimal"/>
      <w:pStyle w:val="SL3"/>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sz w:val="22"/>
        <w:szCs w:val="22"/>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0D843E6A"/>
    <w:multiLevelType w:val="hybridMultilevel"/>
    <w:tmpl w:val="6F8853A4"/>
    <w:lvl w:ilvl="0" w:tplc="08481462">
      <w:numFmt w:val="bullet"/>
      <w:lvlText w:val="-"/>
      <w:lvlJc w:val="left"/>
      <w:pPr>
        <w:ind w:left="1470" w:hanging="360"/>
      </w:pPr>
      <w:rPr>
        <w:rFonts w:ascii="Calibri" w:eastAsia="맑은 고딕" w:hAnsi="Calibri" w:cs="Calibri" w:hint="default"/>
      </w:rPr>
    </w:lvl>
    <w:lvl w:ilvl="1" w:tplc="04090003" w:tentative="1">
      <w:start w:val="1"/>
      <w:numFmt w:val="bullet"/>
      <w:lvlText w:val=""/>
      <w:lvlJc w:val="left"/>
      <w:pPr>
        <w:ind w:left="1910" w:hanging="400"/>
      </w:pPr>
      <w:rPr>
        <w:rFonts w:ascii="Wingdings" w:hAnsi="Wingdings" w:hint="default"/>
      </w:rPr>
    </w:lvl>
    <w:lvl w:ilvl="2" w:tplc="04090005" w:tentative="1">
      <w:start w:val="1"/>
      <w:numFmt w:val="bullet"/>
      <w:lvlText w:val=""/>
      <w:lvlJc w:val="left"/>
      <w:pPr>
        <w:ind w:left="2310" w:hanging="400"/>
      </w:pPr>
      <w:rPr>
        <w:rFonts w:ascii="Wingdings" w:hAnsi="Wingdings" w:hint="default"/>
      </w:rPr>
    </w:lvl>
    <w:lvl w:ilvl="3" w:tplc="04090001" w:tentative="1">
      <w:start w:val="1"/>
      <w:numFmt w:val="bullet"/>
      <w:lvlText w:val=""/>
      <w:lvlJc w:val="left"/>
      <w:pPr>
        <w:ind w:left="2710" w:hanging="400"/>
      </w:pPr>
      <w:rPr>
        <w:rFonts w:ascii="Wingdings" w:hAnsi="Wingdings" w:hint="default"/>
      </w:rPr>
    </w:lvl>
    <w:lvl w:ilvl="4" w:tplc="04090003" w:tentative="1">
      <w:start w:val="1"/>
      <w:numFmt w:val="bullet"/>
      <w:lvlText w:val=""/>
      <w:lvlJc w:val="left"/>
      <w:pPr>
        <w:ind w:left="3110" w:hanging="400"/>
      </w:pPr>
      <w:rPr>
        <w:rFonts w:ascii="Wingdings" w:hAnsi="Wingdings" w:hint="default"/>
      </w:rPr>
    </w:lvl>
    <w:lvl w:ilvl="5" w:tplc="04090005" w:tentative="1">
      <w:start w:val="1"/>
      <w:numFmt w:val="bullet"/>
      <w:lvlText w:val=""/>
      <w:lvlJc w:val="left"/>
      <w:pPr>
        <w:ind w:left="3510" w:hanging="400"/>
      </w:pPr>
      <w:rPr>
        <w:rFonts w:ascii="Wingdings" w:hAnsi="Wingdings" w:hint="default"/>
      </w:rPr>
    </w:lvl>
    <w:lvl w:ilvl="6" w:tplc="04090001" w:tentative="1">
      <w:start w:val="1"/>
      <w:numFmt w:val="bullet"/>
      <w:lvlText w:val=""/>
      <w:lvlJc w:val="left"/>
      <w:pPr>
        <w:ind w:left="3910" w:hanging="400"/>
      </w:pPr>
      <w:rPr>
        <w:rFonts w:ascii="Wingdings" w:hAnsi="Wingdings" w:hint="default"/>
      </w:rPr>
    </w:lvl>
    <w:lvl w:ilvl="7" w:tplc="04090003" w:tentative="1">
      <w:start w:val="1"/>
      <w:numFmt w:val="bullet"/>
      <w:lvlText w:val=""/>
      <w:lvlJc w:val="left"/>
      <w:pPr>
        <w:ind w:left="4310" w:hanging="400"/>
      </w:pPr>
      <w:rPr>
        <w:rFonts w:ascii="Wingdings" w:hAnsi="Wingdings" w:hint="default"/>
      </w:rPr>
    </w:lvl>
    <w:lvl w:ilvl="8" w:tplc="04090005" w:tentative="1">
      <w:start w:val="1"/>
      <w:numFmt w:val="bullet"/>
      <w:lvlText w:val=""/>
      <w:lvlJc w:val="left"/>
      <w:pPr>
        <w:ind w:left="4710" w:hanging="400"/>
      </w:pPr>
      <w:rPr>
        <w:rFonts w:ascii="Wingdings" w:hAnsi="Wingdings" w:hint="default"/>
      </w:rPr>
    </w:lvl>
  </w:abstractNum>
  <w:abstractNum w:abstractNumId="12" w15:restartNumberingAfterBreak="0">
    <w:nsid w:val="13A255A6"/>
    <w:multiLevelType w:val="hybridMultilevel"/>
    <w:tmpl w:val="2D2EA544"/>
    <w:lvl w:ilvl="0" w:tplc="B936E732">
      <w:start w:val="1"/>
      <w:numFmt w:val="decimalEnclosedCircle"/>
      <w:lvlText w:val="%1"/>
      <w:lvlJc w:val="left"/>
      <w:pPr>
        <w:ind w:left="552" w:hanging="360"/>
      </w:pPr>
      <w:rPr>
        <w:rFonts w:hint="default"/>
      </w:rPr>
    </w:lvl>
    <w:lvl w:ilvl="1" w:tplc="04090019" w:tentative="1">
      <w:start w:val="1"/>
      <w:numFmt w:val="upperLetter"/>
      <w:lvlText w:val="%2."/>
      <w:lvlJc w:val="left"/>
      <w:pPr>
        <w:ind w:left="1072" w:hanging="440"/>
      </w:pPr>
    </w:lvl>
    <w:lvl w:ilvl="2" w:tplc="0409001B" w:tentative="1">
      <w:start w:val="1"/>
      <w:numFmt w:val="lowerRoman"/>
      <w:lvlText w:val="%3."/>
      <w:lvlJc w:val="right"/>
      <w:pPr>
        <w:ind w:left="1512" w:hanging="440"/>
      </w:pPr>
    </w:lvl>
    <w:lvl w:ilvl="3" w:tplc="0409000F" w:tentative="1">
      <w:start w:val="1"/>
      <w:numFmt w:val="decimal"/>
      <w:lvlText w:val="%4."/>
      <w:lvlJc w:val="left"/>
      <w:pPr>
        <w:ind w:left="1952" w:hanging="440"/>
      </w:pPr>
    </w:lvl>
    <w:lvl w:ilvl="4" w:tplc="04090019" w:tentative="1">
      <w:start w:val="1"/>
      <w:numFmt w:val="upperLetter"/>
      <w:lvlText w:val="%5."/>
      <w:lvlJc w:val="left"/>
      <w:pPr>
        <w:ind w:left="2392" w:hanging="440"/>
      </w:pPr>
    </w:lvl>
    <w:lvl w:ilvl="5" w:tplc="0409001B" w:tentative="1">
      <w:start w:val="1"/>
      <w:numFmt w:val="lowerRoman"/>
      <w:lvlText w:val="%6."/>
      <w:lvlJc w:val="right"/>
      <w:pPr>
        <w:ind w:left="2832" w:hanging="440"/>
      </w:pPr>
    </w:lvl>
    <w:lvl w:ilvl="6" w:tplc="0409000F" w:tentative="1">
      <w:start w:val="1"/>
      <w:numFmt w:val="decimal"/>
      <w:lvlText w:val="%7."/>
      <w:lvlJc w:val="left"/>
      <w:pPr>
        <w:ind w:left="3272" w:hanging="440"/>
      </w:pPr>
    </w:lvl>
    <w:lvl w:ilvl="7" w:tplc="04090019" w:tentative="1">
      <w:start w:val="1"/>
      <w:numFmt w:val="upperLetter"/>
      <w:lvlText w:val="%8."/>
      <w:lvlJc w:val="left"/>
      <w:pPr>
        <w:ind w:left="3712" w:hanging="440"/>
      </w:pPr>
    </w:lvl>
    <w:lvl w:ilvl="8" w:tplc="0409001B" w:tentative="1">
      <w:start w:val="1"/>
      <w:numFmt w:val="lowerRoman"/>
      <w:lvlText w:val="%9."/>
      <w:lvlJc w:val="right"/>
      <w:pPr>
        <w:ind w:left="4152" w:hanging="440"/>
      </w:pPr>
    </w:lvl>
  </w:abstractNum>
  <w:abstractNum w:abstractNumId="13" w15:restartNumberingAfterBreak="0">
    <w:nsid w:val="145F22D2"/>
    <w:multiLevelType w:val="hybridMultilevel"/>
    <w:tmpl w:val="3C74B96C"/>
    <w:lvl w:ilvl="0" w:tplc="D3CCBF3E">
      <w:start w:val="1"/>
      <w:numFmt w:val="decimal"/>
      <w:pStyle w:val="SNV"/>
      <w:lvlText w:val="%1)"/>
      <w:lvlJc w:val="left"/>
      <w:pPr>
        <w:ind w:left="3420" w:hanging="36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04090019" w:tentative="1">
      <w:start w:val="1"/>
      <w:numFmt w:val="upperLetter"/>
      <w:lvlText w:val="%2."/>
      <w:lvlJc w:val="left"/>
      <w:pPr>
        <w:ind w:left="3860" w:hanging="400"/>
      </w:pPr>
    </w:lvl>
    <w:lvl w:ilvl="2" w:tplc="0409001B" w:tentative="1">
      <w:start w:val="1"/>
      <w:numFmt w:val="lowerRoman"/>
      <w:lvlText w:val="%3."/>
      <w:lvlJc w:val="right"/>
      <w:pPr>
        <w:ind w:left="4260" w:hanging="400"/>
      </w:pPr>
    </w:lvl>
    <w:lvl w:ilvl="3" w:tplc="0409000F" w:tentative="1">
      <w:start w:val="1"/>
      <w:numFmt w:val="decimal"/>
      <w:lvlText w:val="%4."/>
      <w:lvlJc w:val="left"/>
      <w:pPr>
        <w:ind w:left="4660" w:hanging="400"/>
      </w:pPr>
    </w:lvl>
    <w:lvl w:ilvl="4" w:tplc="04090019" w:tentative="1">
      <w:start w:val="1"/>
      <w:numFmt w:val="upperLetter"/>
      <w:lvlText w:val="%5."/>
      <w:lvlJc w:val="left"/>
      <w:pPr>
        <w:ind w:left="5060" w:hanging="400"/>
      </w:pPr>
    </w:lvl>
    <w:lvl w:ilvl="5" w:tplc="0409001B" w:tentative="1">
      <w:start w:val="1"/>
      <w:numFmt w:val="lowerRoman"/>
      <w:lvlText w:val="%6."/>
      <w:lvlJc w:val="right"/>
      <w:pPr>
        <w:ind w:left="5460" w:hanging="400"/>
      </w:pPr>
    </w:lvl>
    <w:lvl w:ilvl="6" w:tplc="0409000F" w:tentative="1">
      <w:start w:val="1"/>
      <w:numFmt w:val="decimal"/>
      <w:lvlText w:val="%7."/>
      <w:lvlJc w:val="left"/>
      <w:pPr>
        <w:ind w:left="5860" w:hanging="400"/>
      </w:pPr>
    </w:lvl>
    <w:lvl w:ilvl="7" w:tplc="04090019" w:tentative="1">
      <w:start w:val="1"/>
      <w:numFmt w:val="upperLetter"/>
      <w:lvlText w:val="%8."/>
      <w:lvlJc w:val="left"/>
      <w:pPr>
        <w:ind w:left="6260" w:hanging="400"/>
      </w:pPr>
    </w:lvl>
    <w:lvl w:ilvl="8" w:tplc="0409001B" w:tentative="1">
      <w:start w:val="1"/>
      <w:numFmt w:val="lowerRoman"/>
      <w:lvlText w:val="%9."/>
      <w:lvlJc w:val="right"/>
      <w:pPr>
        <w:ind w:left="6660" w:hanging="400"/>
      </w:pPr>
    </w:lvl>
  </w:abstractNum>
  <w:abstractNum w:abstractNumId="14" w15:restartNumberingAfterBreak="0">
    <w:nsid w:val="15AB00E3"/>
    <w:multiLevelType w:val="hybridMultilevel"/>
    <w:tmpl w:val="A8E4B5E4"/>
    <w:lvl w:ilvl="0" w:tplc="04090001">
      <w:start w:val="1"/>
      <w:numFmt w:val="bullet"/>
      <w:lvlText w:val=""/>
      <w:lvlJc w:val="left"/>
      <w:pPr>
        <w:ind w:left="111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5" w15:restartNumberingAfterBreak="0">
    <w:nsid w:val="272D2371"/>
    <w:multiLevelType w:val="multilevel"/>
    <w:tmpl w:val="0409001F"/>
    <w:styleLink w:val="111111"/>
    <w:lvl w:ilvl="0">
      <w:start w:val="1"/>
      <w:numFmt w:val="decimal"/>
      <w:pStyle w:val="DSpec1"/>
      <w:lvlText w:val="%1."/>
      <w:lvlJc w:val="left"/>
      <w:pPr>
        <w:tabs>
          <w:tab w:val="num" w:pos="425"/>
        </w:tabs>
        <w:ind w:left="425" w:hanging="425"/>
      </w:pPr>
    </w:lvl>
    <w:lvl w:ilvl="1">
      <w:start w:val="1"/>
      <w:numFmt w:val="decimal"/>
      <w:pStyle w:val="DSpec2"/>
      <w:lvlText w:val="%1.%2."/>
      <w:lvlJc w:val="left"/>
      <w:pPr>
        <w:tabs>
          <w:tab w:val="num" w:pos="567"/>
        </w:tabs>
        <w:ind w:left="567" w:hanging="567"/>
      </w:pPr>
    </w:lvl>
    <w:lvl w:ilvl="2">
      <w:start w:val="1"/>
      <w:numFmt w:val="decimal"/>
      <w:pStyle w:val="DSped3"/>
      <w:lvlText w:val="%1.%2.%3."/>
      <w:lvlJc w:val="left"/>
      <w:pPr>
        <w:tabs>
          <w:tab w:val="num" w:pos="709"/>
        </w:tabs>
        <w:ind w:left="709" w:hanging="709"/>
      </w:pPr>
    </w:lvl>
    <w:lvl w:ilvl="3">
      <w:start w:val="1"/>
      <w:numFmt w:val="decimal"/>
      <w:pStyle w:val="DSpec4"/>
      <w:lvlText w:val="%1.%2.%3.%4."/>
      <w:lvlJc w:val="left"/>
      <w:pPr>
        <w:tabs>
          <w:tab w:val="num" w:pos="851"/>
        </w:tabs>
        <w:ind w:left="851" w:hanging="851"/>
      </w:pPr>
    </w:lvl>
    <w:lvl w:ilvl="4">
      <w:start w:val="1"/>
      <w:numFmt w:val="decimal"/>
      <w:pStyle w:val="DSpec5"/>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AE41F33"/>
    <w:multiLevelType w:val="multilevel"/>
    <w:tmpl w:val="0409001F"/>
    <w:numStyleLink w:val="111111"/>
  </w:abstractNum>
  <w:abstractNum w:abstractNumId="17" w15:restartNumberingAfterBreak="0">
    <w:nsid w:val="3054529D"/>
    <w:multiLevelType w:val="multilevel"/>
    <w:tmpl w:val="0F48910E"/>
    <w:lvl w:ilvl="0">
      <w:start w:val="1"/>
      <w:numFmt w:val="decimal"/>
      <w:pStyle w:val="SL10"/>
      <w:suff w:val="space"/>
      <w:lvlText w:val="%1"/>
      <w:lvlJc w:val="left"/>
      <w:pPr>
        <w:ind w:left="284" w:hanging="284"/>
      </w:pPr>
      <w:rPr>
        <w:rFonts w:hint="eastAsia"/>
      </w:rPr>
    </w:lvl>
    <w:lvl w:ilvl="1">
      <w:start w:val="1"/>
      <w:numFmt w:val="decimal"/>
      <w:pStyle w:val="SL20"/>
      <w:suff w:val="space"/>
      <w:lvlText w:val="%1.%2"/>
      <w:lvlJc w:val="left"/>
      <w:pPr>
        <w:ind w:left="284" w:hanging="284"/>
      </w:pPr>
      <w:rPr>
        <w:rFonts w:hint="eastAsia"/>
      </w:rPr>
    </w:lvl>
    <w:lvl w:ilvl="2">
      <w:start w:val="1"/>
      <w:numFmt w:val="decimal"/>
      <w:pStyle w:val="SL30"/>
      <w:lvlText w:val="%1.%2.%3"/>
      <w:lvlJc w:val="left"/>
      <w:pPr>
        <w:ind w:left="284" w:hanging="284"/>
      </w:pPr>
      <w:rPr>
        <w:rFonts w:hint="eastAsia"/>
      </w:rPr>
    </w:lvl>
    <w:lvl w:ilvl="3">
      <w:start w:val="1"/>
      <w:numFmt w:val="decimal"/>
      <w:pStyle w:val="SL4"/>
      <w:lvlText w:val="%1.%2.%3.%4"/>
      <w:lvlJc w:val="left"/>
      <w:pPr>
        <w:ind w:left="284" w:hanging="284"/>
      </w:pPr>
      <w:rPr>
        <w:rFonts w:hint="eastAsia"/>
        <w:lang w:val="en-GB"/>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8" w15:restartNumberingAfterBreak="0">
    <w:nsid w:val="349032A8"/>
    <w:multiLevelType w:val="multilevel"/>
    <w:tmpl w:val="D2DCDFE2"/>
    <w:styleLink w:val="Spec1"/>
    <w:lvl w:ilvl="0">
      <w:start w:val="1"/>
      <w:numFmt w:val="decimal"/>
      <w:lvlText w:val="%1"/>
      <w:lvlJc w:val="left"/>
      <w:pPr>
        <w:ind w:left="0" w:hanging="400"/>
      </w:pPr>
      <w:rPr>
        <w:rFonts w:ascii="Times New Roman" w:eastAsia="HY헤드라인M" w:hAnsi="Times New Roman" w:hint="default"/>
        <w:dstrike w:val="0"/>
        <w:sz w:val="28"/>
        <w:u w:val="none"/>
        <w:vertAlign w:val="baseline"/>
        <w:em w:val="none"/>
      </w:r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9" w15:restartNumberingAfterBreak="0">
    <w:nsid w:val="3616189B"/>
    <w:multiLevelType w:val="hybridMultilevel"/>
    <w:tmpl w:val="DFFA3B0A"/>
    <w:lvl w:ilvl="0" w:tplc="E06E57D4">
      <w:start w:val="1"/>
      <w:numFmt w:val="decimalEnclosedCircle"/>
      <w:lvlText w:val="%1"/>
      <w:lvlJc w:val="left"/>
      <w:pPr>
        <w:ind w:left="450" w:hanging="360"/>
      </w:pPr>
      <w:rPr>
        <w:rFonts w:hint="default"/>
        <w:b/>
        <w:sz w:val="22"/>
      </w:rPr>
    </w:lvl>
    <w:lvl w:ilvl="1" w:tplc="04090019" w:tentative="1">
      <w:start w:val="1"/>
      <w:numFmt w:val="upperLetter"/>
      <w:lvlText w:val="%2."/>
      <w:lvlJc w:val="left"/>
      <w:pPr>
        <w:ind w:left="970" w:hanging="440"/>
      </w:pPr>
    </w:lvl>
    <w:lvl w:ilvl="2" w:tplc="0409001B" w:tentative="1">
      <w:start w:val="1"/>
      <w:numFmt w:val="lowerRoman"/>
      <w:lvlText w:val="%3."/>
      <w:lvlJc w:val="right"/>
      <w:pPr>
        <w:ind w:left="1410" w:hanging="440"/>
      </w:pPr>
    </w:lvl>
    <w:lvl w:ilvl="3" w:tplc="0409000F" w:tentative="1">
      <w:start w:val="1"/>
      <w:numFmt w:val="decimal"/>
      <w:lvlText w:val="%4."/>
      <w:lvlJc w:val="left"/>
      <w:pPr>
        <w:ind w:left="1850" w:hanging="440"/>
      </w:pPr>
    </w:lvl>
    <w:lvl w:ilvl="4" w:tplc="04090019" w:tentative="1">
      <w:start w:val="1"/>
      <w:numFmt w:val="upperLetter"/>
      <w:lvlText w:val="%5."/>
      <w:lvlJc w:val="left"/>
      <w:pPr>
        <w:ind w:left="2290" w:hanging="440"/>
      </w:pPr>
    </w:lvl>
    <w:lvl w:ilvl="5" w:tplc="0409001B" w:tentative="1">
      <w:start w:val="1"/>
      <w:numFmt w:val="lowerRoman"/>
      <w:lvlText w:val="%6."/>
      <w:lvlJc w:val="right"/>
      <w:pPr>
        <w:ind w:left="2730" w:hanging="440"/>
      </w:pPr>
    </w:lvl>
    <w:lvl w:ilvl="6" w:tplc="0409000F" w:tentative="1">
      <w:start w:val="1"/>
      <w:numFmt w:val="decimal"/>
      <w:lvlText w:val="%7."/>
      <w:lvlJc w:val="left"/>
      <w:pPr>
        <w:ind w:left="3170" w:hanging="440"/>
      </w:pPr>
    </w:lvl>
    <w:lvl w:ilvl="7" w:tplc="04090019" w:tentative="1">
      <w:start w:val="1"/>
      <w:numFmt w:val="upperLetter"/>
      <w:lvlText w:val="%8."/>
      <w:lvlJc w:val="left"/>
      <w:pPr>
        <w:ind w:left="3610" w:hanging="440"/>
      </w:pPr>
    </w:lvl>
    <w:lvl w:ilvl="8" w:tplc="0409001B" w:tentative="1">
      <w:start w:val="1"/>
      <w:numFmt w:val="lowerRoman"/>
      <w:lvlText w:val="%9."/>
      <w:lvlJc w:val="right"/>
      <w:pPr>
        <w:ind w:left="4050" w:hanging="440"/>
      </w:pPr>
    </w:lvl>
  </w:abstractNum>
  <w:abstractNum w:abstractNumId="20" w15:restartNumberingAfterBreak="0">
    <w:nsid w:val="3EC36FDB"/>
    <w:multiLevelType w:val="hybridMultilevel"/>
    <w:tmpl w:val="A6F45A80"/>
    <w:lvl w:ilvl="0" w:tplc="04090001">
      <w:start w:val="1"/>
      <w:numFmt w:val="bullet"/>
      <w:lvlText w:val=""/>
      <w:lvlJc w:val="left"/>
      <w:pPr>
        <w:ind w:left="534" w:hanging="360"/>
      </w:pPr>
      <w:rPr>
        <w:rFonts w:ascii="Wingdings" w:hAnsi="Wingdings" w:hint="default"/>
      </w:rPr>
    </w:lvl>
    <w:lvl w:ilvl="1" w:tplc="04090003" w:tentative="1">
      <w:start w:val="1"/>
      <w:numFmt w:val="bullet"/>
      <w:lvlText w:val=""/>
      <w:lvlJc w:val="left"/>
      <w:pPr>
        <w:ind w:left="974" w:hanging="400"/>
      </w:pPr>
      <w:rPr>
        <w:rFonts w:ascii="Wingdings" w:hAnsi="Wingdings" w:hint="default"/>
      </w:rPr>
    </w:lvl>
    <w:lvl w:ilvl="2" w:tplc="04090005" w:tentative="1">
      <w:start w:val="1"/>
      <w:numFmt w:val="bullet"/>
      <w:lvlText w:val=""/>
      <w:lvlJc w:val="left"/>
      <w:pPr>
        <w:ind w:left="1374" w:hanging="400"/>
      </w:pPr>
      <w:rPr>
        <w:rFonts w:ascii="Wingdings" w:hAnsi="Wingdings" w:hint="default"/>
      </w:rPr>
    </w:lvl>
    <w:lvl w:ilvl="3" w:tplc="04090001" w:tentative="1">
      <w:start w:val="1"/>
      <w:numFmt w:val="bullet"/>
      <w:lvlText w:val=""/>
      <w:lvlJc w:val="left"/>
      <w:pPr>
        <w:ind w:left="1774" w:hanging="400"/>
      </w:pPr>
      <w:rPr>
        <w:rFonts w:ascii="Wingdings" w:hAnsi="Wingdings" w:hint="default"/>
      </w:rPr>
    </w:lvl>
    <w:lvl w:ilvl="4" w:tplc="04090003" w:tentative="1">
      <w:start w:val="1"/>
      <w:numFmt w:val="bullet"/>
      <w:lvlText w:val=""/>
      <w:lvlJc w:val="left"/>
      <w:pPr>
        <w:ind w:left="2174" w:hanging="400"/>
      </w:pPr>
      <w:rPr>
        <w:rFonts w:ascii="Wingdings" w:hAnsi="Wingdings" w:hint="default"/>
      </w:rPr>
    </w:lvl>
    <w:lvl w:ilvl="5" w:tplc="04090005" w:tentative="1">
      <w:start w:val="1"/>
      <w:numFmt w:val="bullet"/>
      <w:lvlText w:val=""/>
      <w:lvlJc w:val="left"/>
      <w:pPr>
        <w:ind w:left="2574" w:hanging="400"/>
      </w:pPr>
      <w:rPr>
        <w:rFonts w:ascii="Wingdings" w:hAnsi="Wingdings" w:hint="default"/>
      </w:rPr>
    </w:lvl>
    <w:lvl w:ilvl="6" w:tplc="04090001" w:tentative="1">
      <w:start w:val="1"/>
      <w:numFmt w:val="bullet"/>
      <w:lvlText w:val=""/>
      <w:lvlJc w:val="left"/>
      <w:pPr>
        <w:ind w:left="2974" w:hanging="400"/>
      </w:pPr>
      <w:rPr>
        <w:rFonts w:ascii="Wingdings" w:hAnsi="Wingdings" w:hint="default"/>
      </w:rPr>
    </w:lvl>
    <w:lvl w:ilvl="7" w:tplc="04090003" w:tentative="1">
      <w:start w:val="1"/>
      <w:numFmt w:val="bullet"/>
      <w:lvlText w:val=""/>
      <w:lvlJc w:val="left"/>
      <w:pPr>
        <w:ind w:left="3374" w:hanging="400"/>
      </w:pPr>
      <w:rPr>
        <w:rFonts w:ascii="Wingdings" w:hAnsi="Wingdings" w:hint="default"/>
      </w:rPr>
    </w:lvl>
    <w:lvl w:ilvl="8" w:tplc="04090005" w:tentative="1">
      <w:start w:val="1"/>
      <w:numFmt w:val="bullet"/>
      <w:lvlText w:val=""/>
      <w:lvlJc w:val="left"/>
      <w:pPr>
        <w:ind w:left="3774" w:hanging="400"/>
      </w:pPr>
      <w:rPr>
        <w:rFonts w:ascii="Wingdings" w:hAnsi="Wingdings" w:hint="default"/>
      </w:rPr>
    </w:lvl>
  </w:abstractNum>
  <w:abstractNum w:abstractNumId="21" w15:restartNumberingAfterBreak="0">
    <w:nsid w:val="4A712096"/>
    <w:multiLevelType w:val="hybridMultilevel"/>
    <w:tmpl w:val="9E0226B2"/>
    <w:lvl w:ilvl="0" w:tplc="00668C8E">
      <w:start w:val="1"/>
      <w:numFmt w:val="decimalEnclosedCircle"/>
      <w:lvlText w:val="%1"/>
      <w:lvlJc w:val="left"/>
      <w:pPr>
        <w:ind w:left="552" w:hanging="360"/>
      </w:pPr>
      <w:rPr>
        <w:rFonts w:hint="default"/>
      </w:rPr>
    </w:lvl>
    <w:lvl w:ilvl="1" w:tplc="04090019" w:tentative="1">
      <w:start w:val="1"/>
      <w:numFmt w:val="upperLetter"/>
      <w:lvlText w:val="%2."/>
      <w:lvlJc w:val="left"/>
      <w:pPr>
        <w:ind w:left="1072" w:hanging="440"/>
      </w:pPr>
    </w:lvl>
    <w:lvl w:ilvl="2" w:tplc="0409001B" w:tentative="1">
      <w:start w:val="1"/>
      <w:numFmt w:val="lowerRoman"/>
      <w:lvlText w:val="%3."/>
      <w:lvlJc w:val="right"/>
      <w:pPr>
        <w:ind w:left="1512" w:hanging="440"/>
      </w:pPr>
    </w:lvl>
    <w:lvl w:ilvl="3" w:tplc="0409000F" w:tentative="1">
      <w:start w:val="1"/>
      <w:numFmt w:val="decimal"/>
      <w:lvlText w:val="%4."/>
      <w:lvlJc w:val="left"/>
      <w:pPr>
        <w:ind w:left="1952" w:hanging="440"/>
      </w:pPr>
    </w:lvl>
    <w:lvl w:ilvl="4" w:tplc="04090019" w:tentative="1">
      <w:start w:val="1"/>
      <w:numFmt w:val="upperLetter"/>
      <w:lvlText w:val="%5."/>
      <w:lvlJc w:val="left"/>
      <w:pPr>
        <w:ind w:left="2392" w:hanging="440"/>
      </w:pPr>
    </w:lvl>
    <w:lvl w:ilvl="5" w:tplc="0409001B" w:tentative="1">
      <w:start w:val="1"/>
      <w:numFmt w:val="lowerRoman"/>
      <w:lvlText w:val="%6."/>
      <w:lvlJc w:val="right"/>
      <w:pPr>
        <w:ind w:left="2832" w:hanging="440"/>
      </w:pPr>
    </w:lvl>
    <w:lvl w:ilvl="6" w:tplc="0409000F" w:tentative="1">
      <w:start w:val="1"/>
      <w:numFmt w:val="decimal"/>
      <w:lvlText w:val="%7."/>
      <w:lvlJc w:val="left"/>
      <w:pPr>
        <w:ind w:left="3272" w:hanging="440"/>
      </w:pPr>
    </w:lvl>
    <w:lvl w:ilvl="7" w:tplc="04090019" w:tentative="1">
      <w:start w:val="1"/>
      <w:numFmt w:val="upperLetter"/>
      <w:lvlText w:val="%8."/>
      <w:lvlJc w:val="left"/>
      <w:pPr>
        <w:ind w:left="3712" w:hanging="440"/>
      </w:pPr>
    </w:lvl>
    <w:lvl w:ilvl="8" w:tplc="0409001B" w:tentative="1">
      <w:start w:val="1"/>
      <w:numFmt w:val="lowerRoman"/>
      <w:lvlText w:val="%9."/>
      <w:lvlJc w:val="right"/>
      <w:pPr>
        <w:ind w:left="4152" w:hanging="440"/>
      </w:pPr>
    </w:lvl>
  </w:abstractNum>
  <w:abstractNum w:abstractNumId="22" w15:restartNumberingAfterBreak="0">
    <w:nsid w:val="51881D9B"/>
    <w:multiLevelType w:val="multilevel"/>
    <w:tmpl w:val="27D8D5A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ascii="현대하모니 M" w:eastAsia="현대하모니 M" w:hAnsi="현대하모니 M" w:hint="eastAsia"/>
        <w:b/>
        <w:sz w:val="26"/>
        <w:szCs w:val="26"/>
      </w:rPr>
    </w:lvl>
    <w:lvl w:ilvl="2">
      <w:start w:val="1"/>
      <w:numFmt w:val="decimal"/>
      <w:lvlText w:val="%1.%2.%3"/>
      <w:lvlJc w:val="left"/>
      <w:pPr>
        <w:tabs>
          <w:tab w:val="num" w:pos="1855"/>
        </w:tabs>
        <w:ind w:left="1855" w:hanging="720"/>
      </w:pPr>
      <w:rPr>
        <w:rFonts w:ascii="현대하모니 M" w:eastAsia="현대하모니 M" w:hAnsi="현대하모니 M" w:hint="eastAsia"/>
        <w:b w:val="0"/>
        <w:sz w:val="24"/>
        <w:szCs w:val="24"/>
      </w:rPr>
    </w:lvl>
    <w:lvl w:ilvl="3">
      <w:start w:val="1"/>
      <w:numFmt w:val="decimal"/>
      <w:lvlText w:val="%1.%2.%3.%4"/>
      <w:lvlJc w:val="left"/>
      <w:pPr>
        <w:tabs>
          <w:tab w:val="num" w:pos="864"/>
        </w:tabs>
        <w:ind w:left="864" w:hanging="864"/>
      </w:pPr>
      <w:rPr>
        <w:rFonts w:hint="eastAsia"/>
        <w:b w:val="0"/>
        <w:i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 w15:restartNumberingAfterBreak="0">
    <w:nsid w:val="5C5168AA"/>
    <w:multiLevelType w:val="multilevel"/>
    <w:tmpl w:val="F4AC1EF4"/>
    <w:lvl w:ilvl="0">
      <w:start w:val="1"/>
      <w:numFmt w:val="decimal"/>
      <w:pStyle w:val="31"/>
      <w:lvlText w:val="%1"/>
      <w:lvlJc w:val="left"/>
      <w:pPr>
        <w:tabs>
          <w:tab w:val="num" w:pos="665"/>
        </w:tabs>
        <w:ind w:left="665" w:hanging="425"/>
      </w:pPr>
    </w:lvl>
    <w:lvl w:ilvl="1">
      <w:start w:val="1"/>
      <w:numFmt w:val="decimal"/>
      <w:lvlText w:val="%1.%2"/>
      <w:lvlJc w:val="left"/>
      <w:pPr>
        <w:tabs>
          <w:tab w:val="num" w:pos="1232"/>
        </w:tabs>
        <w:ind w:left="1232" w:hanging="567"/>
      </w:pPr>
    </w:lvl>
    <w:lvl w:ilvl="2">
      <w:start w:val="1"/>
      <w:numFmt w:val="decimal"/>
      <w:lvlText w:val="%1.%2.%3"/>
      <w:lvlJc w:val="left"/>
      <w:pPr>
        <w:tabs>
          <w:tab w:val="num" w:pos="1658"/>
        </w:tabs>
        <w:ind w:left="1658" w:hanging="567"/>
      </w:pPr>
    </w:lvl>
    <w:lvl w:ilvl="3">
      <w:start w:val="1"/>
      <w:numFmt w:val="decimal"/>
      <w:lvlText w:val="%1.%2.%3.%4"/>
      <w:lvlJc w:val="left"/>
      <w:pPr>
        <w:tabs>
          <w:tab w:val="num" w:pos="2224"/>
        </w:tabs>
        <w:ind w:left="2224" w:hanging="708"/>
      </w:pPr>
    </w:lvl>
    <w:lvl w:ilvl="4">
      <w:start w:val="1"/>
      <w:numFmt w:val="decimal"/>
      <w:lvlText w:val="%1.%2.%3.%4.%5"/>
      <w:lvlJc w:val="left"/>
      <w:pPr>
        <w:tabs>
          <w:tab w:val="num" w:pos="3021"/>
        </w:tabs>
        <w:ind w:left="2791" w:hanging="850"/>
      </w:pPr>
    </w:lvl>
    <w:lvl w:ilvl="5">
      <w:start w:val="1"/>
      <w:numFmt w:val="decimal"/>
      <w:lvlText w:val="%1.%2.%3.%4.%5.%6"/>
      <w:lvlJc w:val="left"/>
      <w:pPr>
        <w:tabs>
          <w:tab w:val="num" w:pos="3500"/>
        </w:tabs>
        <w:ind w:left="3500" w:hanging="1134"/>
      </w:pPr>
    </w:lvl>
    <w:lvl w:ilvl="6">
      <w:start w:val="1"/>
      <w:numFmt w:val="decimal"/>
      <w:lvlText w:val="%1.%2.%3.%4.%5.%6.%7"/>
      <w:lvlJc w:val="left"/>
      <w:pPr>
        <w:tabs>
          <w:tab w:val="num" w:pos="4067"/>
        </w:tabs>
        <w:ind w:left="4067" w:hanging="1276"/>
      </w:pPr>
    </w:lvl>
    <w:lvl w:ilvl="7">
      <w:start w:val="1"/>
      <w:numFmt w:val="decimal"/>
      <w:lvlText w:val="%1.%2.%3.%4.%5.%6.%7.%8"/>
      <w:lvlJc w:val="left"/>
      <w:pPr>
        <w:tabs>
          <w:tab w:val="num" w:pos="5016"/>
        </w:tabs>
        <w:ind w:left="4634" w:hanging="1418"/>
      </w:pPr>
    </w:lvl>
    <w:lvl w:ilvl="8">
      <w:start w:val="1"/>
      <w:numFmt w:val="decimal"/>
      <w:lvlText w:val="%1.%2.%3.%4.%5.%6.%7.%8.%9"/>
      <w:lvlJc w:val="left"/>
      <w:pPr>
        <w:tabs>
          <w:tab w:val="num" w:pos="5342"/>
        </w:tabs>
        <w:ind w:left="5342" w:hanging="1700"/>
      </w:pPr>
    </w:lvl>
  </w:abstractNum>
  <w:abstractNum w:abstractNumId="24" w15:restartNumberingAfterBreak="0">
    <w:nsid w:val="5DFA7A45"/>
    <w:multiLevelType w:val="multilevel"/>
    <w:tmpl w:val="97A86F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pStyle w:val="a1"/>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DD54D22"/>
    <w:multiLevelType w:val="hybridMultilevel"/>
    <w:tmpl w:val="AD2CE12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6" w15:restartNumberingAfterBreak="0">
    <w:nsid w:val="7739125C"/>
    <w:multiLevelType w:val="multilevel"/>
    <w:tmpl w:val="5E1A8DF8"/>
    <w:lvl w:ilvl="0">
      <w:start w:val="4"/>
      <w:numFmt w:val="decimal"/>
      <w:pStyle w:val="1"/>
      <w:lvlText w:val="%1"/>
      <w:lvlJc w:val="left"/>
      <w:pPr>
        <w:ind w:left="432" w:hanging="432"/>
      </w:pPr>
      <w:rPr>
        <w:rFonts w:hint="eastAsia"/>
      </w:rPr>
    </w:lvl>
    <w:lvl w:ilvl="1">
      <w:start w:val="1"/>
      <w:numFmt w:val="decimal"/>
      <w:pStyle w:val="21"/>
      <w:lvlText w:val="%1.%2"/>
      <w:lvlJc w:val="left"/>
      <w:pPr>
        <w:ind w:left="576" w:hanging="576"/>
      </w:pPr>
      <w:rPr>
        <w:rFonts w:hint="eastAsia"/>
      </w:rPr>
    </w:lvl>
    <w:lvl w:ilvl="2">
      <w:start w:val="1"/>
      <w:numFmt w:val="decimal"/>
      <w:pStyle w:val="32"/>
      <w:lvlText w:val="%1.%2.%3"/>
      <w:lvlJc w:val="left"/>
      <w:pPr>
        <w:ind w:left="720" w:hanging="720"/>
      </w:pPr>
      <w:rPr>
        <w:rFonts w:ascii="현대하모니 M" w:eastAsia="현대하모니 M" w:hAnsi="현대하모니 M" w:hint="eastAsia"/>
        <w:b w:val="0"/>
        <w:sz w:val="24"/>
        <w:szCs w:val="24"/>
      </w:rPr>
    </w:lvl>
    <w:lvl w:ilvl="3">
      <w:start w:val="1"/>
      <w:numFmt w:val="decimal"/>
      <w:pStyle w:val="41"/>
      <w:lvlText w:val="%1.%2.%3.%4"/>
      <w:lvlJc w:val="left"/>
      <w:pPr>
        <w:ind w:left="864" w:hanging="864"/>
      </w:pPr>
      <w:rPr>
        <w:rFonts w:hint="eastAsia"/>
        <w:b w:val="0"/>
      </w:rPr>
    </w:lvl>
    <w:lvl w:ilvl="4">
      <w:start w:val="1"/>
      <w:numFmt w:val="decimal"/>
      <w:pStyle w:val="51"/>
      <w:lvlText w:val="%1.%2.%3.%4.%5"/>
      <w:lvlJc w:val="left"/>
      <w:pPr>
        <w:ind w:left="3560" w:hanging="1008"/>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lvlText w:val="%1.%2.%3.%4.%5.%6"/>
      <w:lvlJc w:val="left"/>
      <w:pPr>
        <w:ind w:left="1152" w:hanging="1152"/>
      </w:pPr>
      <w:rPr>
        <w:rFonts w:hint="eastAsia"/>
        <w:sz w:val="20"/>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7" w15:restartNumberingAfterBreak="0">
    <w:nsid w:val="7C581D97"/>
    <w:multiLevelType w:val="multilevel"/>
    <w:tmpl w:val="5836AC3C"/>
    <w:lvl w:ilvl="0">
      <w:start w:val="1"/>
      <w:numFmt w:val="decimal"/>
      <w:pStyle w:val="22"/>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16cid:durableId="1374378524">
    <w:abstractNumId w:val="24"/>
  </w:num>
  <w:num w:numId="2" w16cid:durableId="960460495">
    <w:abstractNumId w:val="26"/>
  </w:num>
  <w:num w:numId="3" w16cid:durableId="1461991278">
    <w:abstractNumId w:val="9"/>
  </w:num>
  <w:num w:numId="4" w16cid:durableId="799031136">
    <w:abstractNumId w:val="7"/>
  </w:num>
  <w:num w:numId="5" w16cid:durableId="136533108">
    <w:abstractNumId w:val="6"/>
  </w:num>
  <w:num w:numId="6" w16cid:durableId="1727676104">
    <w:abstractNumId w:val="5"/>
  </w:num>
  <w:num w:numId="7" w16cid:durableId="384767001">
    <w:abstractNumId w:val="4"/>
  </w:num>
  <w:num w:numId="8" w16cid:durableId="1618176078">
    <w:abstractNumId w:val="8"/>
  </w:num>
  <w:num w:numId="9" w16cid:durableId="1568496373">
    <w:abstractNumId w:val="3"/>
  </w:num>
  <w:num w:numId="10" w16cid:durableId="1601177241">
    <w:abstractNumId w:val="2"/>
  </w:num>
  <w:num w:numId="11" w16cid:durableId="1324548285">
    <w:abstractNumId w:val="1"/>
  </w:num>
  <w:num w:numId="12" w16cid:durableId="1079861094">
    <w:abstractNumId w:val="0"/>
  </w:num>
  <w:num w:numId="13" w16cid:durableId="1328709371">
    <w:abstractNumId w:val="22"/>
  </w:num>
  <w:num w:numId="14" w16cid:durableId="1920939579">
    <w:abstractNumId w:val="10"/>
  </w:num>
  <w:num w:numId="15" w16cid:durableId="708721804">
    <w:abstractNumId w:val="15"/>
  </w:num>
  <w:num w:numId="16" w16cid:durableId="1012223705">
    <w:abstractNumId w:val="18"/>
  </w:num>
  <w:num w:numId="17" w16cid:durableId="125701552">
    <w:abstractNumId w:val="16"/>
    <w:lvlOverride w:ilvl="0">
      <w:lvl w:ilvl="0">
        <w:start w:val="1"/>
        <w:numFmt w:val="decimal"/>
        <w:pStyle w:val="DSpec1"/>
        <w:lvlText w:val="%1."/>
        <w:lvlJc w:val="left"/>
        <w:pPr>
          <w:tabs>
            <w:tab w:val="num" w:pos="425"/>
          </w:tabs>
          <w:ind w:left="425" w:hanging="425"/>
        </w:pPr>
      </w:lvl>
    </w:lvlOverride>
    <w:lvlOverride w:ilvl="1">
      <w:lvl w:ilvl="1">
        <w:start w:val="1"/>
        <w:numFmt w:val="decimal"/>
        <w:pStyle w:val="DSpec2"/>
        <w:lvlText w:val="%1.%2."/>
        <w:lvlJc w:val="left"/>
        <w:pPr>
          <w:tabs>
            <w:tab w:val="num" w:pos="567"/>
          </w:tabs>
          <w:ind w:left="567" w:hanging="567"/>
        </w:pPr>
      </w:lvl>
    </w:lvlOverride>
    <w:lvlOverride w:ilvl="2">
      <w:lvl w:ilvl="2">
        <w:start w:val="1"/>
        <w:numFmt w:val="decimal"/>
        <w:pStyle w:val="DSped3"/>
        <w:lvlText w:val="%1.%2.%3."/>
        <w:lvlJc w:val="left"/>
        <w:pPr>
          <w:tabs>
            <w:tab w:val="num" w:pos="709"/>
          </w:tabs>
          <w:ind w:left="709" w:hanging="709"/>
        </w:pPr>
      </w:lvl>
    </w:lvlOverride>
    <w:lvlOverride w:ilvl="3">
      <w:lvl w:ilvl="3">
        <w:start w:val="1"/>
        <w:numFmt w:val="decimal"/>
        <w:pStyle w:val="DSpec4"/>
        <w:lvlText w:val="%1.%2.%3.%4."/>
        <w:lvlJc w:val="left"/>
        <w:pPr>
          <w:tabs>
            <w:tab w:val="num" w:pos="851"/>
          </w:tabs>
          <w:ind w:left="851" w:hanging="851"/>
        </w:pPr>
      </w:lvl>
    </w:lvlOverride>
    <w:lvlOverride w:ilvl="4">
      <w:lvl w:ilvl="4">
        <w:start w:val="1"/>
        <w:numFmt w:val="decimal"/>
        <w:pStyle w:val="DSpec5"/>
        <w:lvlText w:val="%1.%2.%3.%4.%5."/>
        <w:lvlJc w:val="left"/>
        <w:pPr>
          <w:tabs>
            <w:tab w:val="num" w:pos="992"/>
          </w:tabs>
          <w:ind w:left="992" w:hanging="992"/>
        </w:pPr>
      </w:lvl>
    </w:lvlOverride>
    <w:lvlOverride w:ilvl="5">
      <w:lvl w:ilvl="5">
        <w:start w:val="1"/>
        <w:numFmt w:val="decimal"/>
        <w:lvlText w:val="%1.%2.%3.%4.%5.%6."/>
        <w:lvlJc w:val="left"/>
        <w:pPr>
          <w:tabs>
            <w:tab w:val="num" w:pos="1134"/>
          </w:tabs>
          <w:ind w:left="1134" w:hanging="1134"/>
        </w:pPr>
      </w:lvl>
    </w:lvlOverride>
    <w:lvlOverride w:ilvl="6">
      <w:lvl w:ilvl="6">
        <w:start w:val="1"/>
        <w:numFmt w:val="decimal"/>
        <w:lvlText w:val="%1.%2.%3.%4.%5.%6.%7."/>
        <w:lvlJc w:val="left"/>
        <w:pPr>
          <w:tabs>
            <w:tab w:val="num" w:pos="1276"/>
          </w:tabs>
          <w:ind w:left="1276" w:hanging="1276"/>
        </w:pPr>
      </w:lvl>
    </w:lvlOverride>
    <w:lvlOverride w:ilvl="7">
      <w:lvl w:ilvl="7">
        <w:start w:val="1"/>
        <w:numFmt w:val="decimal"/>
        <w:lvlText w:val="%1.%2.%3.%4.%5.%6.%7.%8."/>
        <w:lvlJc w:val="left"/>
        <w:pPr>
          <w:tabs>
            <w:tab w:val="num" w:pos="1418"/>
          </w:tabs>
          <w:ind w:left="1418" w:hanging="1418"/>
        </w:pPr>
      </w:lvl>
    </w:lvlOverride>
    <w:lvlOverride w:ilvl="8">
      <w:lvl w:ilvl="8">
        <w:start w:val="1"/>
        <w:numFmt w:val="decimal"/>
        <w:lvlText w:val="%1.%2.%3.%4.%5.%6.%7.%8.%9."/>
        <w:lvlJc w:val="left"/>
        <w:pPr>
          <w:tabs>
            <w:tab w:val="num" w:pos="1559"/>
          </w:tabs>
          <w:ind w:left="1559" w:hanging="1559"/>
        </w:pPr>
      </w:lvl>
    </w:lvlOverride>
  </w:num>
  <w:num w:numId="18" w16cid:durableId="187721874">
    <w:abstractNumId w:val="13"/>
  </w:num>
  <w:num w:numId="19" w16cid:durableId="580649104">
    <w:abstractNumId w:val="27"/>
  </w:num>
  <w:num w:numId="20" w16cid:durableId="271741053">
    <w:abstractNumId w:val="23"/>
  </w:num>
  <w:num w:numId="21" w16cid:durableId="376516409">
    <w:abstractNumId w:val="17"/>
  </w:num>
  <w:num w:numId="22" w16cid:durableId="207845051">
    <w:abstractNumId w:val="14"/>
  </w:num>
  <w:num w:numId="23" w16cid:durableId="1552885421">
    <w:abstractNumId w:val="25"/>
  </w:num>
  <w:num w:numId="24" w16cid:durableId="494686807">
    <w:abstractNumId w:val="20"/>
  </w:num>
  <w:num w:numId="25" w16cid:durableId="1175147049">
    <w:abstractNumId w:val="11"/>
  </w:num>
  <w:num w:numId="26" w16cid:durableId="411708651">
    <w:abstractNumId w:val="21"/>
  </w:num>
  <w:num w:numId="27" w16cid:durableId="736440895">
    <w:abstractNumId w:val="12"/>
  </w:num>
  <w:num w:numId="28" w16cid:durableId="142503542">
    <w:abstractNumId w:val="1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차현준 연구원 전자편의제어개발1팀">
    <w15:presenceInfo w15:providerId="None" w15:userId="차현준 연구원 전자편의제어개발1팀"/>
  </w15:person>
  <w15:person w15:author="정은영 연구원 전자설계3팀">
    <w15:presenceInfo w15:providerId="AD" w15:userId="S::ey.jeong@hyundai.com::120d0cdc-5840-4b41-94d7-8091e08f047e"/>
  </w15:person>
  <w15:person w15:author="이재혁">
    <w15:presenceInfo w15:providerId="None" w15:userId="이재혁"/>
  </w15:person>
  <w15:person w15:author="조길상 책임연구원 전자설계2팀 [2]">
    <w15:presenceInfo w15:providerId="AD" w15:userId="S::kilsang@hyundai.com::8e8edae8-97d8-42e4-bd92-e76e789bb759"/>
  </w15:person>
  <w15:person w15:author="전자편의제어개발팀 차현준">
    <w15:presenceInfo w15:providerId="None" w15:userId="전자편의제어개발팀 차현준"/>
  </w15:person>
  <w15:person w15:author="은영 정">
    <w15:presenceInfo w15:providerId="AD" w15:userId="S::ey.jeong@hyundai.com::120d0cdc-5840-4b41-94d7-8091e08f047e"/>
  </w15:person>
  <w15:person w15:author="차현준">
    <w15:presenceInfo w15:providerId="None" w15:userId="차현준"/>
  </w15:person>
  <w15:person w15:author="현준 차">
    <w15:presenceInfo w15:providerId="AD" w15:userId="S::hyunjun.cha@hyundai.com::a12877f8-10d2-4766-acbf-f8c982a3e978"/>
  </w15:person>
  <w15:person w15:author="조길상 책임연구원 전자설계2팀">
    <w15:presenceInfo w15:providerId="None" w15:userId="조길상 책임연구원 전자설계2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defaultTabStop w:val="800"/>
  <w:displayHorizontalDrawingGridEvery w:val="0"/>
  <w:displayVerticalDrawingGridEvery w:val="2"/>
  <w:noPunctuationKerning/>
  <w:characterSpacingControl w:val="doNotCompress"/>
  <w:hdrShapeDefaults>
    <o:shapedefaults v:ext="edit" spidmax="942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D08"/>
    <w:rsid w:val="00000E57"/>
    <w:rsid w:val="000016AA"/>
    <w:rsid w:val="00002078"/>
    <w:rsid w:val="00002453"/>
    <w:rsid w:val="00002B6B"/>
    <w:rsid w:val="00002E99"/>
    <w:rsid w:val="0000486D"/>
    <w:rsid w:val="00004D56"/>
    <w:rsid w:val="00004DD7"/>
    <w:rsid w:val="000051E5"/>
    <w:rsid w:val="00005E97"/>
    <w:rsid w:val="00010AFC"/>
    <w:rsid w:val="000111C0"/>
    <w:rsid w:val="000118EB"/>
    <w:rsid w:val="00011B15"/>
    <w:rsid w:val="00011CC3"/>
    <w:rsid w:val="00012864"/>
    <w:rsid w:val="0001333F"/>
    <w:rsid w:val="000135CE"/>
    <w:rsid w:val="00013B85"/>
    <w:rsid w:val="00013BA2"/>
    <w:rsid w:val="00014DD6"/>
    <w:rsid w:val="000157FF"/>
    <w:rsid w:val="00015DD0"/>
    <w:rsid w:val="000162C2"/>
    <w:rsid w:val="00016796"/>
    <w:rsid w:val="00017615"/>
    <w:rsid w:val="000201F6"/>
    <w:rsid w:val="0002151E"/>
    <w:rsid w:val="0002288C"/>
    <w:rsid w:val="00022903"/>
    <w:rsid w:val="00023EBC"/>
    <w:rsid w:val="0002402F"/>
    <w:rsid w:val="000241A5"/>
    <w:rsid w:val="000243BD"/>
    <w:rsid w:val="00024D7F"/>
    <w:rsid w:val="00025471"/>
    <w:rsid w:val="00025FBF"/>
    <w:rsid w:val="000267AB"/>
    <w:rsid w:val="0002709B"/>
    <w:rsid w:val="00027B98"/>
    <w:rsid w:val="00030353"/>
    <w:rsid w:val="00030396"/>
    <w:rsid w:val="00030EF7"/>
    <w:rsid w:val="000314E9"/>
    <w:rsid w:val="0003168E"/>
    <w:rsid w:val="0003265B"/>
    <w:rsid w:val="00032953"/>
    <w:rsid w:val="00033C2B"/>
    <w:rsid w:val="00033E48"/>
    <w:rsid w:val="00034023"/>
    <w:rsid w:val="0003512C"/>
    <w:rsid w:val="000361C3"/>
    <w:rsid w:val="00036411"/>
    <w:rsid w:val="0003731B"/>
    <w:rsid w:val="000374B9"/>
    <w:rsid w:val="00037793"/>
    <w:rsid w:val="00037CD9"/>
    <w:rsid w:val="00037F2C"/>
    <w:rsid w:val="00040C76"/>
    <w:rsid w:val="000412BE"/>
    <w:rsid w:val="0004160B"/>
    <w:rsid w:val="00041C95"/>
    <w:rsid w:val="000430AD"/>
    <w:rsid w:val="000430C2"/>
    <w:rsid w:val="00044DE7"/>
    <w:rsid w:val="00045074"/>
    <w:rsid w:val="000465F0"/>
    <w:rsid w:val="00050B85"/>
    <w:rsid w:val="00050DC3"/>
    <w:rsid w:val="00051869"/>
    <w:rsid w:val="00051CC1"/>
    <w:rsid w:val="000533AF"/>
    <w:rsid w:val="000533BF"/>
    <w:rsid w:val="00053C36"/>
    <w:rsid w:val="0005495E"/>
    <w:rsid w:val="00054B71"/>
    <w:rsid w:val="00055AE4"/>
    <w:rsid w:val="00055C11"/>
    <w:rsid w:val="0005609D"/>
    <w:rsid w:val="000561FC"/>
    <w:rsid w:val="00056B14"/>
    <w:rsid w:val="00057561"/>
    <w:rsid w:val="00057D52"/>
    <w:rsid w:val="0006057C"/>
    <w:rsid w:val="000605B6"/>
    <w:rsid w:val="00061BC4"/>
    <w:rsid w:val="0006228E"/>
    <w:rsid w:val="00062AA4"/>
    <w:rsid w:val="0006319C"/>
    <w:rsid w:val="000636D6"/>
    <w:rsid w:val="00063719"/>
    <w:rsid w:val="00063D0F"/>
    <w:rsid w:val="0006475B"/>
    <w:rsid w:val="00064766"/>
    <w:rsid w:val="0006478E"/>
    <w:rsid w:val="0006511B"/>
    <w:rsid w:val="00066301"/>
    <w:rsid w:val="000664C0"/>
    <w:rsid w:val="0006674A"/>
    <w:rsid w:val="00066AA8"/>
    <w:rsid w:val="000670F7"/>
    <w:rsid w:val="0006794D"/>
    <w:rsid w:val="000700F3"/>
    <w:rsid w:val="0007129F"/>
    <w:rsid w:val="00071982"/>
    <w:rsid w:val="00072CDB"/>
    <w:rsid w:val="00073C58"/>
    <w:rsid w:val="00074003"/>
    <w:rsid w:val="00074476"/>
    <w:rsid w:val="00075C67"/>
    <w:rsid w:val="000763B7"/>
    <w:rsid w:val="000767AB"/>
    <w:rsid w:val="000769D6"/>
    <w:rsid w:val="00076EE7"/>
    <w:rsid w:val="000774AF"/>
    <w:rsid w:val="00077A4A"/>
    <w:rsid w:val="00077A8D"/>
    <w:rsid w:val="00077C63"/>
    <w:rsid w:val="000803F4"/>
    <w:rsid w:val="00080EF4"/>
    <w:rsid w:val="0008139B"/>
    <w:rsid w:val="0008158D"/>
    <w:rsid w:val="00081D09"/>
    <w:rsid w:val="000825CC"/>
    <w:rsid w:val="000839E6"/>
    <w:rsid w:val="00083CBA"/>
    <w:rsid w:val="00083EDC"/>
    <w:rsid w:val="00085306"/>
    <w:rsid w:val="000854FD"/>
    <w:rsid w:val="00085535"/>
    <w:rsid w:val="00086121"/>
    <w:rsid w:val="00087C76"/>
    <w:rsid w:val="00087D0B"/>
    <w:rsid w:val="00087E2A"/>
    <w:rsid w:val="00090087"/>
    <w:rsid w:val="00090707"/>
    <w:rsid w:val="00090CA2"/>
    <w:rsid w:val="0009163B"/>
    <w:rsid w:val="00092220"/>
    <w:rsid w:val="00092248"/>
    <w:rsid w:val="000923D5"/>
    <w:rsid w:val="00092B8F"/>
    <w:rsid w:val="00094534"/>
    <w:rsid w:val="00094BE7"/>
    <w:rsid w:val="00095648"/>
    <w:rsid w:val="00096071"/>
    <w:rsid w:val="000961D8"/>
    <w:rsid w:val="000964F8"/>
    <w:rsid w:val="00096CA2"/>
    <w:rsid w:val="00096F15"/>
    <w:rsid w:val="000974B7"/>
    <w:rsid w:val="000977FD"/>
    <w:rsid w:val="0009795C"/>
    <w:rsid w:val="00097B15"/>
    <w:rsid w:val="00097DEF"/>
    <w:rsid w:val="000A0A43"/>
    <w:rsid w:val="000A0ED7"/>
    <w:rsid w:val="000A1216"/>
    <w:rsid w:val="000A185C"/>
    <w:rsid w:val="000A1E45"/>
    <w:rsid w:val="000A1F6E"/>
    <w:rsid w:val="000A1F7B"/>
    <w:rsid w:val="000A27FE"/>
    <w:rsid w:val="000A2984"/>
    <w:rsid w:val="000A29F1"/>
    <w:rsid w:val="000A3188"/>
    <w:rsid w:val="000A3C41"/>
    <w:rsid w:val="000A57CE"/>
    <w:rsid w:val="000A5DC8"/>
    <w:rsid w:val="000A6351"/>
    <w:rsid w:val="000A653E"/>
    <w:rsid w:val="000A689A"/>
    <w:rsid w:val="000A6E70"/>
    <w:rsid w:val="000A7168"/>
    <w:rsid w:val="000B05F9"/>
    <w:rsid w:val="000B13BC"/>
    <w:rsid w:val="000B1479"/>
    <w:rsid w:val="000B1641"/>
    <w:rsid w:val="000B2650"/>
    <w:rsid w:val="000B29A0"/>
    <w:rsid w:val="000B411C"/>
    <w:rsid w:val="000B4A36"/>
    <w:rsid w:val="000B56E7"/>
    <w:rsid w:val="000B689C"/>
    <w:rsid w:val="000B78AF"/>
    <w:rsid w:val="000C09C7"/>
    <w:rsid w:val="000C14F0"/>
    <w:rsid w:val="000C2F6F"/>
    <w:rsid w:val="000C34F9"/>
    <w:rsid w:val="000C3CDE"/>
    <w:rsid w:val="000C3EFD"/>
    <w:rsid w:val="000C4EE4"/>
    <w:rsid w:val="000C51C9"/>
    <w:rsid w:val="000C5802"/>
    <w:rsid w:val="000C6113"/>
    <w:rsid w:val="000C6339"/>
    <w:rsid w:val="000C6C4E"/>
    <w:rsid w:val="000C7810"/>
    <w:rsid w:val="000C7991"/>
    <w:rsid w:val="000D08BE"/>
    <w:rsid w:val="000D0E76"/>
    <w:rsid w:val="000D0F2F"/>
    <w:rsid w:val="000D15DA"/>
    <w:rsid w:val="000D18F4"/>
    <w:rsid w:val="000D2295"/>
    <w:rsid w:val="000D2BDD"/>
    <w:rsid w:val="000D30A4"/>
    <w:rsid w:val="000D341C"/>
    <w:rsid w:val="000D7651"/>
    <w:rsid w:val="000E008C"/>
    <w:rsid w:val="000E00F6"/>
    <w:rsid w:val="000E0371"/>
    <w:rsid w:val="000E20C1"/>
    <w:rsid w:val="000E2618"/>
    <w:rsid w:val="000E2832"/>
    <w:rsid w:val="000E37DB"/>
    <w:rsid w:val="000E37EF"/>
    <w:rsid w:val="000E5591"/>
    <w:rsid w:val="000E62D7"/>
    <w:rsid w:val="000E79F9"/>
    <w:rsid w:val="000F0177"/>
    <w:rsid w:val="000F0861"/>
    <w:rsid w:val="000F0F36"/>
    <w:rsid w:val="000F14F3"/>
    <w:rsid w:val="000F25B6"/>
    <w:rsid w:val="000F4AFB"/>
    <w:rsid w:val="000F6BD7"/>
    <w:rsid w:val="000F6DBE"/>
    <w:rsid w:val="000F7762"/>
    <w:rsid w:val="00102EDD"/>
    <w:rsid w:val="0010407A"/>
    <w:rsid w:val="00104D70"/>
    <w:rsid w:val="00105692"/>
    <w:rsid w:val="00105706"/>
    <w:rsid w:val="0010597A"/>
    <w:rsid w:val="00106017"/>
    <w:rsid w:val="001069F3"/>
    <w:rsid w:val="00106DBE"/>
    <w:rsid w:val="0010733D"/>
    <w:rsid w:val="00107B6D"/>
    <w:rsid w:val="0011080C"/>
    <w:rsid w:val="001110CF"/>
    <w:rsid w:val="00111C57"/>
    <w:rsid w:val="00112002"/>
    <w:rsid w:val="00113841"/>
    <w:rsid w:val="0011454E"/>
    <w:rsid w:val="00116AFA"/>
    <w:rsid w:val="00116C1A"/>
    <w:rsid w:val="00117683"/>
    <w:rsid w:val="00117F44"/>
    <w:rsid w:val="001214AB"/>
    <w:rsid w:val="001214E4"/>
    <w:rsid w:val="0012169F"/>
    <w:rsid w:val="00121A45"/>
    <w:rsid w:val="00121E56"/>
    <w:rsid w:val="00121EDE"/>
    <w:rsid w:val="00122C34"/>
    <w:rsid w:val="001234AD"/>
    <w:rsid w:val="00123B48"/>
    <w:rsid w:val="00124926"/>
    <w:rsid w:val="0012571E"/>
    <w:rsid w:val="001267AB"/>
    <w:rsid w:val="0012691C"/>
    <w:rsid w:val="0012697C"/>
    <w:rsid w:val="00130C1B"/>
    <w:rsid w:val="00131839"/>
    <w:rsid w:val="00131CEE"/>
    <w:rsid w:val="00131EAF"/>
    <w:rsid w:val="0013269E"/>
    <w:rsid w:val="00133C4A"/>
    <w:rsid w:val="00133DBC"/>
    <w:rsid w:val="00133EA8"/>
    <w:rsid w:val="00134817"/>
    <w:rsid w:val="001348DF"/>
    <w:rsid w:val="0013591B"/>
    <w:rsid w:val="00136D8F"/>
    <w:rsid w:val="00137936"/>
    <w:rsid w:val="0014041B"/>
    <w:rsid w:val="00140768"/>
    <w:rsid w:val="00140AD8"/>
    <w:rsid w:val="00140B6D"/>
    <w:rsid w:val="0014106A"/>
    <w:rsid w:val="001411A2"/>
    <w:rsid w:val="001429A3"/>
    <w:rsid w:val="001430E3"/>
    <w:rsid w:val="001431FB"/>
    <w:rsid w:val="001439B7"/>
    <w:rsid w:val="00144140"/>
    <w:rsid w:val="00144645"/>
    <w:rsid w:val="001453A7"/>
    <w:rsid w:val="00145B54"/>
    <w:rsid w:val="0014665A"/>
    <w:rsid w:val="00146877"/>
    <w:rsid w:val="001468B6"/>
    <w:rsid w:val="00147D13"/>
    <w:rsid w:val="001500AA"/>
    <w:rsid w:val="00150279"/>
    <w:rsid w:val="00151CB7"/>
    <w:rsid w:val="00151D80"/>
    <w:rsid w:val="001523AB"/>
    <w:rsid w:val="00152E68"/>
    <w:rsid w:val="00153B98"/>
    <w:rsid w:val="00155863"/>
    <w:rsid w:val="00155C31"/>
    <w:rsid w:val="00156B4A"/>
    <w:rsid w:val="0015784C"/>
    <w:rsid w:val="0016215A"/>
    <w:rsid w:val="001623F2"/>
    <w:rsid w:val="00162C81"/>
    <w:rsid w:val="00163DE2"/>
    <w:rsid w:val="0016523F"/>
    <w:rsid w:val="00165689"/>
    <w:rsid w:val="00165A1E"/>
    <w:rsid w:val="00165A66"/>
    <w:rsid w:val="00166209"/>
    <w:rsid w:val="00166B1E"/>
    <w:rsid w:val="00167038"/>
    <w:rsid w:val="00167373"/>
    <w:rsid w:val="001674FA"/>
    <w:rsid w:val="00167912"/>
    <w:rsid w:val="00167929"/>
    <w:rsid w:val="00167B46"/>
    <w:rsid w:val="001719CF"/>
    <w:rsid w:val="00172663"/>
    <w:rsid w:val="00173122"/>
    <w:rsid w:val="00173619"/>
    <w:rsid w:val="001742EA"/>
    <w:rsid w:val="00174532"/>
    <w:rsid w:val="00174E4D"/>
    <w:rsid w:val="0017568D"/>
    <w:rsid w:val="0017599F"/>
    <w:rsid w:val="00175B0C"/>
    <w:rsid w:val="0017671A"/>
    <w:rsid w:val="001776CB"/>
    <w:rsid w:val="001776ED"/>
    <w:rsid w:val="0018054C"/>
    <w:rsid w:val="0018138D"/>
    <w:rsid w:val="0018206F"/>
    <w:rsid w:val="00182077"/>
    <w:rsid w:val="00182889"/>
    <w:rsid w:val="001829C3"/>
    <w:rsid w:val="00183A18"/>
    <w:rsid w:val="00184A44"/>
    <w:rsid w:val="001858DD"/>
    <w:rsid w:val="001863CA"/>
    <w:rsid w:val="00186834"/>
    <w:rsid w:val="00186C99"/>
    <w:rsid w:val="001908C4"/>
    <w:rsid w:val="00190911"/>
    <w:rsid w:val="00191188"/>
    <w:rsid w:val="001916AE"/>
    <w:rsid w:val="00191C07"/>
    <w:rsid w:val="00191FA9"/>
    <w:rsid w:val="00192B36"/>
    <w:rsid w:val="00192F1C"/>
    <w:rsid w:val="001941CA"/>
    <w:rsid w:val="00194313"/>
    <w:rsid w:val="00195B7A"/>
    <w:rsid w:val="00195DD5"/>
    <w:rsid w:val="0019695D"/>
    <w:rsid w:val="00196F8D"/>
    <w:rsid w:val="001972AB"/>
    <w:rsid w:val="001A104A"/>
    <w:rsid w:val="001A1680"/>
    <w:rsid w:val="001A1D16"/>
    <w:rsid w:val="001A2212"/>
    <w:rsid w:val="001A37B5"/>
    <w:rsid w:val="001A4D79"/>
    <w:rsid w:val="001A5E0A"/>
    <w:rsid w:val="001A5E71"/>
    <w:rsid w:val="001A6318"/>
    <w:rsid w:val="001A6F69"/>
    <w:rsid w:val="001A7E57"/>
    <w:rsid w:val="001B0182"/>
    <w:rsid w:val="001B0D2B"/>
    <w:rsid w:val="001B12A6"/>
    <w:rsid w:val="001B151C"/>
    <w:rsid w:val="001B2643"/>
    <w:rsid w:val="001B2985"/>
    <w:rsid w:val="001B3275"/>
    <w:rsid w:val="001B350D"/>
    <w:rsid w:val="001B36C9"/>
    <w:rsid w:val="001B4C61"/>
    <w:rsid w:val="001B4CE7"/>
    <w:rsid w:val="001B4E65"/>
    <w:rsid w:val="001B52AC"/>
    <w:rsid w:val="001B5597"/>
    <w:rsid w:val="001B7C0C"/>
    <w:rsid w:val="001C013E"/>
    <w:rsid w:val="001C0A78"/>
    <w:rsid w:val="001C0B75"/>
    <w:rsid w:val="001C0C35"/>
    <w:rsid w:val="001C1217"/>
    <w:rsid w:val="001C13C3"/>
    <w:rsid w:val="001C183F"/>
    <w:rsid w:val="001C21A5"/>
    <w:rsid w:val="001C2592"/>
    <w:rsid w:val="001C2EAD"/>
    <w:rsid w:val="001C31B3"/>
    <w:rsid w:val="001C34BF"/>
    <w:rsid w:val="001C362E"/>
    <w:rsid w:val="001C52BE"/>
    <w:rsid w:val="001C5CC0"/>
    <w:rsid w:val="001C5E61"/>
    <w:rsid w:val="001C6485"/>
    <w:rsid w:val="001C68E3"/>
    <w:rsid w:val="001C6EA8"/>
    <w:rsid w:val="001C7AF2"/>
    <w:rsid w:val="001C7CB0"/>
    <w:rsid w:val="001C7E28"/>
    <w:rsid w:val="001D0E36"/>
    <w:rsid w:val="001D1342"/>
    <w:rsid w:val="001D1344"/>
    <w:rsid w:val="001D160C"/>
    <w:rsid w:val="001D1F02"/>
    <w:rsid w:val="001D27D8"/>
    <w:rsid w:val="001D4FA8"/>
    <w:rsid w:val="001D5FA8"/>
    <w:rsid w:val="001D6573"/>
    <w:rsid w:val="001D7AD6"/>
    <w:rsid w:val="001D7E5B"/>
    <w:rsid w:val="001E067B"/>
    <w:rsid w:val="001E0AE3"/>
    <w:rsid w:val="001E1085"/>
    <w:rsid w:val="001E11A8"/>
    <w:rsid w:val="001E1239"/>
    <w:rsid w:val="001E1875"/>
    <w:rsid w:val="001E25E6"/>
    <w:rsid w:val="001E2F94"/>
    <w:rsid w:val="001E3FE0"/>
    <w:rsid w:val="001E476E"/>
    <w:rsid w:val="001E4DEC"/>
    <w:rsid w:val="001E654E"/>
    <w:rsid w:val="001E7615"/>
    <w:rsid w:val="001E7932"/>
    <w:rsid w:val="001F007F"/>
    <w:rsid w:val="001F06AC"/>
    <w:rsid w:val="001F1327"/>
    <w:rsid w:val="001F21A7"/>
    <w:rsid w:val="001F25EA"/>
    <w:rsid w:val="001F39A4"/>
    <w:rsid w:val="001F3B36"/>
    <w:rsid w:val="001F3FA8"/>
    <w:rsid w:val="001F5BBF"/>
    <w:rsid w:val="001F6999"/>
    <w:rsid w:val="001F6FD1"/>
    <w:rsid w:val="001F70D4"/>
    <w:rsid w:val="001F72D9"/>
    <w:rsid w:val="0020016F"/>
    <w:rsid w:val="00200C1C"/>
    <w:rsid w:val="002012B5"/>
    <w:rsid w:val="002026C4"/>
    <w:rsid w:val="00203130"/>
    <w:rsid w:val="0020376C"/>
    <w:rsid w:val="00204C75"/>
    <w:rsid w:val="002051E7"/>
    <w:rsid w:val="00206145"/>
    <w:rsid w:val="002061A2"/>
    <w:rsid w:val="00207465"/>
    <w:rsid w:val="00210109"/>
    <w:rsid w:val="00210284"/>
    <w:rsid w:val="002117FD"/>
    <w:rsid w:val="00211A8E"/>
    <w:rsid w:val="00211CDA"/>
    <w:rsid w:val="00212F00"/>
    <w:rsid w:val="00213BCE"/>
    <w:rsid w:val="0021466F"/>
    <w:rsid w:val="00214E4A"/>
    <w:rsid w:val="002156F8"/>
    <w:rsid w:val="00216102"/>
    <w:rsid w:val="00217B43"/>
    <w:rsid w:val="00220FEA"/>
    <w:rsid w:val="00221FD8"/>
    <w:rsid w:val="002224D7"/>
    <w:rsid w:val="0022435F"/>
    <w:rsid w:val="00224BED"/>
    <w:rsid w:val="00224D62"/>
    <w:rsid w:val="0022506C"/>
    <w:rsid w:val="002254D7"/>
    <w:rsid w:val="002262A5"/>
    <w:rsid w:val="00226675"/>
    <w:rsid w:val="00227A04"/>
    <w:rsid w:val="00227B6E"/>
    <w:rsid w:val="002307C5"/>
    <w:rsid w:val="002308AF"/>
    <w:rsid w:val="00230A62"/>
    <w:rsid w:val="00231FE9"/>
    <w:rsid w:val="0023218D"/>
    <w:rsid w:val="002333D0"/>
    <w:rsid w:val="0023354E"/>
    <w:rsid w:val="00233733"/>
    <w:rsid w:val="002340EA"/>
    <w:rsid w:val="002349C3"/>
    <w:rsid w:val="00234D71"/>
    <w:rsid w:val="00235837"/>
    <w:rsid w:val="00236E29"/>
    <w:rsid w:val="00237C07"/>
    <w:rsid w:val="00240007"/>
    <w:rsid w:val="00240381"/>
    <w:rsid w:val="002403AB"/>
    <w:rsid w:val="002403B0"/>
    <w:rsid w:val="00240B73"/>
    <w:rsid w:val="00240C24"/>
    <w:rsid w:val="00240DA4"/>
    <w:rsid w:val="00241C96"/>
    <w:rsid w:val="00242524"/>
    <w:rsid w:val="00242942"/>
    <w:rsid w:val="002444C9"/>
    <w:rsid w:val="002446A6"/>
    <w:rsid w:val="00244D0F"/>
    <w:rsid w:val="0024509A"/>
    <w:rsid w:val="00245B37"/>
    <w:rsid w:val="002464BF"/>
    <w:rsid w:val="002465B5"/>
    <w:rsid w:val="00247440"/>
    <w:rsid w:val="00250008"/>
    <w:rsid w:val="00250E7F"/>
    <w:rsid w:val="00250F7D"/>
    <w:rsid w:val="002512DA"/>
    <w:rsid w:val="002535E6"/>
    <w:rsid w:val="00254D41"/>
    <w:rsid w:val="0025562A"/>
    <w:rsid w:val="00255F0E"/>
    <w:rsid w:val="00256FE0"/>
    <w:rsid w:val="002570B0"/>
    <w:rsid w:val="0025723E"/>
    <w:rsid w:val="00260B77"/>
    <w:rsid w:val="00260D6C"/>
    <w:rsid w:val="002616B0"/>
    <w:rsid w:val="00261A63"/>
    <w:rsid w:val="0026200D"/>
    <w:rsid w:val="00262234"/>
    <w:rsid w:val="00264C17"/>
    <w:rsid w:val="002666C6"/>
    <w:rsid w:val="00267626"/>
    <w:rsid w:val="00270A83"/>
    <w:rsid w:val="002710D4"/>
    <w:rsid w:val="002711BA"/>
    <w:rsid w:val="00271A8D"/>
    <w:rsid w:val="00271C92"/>
    <w:rsid w:val="0027255C"/>
    <w:rsid w:val="002726DA"/>
    <w:rsid w:val="00272FE6"/>
    <w:rsid w:val="002731FB"/>
    <w:rsid w:val="00273B12"/>
    <w:rsid w:val="00274141"/>
    <w:rsid w:val="00274490"/>
    <w:rsid w:val="002778EB"/>
    <w:rsid w:val="002779A2"/>
    <w:rsid w:val="00277D49"/>
    <w:rsid w:val="002813C4"/>
    <w:rsid w:val="00281842"/>
    <w:rsid w:val="0028254D"/>
    <w:rsid w:val="00282B02"/>
    <w:rsid w:val="00283E59"/>
    <w:rsid w:val="002845A3"/>
    <w:rsid w:val="00285092"/>
    <w:rsid w:val="00285614"/>
    <w:rsid w:val="002866A0"/>
    <w:rsid w:val="0028683A"/>
    <w:rsid w:val="002870E5"/>
    <w:rsid w:val="002875E2"/>
    <w:rsid w:val="00287C2F"/>
    <w:rsid w:val="00290D23"/>
    <w:rsid w:val="00290F52"/>
    <w:rsid w:val="00291B10"/>
    <w:rsid w:val="002924D5"/>
    <w:rsid w:val="002929D9"/>
    <w:rsid w:val="00293A0D"/>
    <w:rsid w:val="00294CCE"/>
    <w:rsid w:val="00295237"/>
    <w:rsid w:val="00295845"/>
    <w:rsid w:val="002959F8"/>
    <w:rsid w:val="00295C9D"/>
    <w:rsid w:val="00296794"/>
    <w:rsid w:val="002976D5"/>
    <w:rsid w:val="00297B11"/>
    <w:rsid w:val="00297E65"/>
    <w:rsid w:val="002A0E7F"/>
    <w:rsid w:val="002A223A"/>
    <w:rsid w:val="002A262F"/>
    <w:rsid w:val="002A272D"/>
    <w:rsid w:val="002A277C"/>
    <w:rsid w:val="002A32C9"/>
    <w:rsid w:val="002A4BB7"/>
    <w:rsid w:val="002A4D6F"/>
    <w:rsid w:val="002A54BC"/>
    <w:rsid w:val="002A5AB0"/>
    <w:rsid w:val="002A65DC"/>
    <w:rsid w:val="002A7408"/>
    <w:rsid w:val="002A77E6"/>
    <w:rsid w:val="002B1685"/>
    <w:rsid w:val="002B1C74"/>
    <w:rsid w:val="002B2125"/>
    <w:rsid w:val="002B23E9"/>
    <w:rsid w:val="002B27D5"/>
    <w:rsid w:val="002B28FD"/>
    <w:rsid w:val="002B2952"/>
    <w:rsid w:val="002B2ADC"/>
    <w:rsid w:val="002B3969"/>
    <w:rsid w:val="002B3C27"/>
    <w:rsid w:val="002B5A57"/>
    <w:rsid w:val="002B6014"/>
    <w:rsid w:val="002C0622"/>
    <w:rsid w:val="002C0980"/>
    <w:rsid w:val="002C1C9F"/>
    <w:rsid w:val="002C2962"/>
    <w:rsid w:val="002C3106"/>
    <w:rsid w:val="002C37FD"/>
    <w:rsid w:val="002C3876"/>
    <w:rsid w:val="002C39BB"/>
    <w:rsid w:val="002C39F0"/>
    <w:rsid w:val="002C3F2B"/>
    <w:rsid w:val="002C45EA"/>
    <w:rsid w:val="002C54F0"/>
    <w:rsid w:val="002C5875"/>
    <w:rsid w:val="002C5B1F"/>
    <w:rsid w:val="002C5CC8"/>
    <w:rsid w:val="002C6BB5"/>
    <w:rsid w:val="002C7597"/>
    <w:rsid w:val="002D0596"/>
    <w:rsid w:val="002D0F85"/>
    <w:rsid w:val="002D0FB1"/>
    <w:rsid w:val="002D1C42"/>
    <w:rsid w:val="002D2EF5"/>
    <w:rsid w:val="002D3440"/>
    <w:rsid w:val="002D4969"/>
    <w:rsid w:val="002D4D78"/>
    <w:rsid w:val="002D5006"/>
    <w:rsid w:val="002D55BB"/>
    <w:rsid w:val="002D59F1"/>
    <w:rsid w:val="002D6A94"/>
    <w:rsid w:val="002E03FE"/>
    <w:rsid w:val="002E0739"/>
    <w:rsid w:val="002E08F2"/>
    <w:rsid w:val="002E0DC7"/>
    <w:rsid w:val="002E14DE"/>
    <w:rsid w:val="002E14F7"/>
    <w:rsid w:val="002E253D"/>
    <w:rsid w:val="002E2959"/>
    <w:rsid w:val="002E34E0"/>
    <w:rsid w:val="002E45D7"/>
    <w:rsid w:val="002E4C73"/>
    <w:rsid w:val="002E50F3"/>
    <w:rsid w:val="002E59D1"/>
    <w:rsid w:val="002E5FDD"/>
    <w:rsid w:val="002E62C6"/>
    <w:rsid w:val="002E65AE"/>
    <w:rsid w:val="002E7B0E"/>
    <w:rsid w:val="002E7BA2"/>
    <w:rsid w:val="002F0493"/>
    <w:rsid w:val="002F0762"/>
    <w:rsid w:val="002F0F9B"/>
    <w:rsid w:val="002F1262"/>
    <w:rsid w:val="002F1C18"/>
    <w:rsid w:val="002F20DA"/>
    <w:rsid w:val="002F24FB"/>
    <w:rsid w:val="002F307E"/>
    <w:rsid w:val="002F3759"/>
    <w:rsid w:val="002F5883"/>
    <w:rsid w:val="00300EB3"/>
    <w:rsid w:val="0030162E"/>
    <w:rsid w:val="003018E7"/>
    <w:rsid w:val="00301ACE"/>
    <w:rsid w:val="00301FB0"/>
    <w:rsid w:val="00302187"/>
    <w:rsid w:val="00302D3F"/>
    <w:rsid w:val="00303006"/>
    <w:rsid w:val="0030325E"/>
    <w:rsid w:val="0030373A"/>
    <w:rsid w:val="003040C9"/>
    <w:rsid w:val="00305294"/>
    <w:rsid w:val="00306EB8"/>
    <w:rsid w:val="003070CE"/>
    <w:rsid w:val="0030720A"/>
    <w:rsid w:val="003076F6"/>
    <w:rsid w:val="00310420"/>
    <w:rsid w:val="0031060E"/>
    <w:rsid w:val="00312B0D"/>
    <w:rsid w:val="00312FB7"/>
    <w:rsid w:val="003136F0"/>
    <w:rsid w:val="003137B5"/>
    <w:rsid w:val="003145B3"/>
    <w:rsid w:val="00314B2D"/>
    <w:rsid w:val="00314CD0"/>
    <w:rsid w:val="00315400"/>
    <w:rsid w:val="0031577E"/>
    <w:rsid w:val="00315CF8"/>
    <w:rsid w:val="003206F2"/>
    <w:rsid w:val="00320AC2"/>
    <w:rsid w:val="00320D39"/>
    <w:rsid w:val="00321489"/>
    <w:rsid w:val="003220B9"/>
    <w:rsid w:val="00322826"/>
    <w:rsid w:val="00322D36"/>
    <w:rsid w:val="00322EF0"/>
    <w:rsid w:val="003242B0"/>
    <w:rsid w:val="00324557"/>
    <w:rsid w:val="00324680"/>
    <w:rsid w:val="00324C54"/>
    <w:rsid w:val="00325A5D"/>
    <w:rsid w:val="00326385"/>
    <w:rsid w:val="00326497"/>
    <w:rsid w:val="00326771"/>
    <w:rsid w:val="003267BE"/>
    <w:rsid w:val="00326CA8"/>
    <w:rsid w:val="003271AB"/>
    <w:rsid w:val="00327836"/>
    <w:rsid w:val="00327B88"/>
    <w:rsid w:val="00330891"/>
    <w:rsid w:val="00330BC9"/>
    <w:rsid w:val="00330E4D"/>
    <w:rsid w:val="0033189F"/>
    <w:rsid w:val="0033200A"/>
    <w:rsid w:val="00332223"/>
    <w:rsid w:val="0033263F"/>
    <w:rsid w:val="00333790"/>
    <w:rsid w:val="0033387C"/>
    <w:rsid w:val="003349ED"/>
    <w:rsid w:val="00334DBA"/>
    <w:rsid w:val="00335115"/>
    <w:rsid w:val="0033665E"/>
    <w:rsid w:val="0033676A"/>
    <w:rsid w:val="00336B4F"/>
    <w:rsid w:val="00337FE8"/>
    <w:rsid w:val="00340AB1"/>
    <w:rsid w:val="003427CD"/>
    <w:rsid w:val="00342802"/>
    <w:rsid w:val="00342F85"/>
    <w:rsid w:val="003432FF"/>
    <w:rsid w:val="00344D97"/>
    <w:rsid w:val="00344F18"/>
    <w:rsid w:val="00345761"/>
    <w:rsid w:val="0034728D"/>
    <w:rsid w:val="003477B9"/>
    <w:rsid w:val="00351204"/>
    <w:rsid w:val="00352A54"/>
    <w:rsid w:val="00352F53"/>
    <w:rsid w:val="0035315F"/>
    <w:rsid w:val="003536C7"/>
    <w:rsid w:val="00353701"/>
    <w:rsid w:val="0035383B"/>
    <w:rsid w:val="00355539"/>
    <w:rsid w:val="0035658E"/>
    <w:rsid w:val="003568E6"/>
    <w:rsid w:val="003570FA"/>
    <w:rsid w:val="003579BC"/>
    <w:rsid w:val="0036040B"/>
    <w:rsid w:val="00360CF6"/>
    <w:rsid w:val="00360EA4"/>
    <w:rsid w:val="00362246"/>
    <w:rsid w:val="003622DE"/>
    <w:rsid w:val="003626F6"/>
    <w:rsid w:val="00362CE2"/>
    <w:rsid w:val="003634A7"/>
    <w:rsid w:val="00363860"/>
    <w:rsid w:val="00364190"/>
    <w:rsid w:val="003645CD"/>
    <w:rsid w:val="003647FE"/>
    <w:rsid w:val="0036671A"/>
    <w:rsid w:val="00366882"/>
    <w:rsid w:val="0036771D"/>
    <w:rsid w:val="00367AE8"/>
    <w:rsid w:val="00370117"/>
    <w:rsid w:val="0037051C"/>
    <w:rsid w:val="003711D7"/>
    <w:rsid w:val="00371E6B"/>
    <w:rsid w:val="00372012"/>
    <w:rsid w:val="00372B68"/>
    <w:rsid w:val="0037335B"/>
    <w:rsid w:val="00373A26"/>
    <w:rsid w:val="00374F2C"/>
    <w:rsid w:val="00376FCB"/>
    <w:rsid w:val="003770A1"/>
    <w:rsid w:val="0037710C"/>
    <w:rsid w:val="00377A23"/>
    <w:rsid w:val="003819E5"/>
    <w:rsid w:val="003821BE"/>
    <w:rsid w:val="00382231"/>
    <w:rsid w:val="00382361"/>
    <w:rsid w:val="00383AC1"/>
    <w:rsid w:val="00384586"/>
    <w:rsid w:val="0038503A"/>
    <w:rsid w:val="003860E8"/>
    <w:rsid w:val="0038731B"/>
    <w:rsid w:val="00387AB0"/>
    <w:rsid w:val="00390117"/>
    <w:rsid w:val="003905CE"/>
    <w:rsid w:val="00390BF7"/>
    <w:rsid w:val="0039122D"/>
    <w:rsid w:val="0039130B"/>
    <w:rsid w:val="00391615"/>
    <w:rsid w:val="00391F18"/>
    <w:rsid w:val="003926BA"/>
    <w:rsid w:val="00393604"/>
    <w:rsid w:val="00395165"/>
    <w:rsid w:val="0039561C"/>
    <w:rsid w:val="0039621A"/>
    <w:rsid w:val="003967B2"/>
    <w:rsid w:val="00396EEE"/>
    <w:rsid w:val="0039704F"/>
    <w:rsid w:val="00397980"/>
    <w:rsid w:val="003A1368"/>
    <w:rsid w:val="003A1451"/>
    <w:rsid w:val="003A17C2"/>
    <w:rsid w:val="003A22C5"/>
    <w:rsid w:val="003A2690"/>
    <w:rsid w:val="003A28E1"/>
    <w:rsid w:val="003A3C64"/>
    <w:rsid w:val="003A3E6E"/>
    <w:rsid w:val="003A3F7B"/>
    <w:rsid w:val="003A4AD2"/>
    <w:rsid w:val="003A53F6"/>
    <w:rsid w:val="003A5AF7"/>
    <w:rsid w:val="003A6405"/>
    <w:rsid w:val="003A7341"/>
    <w:rsid w:val="003B02E0"/>
    <w:rsid w:val="003B076E"/>
    <w:rsid w:val="003B13F8"/>
    <w:rsid w:val="003B5017"/>
    <w:rsid w:val="003B502D"/>
    <w:rsid w:val="003B603B"/>
    <w:rsid w:val="003B66A7"/>
    <w:rsid w:val="003B698A"/>
    <w:rsid w:val="003B69DB"/>
    <w:rsid w:val="003C29CF"/>
    <w:rsid w:val="003C2DEB"/>
    <w:rsid w:val="003C2EC0"/>
    <w:rsid w:val="003C3A7F"/>
    <w:rsid w:val="003C3F2D"/>
    <w:rsid w:val="003C4180"/>
    <w:rsid w:val="003C4849"/>
    <w:rsid w:val="003C4A37"/>
    <w:rsid w:val="003C4EC7"/>
    <w:rsid w:val="003C5452"/>
    <w:rsid w:val="003C54F1"/>
    <w:rsid w:val="003C6D62"/>
    <w:rsid w:val="003C78D8"/>
    <w:rsid w:val="003C7BCC"/>
    <w:rsid w:val="003C7CCA"/>
    <w:rsid w:val="003D0311"/>
    <w:rsid w:val="003D0A40"/>
    <w:rsid w:val="003D158E"/>
    <w:rsid w:val="003D1F78"/>
    <w:rsid w:val="003D20B1"/>
    <w:rsid w:val="003D228E"/>
    <w:rsid w:val="003D2E54"/>
    <w:rsid w:val="003D2FF8"/>
    <w:rsid w:val="003D4C3E"/>
    <w:rsid w:val="003D5F6C"/>
    <w:rsid w:val="003D66E6"/>
    <w:rsid w:val="003D6A44"/>
    <w:rsid w:val="003D75A7"/>
    <w:rsid w:val="003D7AA4"/>
    <w:rsid w:val="003D7ADD"/>
    <w:rsid w:val="003D7BA4"/>
    <w:rsid w:val="003D7DDA"/>
    <w:rsid w:val="003E13E1"/>
    <w:rsid w:val="003E140F"/>
    <w:rsid w:val="003E1881"/>
    <w:rsid w:val="003E1D19"/>
    <w:rsid w:val="003E23C6"/>
    <w:rsid w:val="003E3CC1"/>
    <w:rsid w:val="003E47CA"/>
    <w:rsid w:val="003E486C"/>
    <w:rsid w:val="003E59AE"/>
    <w:rsid w:val="003E5DE9"/>
    <w:rsid w:val="003E651A"/>
    <w:rsid w:val="003E765F"/>
    <w:rsid w:val="003E7EC4"/>
    <w:rsid w:val="003F0062"/>
    <w:rsid w:val="003F1D44"/>
    <w:rsid w:val="003F27CC"/>
    <w:rsid w:val="003F3557"/>
    <w:rsid w:val="003F3B23"/>
    <w:rsid w:val="003F418F"/>
    <w:rsid w:val="003F4F64"/>
    <w:rsid w:val="003F55A1"/>
    <w:rsid w:val="003F5ACD"/>
    <w:rsid w:val="003F629C"/>
    <w:rsid w:val="003F67BA"/>
    <w:rsid w:val="003F7AF5"/>
    <w:rsid w:val="003F7D9B"/>
    <w:rsid w:val="00400A26"/>
    <w:rsid w:val="0040178B"/>
    <w:rsid w:val="00402D4B"/>
    <w:rsid w:val="00402F06"/>
    <w:rsid w:val="00402F92"/>
    <w:rsid w:val="004036C5"/>
    <w:rsid w:val="0040420B"/>
    <w:rsid w:val="00405C68"/>
    <w:rsid w:val="00405DAB"/>
    <w:rsid w:val="0040682C"/>
    <w:rsid w:val="0040692B"/>
    <w:rsid w:val="00406D77"/>
    <w:rsid w:val="004072CE"/>
    <w:rsid w:val="004076A5"/>
    <w:rsid w:val="00407767"/>
    <w:rsid w:val="00407B74"/>
    <w:rsid w:val="0041051E"/>
    <w:rsid w:val="004108AA"/>
    <w:rsid w:val="0041184C"/>
    <w:rsid w:val="00411859"/>
    <w:rsid w:val="00412082"/>
    <w:rsid w:val="0041241C"/>
    <w:rsid w:val="0041285C"/>
    <w:rsid w:val="00415461"/>
    <w:rsid w:val="0041604E"/>
    <w:rsid w:val="00420565"/>
    <w:rsid w:val="00421047"/>
    <w:rsid w:val="00421270"/>
    <w:rsid w:val="00421DF6"/>
    <w:rsid w:val="004222E4"/>
    <w:rsid w:val="00422926"/>
    <w:rsid w:val="00423207"/>
    <w:rsid w:val="004241A7"/>
    <w:rsid w:val="004243D6"/>
    <w:rsid w:val="00424D0D"/>
    <w:rsid w:val="00427154"/>
    <w:rsid w:val="0042741E"/>
    <w:rsid w:val="00427A2A"/>
    <w:rsid w:val="00430CCC"/>
    <w:rsid w:val="00431514"/>
    <w:rsid w:val="0043260D"/>
    <w:rsid w:val="004329F3"/>
    <w:rsid w:val="00433A71"/>
    <w:rsid w:val="004342E6"/>
    <w:rsid w:val="004354E9"/>
    <w:rsid w:val="00437B15"/>
    <w:rsid w:val="0044036F"/>
    <w:rsid w:val="00440BE1"/>
    <w:rsid w:val="0044148D"/>
    <w:rsid w:val="004414AF"/>
    <w:rsid w:val="00442514"/>
    <w:rsid w:val="00442D44"/>
    <w:rsid w:val="00443097"/>
    <w:rsid w:val="0044439F"/>
    <w:rsid w:val="00445315"/>
    <w:rsid w:val="00445D4A"/>
    <w:rsid w:val="00446018"/>
    <w:rsid w:val="0044631E"/>
    <w:rsid w:val="004466F4"/>
    <w:rsid w:val="00451683"/>
    <w:rsid w:val="00451AFB"/>
    <w:rsid w:val="00451F26"/>
    <w:rsid w:val="00452D79"/>
    <w:rsid w:val="00453900"/>
    <w:rsid w:val="0045483D"/>
    <w:rsid w:val="004549EF"/>
    <w:rsid w:val="00454F88"/>
    <w:rsid w:val="00456118"/>
    <w:rsid w:val="004563A2"/>
    <w:rsid w:val="004579E2"/>
    <w:rsid w:val="00457ED6"/>
    <w:rsid w:val="004613B6"/>
    <w:rsid w:val="004628CD"/>
    <w:rsid w:val="00462BCD"/>
    <w:rsid w:val="004636B5"/>
    <w:rsid w:val="00463C01"/>
    <w:rsid w:val="00463D16"/>
    <w:rsid w:val="00463E02"/>
    <w:rsid w:val="00465392"/>
    <w:rsid w:val="00466A15"/>
    <w:rsid w:val="0046723C"/>
    <w:rsid w:val="0047169B"/>
    <w:rsid w:val="00471C11"/>
    <w:rsid w:val="00472F67"/>
    <w:rsid w:val="004735C2"/>
    <w:rsid w:val="00473EE5"/>
    <w:rsid w:val="004756DF"/>
    <w:rsid w:val="00475C01"/>
    <w:rsid w:val="00475D05"/>
    <w:rsid w:val="004772E4"/>
    <w:rsid w:val="00477AD5"/>
    <w:rsid w:val="00480069"/>
    <w:rsid w:val="004802A0"/>
    <w:rsid w:val="004805E9"/>
    <w:rsid w:val="00481C04"/>
    <w:rsid w:val="00482582"/>
    <w:rsid w:val="00482C8A"/>
    <w:rsid w:val="0048399A"/>
    <w:rsid w:val="00483A73"/>
    <w:rsid w:val="00483D7C"/>
    <w:rsid w:val="004840FD"/>
    <w:rsid w:val="00484432"/>
    <w:rsid w:val="0048475C"/>
    <w:rsid w:val="004849F2"/>
    <w:rsid w:val="00484A01"/>
    <w:rsid w:val="0048522E"/>
    <w:rsid w:val="004859E0"/>
    <w:rsid w:val="004864AB"/>
    <w:rsid w:val="00486C3C"/>
    <w:rsid w:val="00490244"/>
    <w:rsid w:val="004933FE"/>
    <w:rsid w:val="00493430"/>
    <w:rsid w:val="00493C1F"/>
    <w:rsid w:val="00493F3B"/>
    <w:rsid w:val="00494818"/>
    <w:rsid w:val="0049610D"/>
    <w:rsid w:val="0049635F"/>
    <w:rsid w:val="004967DC"/>
    <w:rsid w:val="00496EE6"/>
    <w:rsid w:val="00497075"/>
    <w:rsid w:val="004A33C8"/>
    <w:rsid w:val="004A3CA8"/>
    <w:rsid w:val="004A450F"/>
    <w:rsid w:val="004A770E"/>
    <w:rsid w:val="004B1418"/>
    <w:rsid w:val="004B15F3"/>
    <w:rsid w:val="004B1770"/>
    <w:rsid w:val="004B1E20"/>
    <w:rsid w:val="004B23C1"/>
    <w:rsid w:val="004B25C9"/>
    <w:rsid w:val="004B30D8"/>
    <w:rsid w:val="004B31A6"/>
    <w:rsid w:val="004B5635"/>
    <w:rsid w:val="004B58E1"/>
    <w:rsid w:val="004B61AB"/>
    <w:rsid w:val="004B6278"/>
    <w:rsid w:val="004B7601"/>
    <w:rsid w:val="004C092F"/>
    <w:rsid w:val="004C0B86"/>
    <w:rsid w:val="004C0EE5"/>
    <w:rsid w:val="004C17CB"/>
    <w:rsid w:val="004C1FB3"/>
    <w:rsid w:val="004C2148"/>
    <w:rsid w:val="004C2840"/>
    <w:rsid w:val="004C2BE6"/>
    <w:rsid w:val="004C3E89"/>
    <w:rsid w:val="004C3F5F"/>
    <w:rsid w:val="004C40D8"/>
    <w:rsid w:val="004C4DBE"/>
    <w:rsid w:val="004C5E82"/>
    <w:rsid w:val="004C646A"/>
    <w:rsid w:val="004C68AA"/>
    <w:rsid w:val="004C68E8"/>
    <w:rsid w:val="004C7419"/>
    <w:rsid w:val="004C7895"/>
    <w:rsid w:val="004C7A98"/>
    <w:rsid w:val="004D1535"/>
    <w:rsid w:val="004D281D"/>
    <w:rsid w:val="004D2A09"/>
    <w:rsid w:val="004D3DF8"/>
    <w:rsid w:val="004D3E6A"/>
    <w:rsid w:val="004D484C"/>
    <w:rsid w:val="004D52A5"/>
    <w:rsid w:val="004D620F"/>
    <w:rsid w:val="004D63E1"/>
    <w:rsid w:val="004D6BBB"/>
    <w:rsid w:val="004D7D0E"/>
    <w:rsid w:val="004E003D"/>
    <w:rsid w:val="004E00B2"/>
    <w:rsid w:val="004E1892"/>
    <w:rsid w:val="004E18EA"/>
    <w:rsid w:val="004E1918"/>
    <w:rsid w:val="004E2DC4"/>
    <w:rsid w:val="004E3E2C"/>
    <w:rsid w:val="004E3E43"/>
    <w:rsid w:val="004E4BAF"/>
    <w:rsid w:val="004E693C"/>
    <w:rsid w:val="004E7AA1"/>
    <w:rsid w:val="004E7EB6"/>
    <w:rsid w:val="004F0B63"/>
    <w:rsid w:val="004F1035"/>
    <w:rsid w:val="004F1407"/>
    <w:rsid w:val="004F1AD1"/>
    <w:rsid w:val="004F1D1F"/>
    <w:rsid w:val="004F21F0"/>
    <w:rsid w:val="004F29AB"/>
    <w:rsid w:val="004F29F5"/>
    <w:rsid w:val="004F336F"/>
    <w:rsid w:val="004F3BD8"/>
    <w:rsid w:val="004F4228"/>
    <w:rsid w:val="004F425A"/>
    <w:rsid w:val="004F758A"/>
    <w:rsid w:val="004F7E8F"/>
    <w:rsid w:val="00500104"/>
    <w:rsid w:val="00500630"/>
    <w:rsid w:val="00501530"/>
    <w:rsid w:val="005016C7"/>
    <w:rsid w:val="00501842"/>
    <w:rsid w:val="00501F44"/>
    <w:rsid w:val="00502AF5"/>
    <w:rsid w:val="0050335F"/>
    <w:rsid w:val="00504D36"/>
    <w:rsid w:val="005051C7"/>
    <w:rsid w:val="00505DEB"/>
    <w:rsid w:val="00506325"/>
    <w:rsid w:val="00506B5B"/>
    <w:rsid w:val="00506D66"/>
    <w:rsid w:val="005077F1"/>
    <w:rsid w:val="005107EF"/>
    <w:rsid w:val="0051123D"/>
    <w:rsid w:val="005123A7"/>
    <w:rsid w:val="0051446D"/>
    <w:rsid w:val="00514B74"/>
    <w:rsid w:val="00514E3A"/>
    <w:rsid w:val="005163A1"/>
    <w:rsid w:val="00516440"/>
    <w:rsid w:val="00516758"/>
    <w:rsid w:val="00517973"/>
    <w:rsid w:val="0052030B"/>
    <w:rsid w:val="00520EE8"/>
    <w:rsid w:val="0052104C"/>
    <w:rsid w:val="005215A3"/>
    <w:rsid w:val="00521E79"/>
    <w:rsid w:val="0052361A"/>
    <w:rsid w:val="00524392"/>
    <w:rsid w:val="00525C97"/>
    <w:rsid w:val="005262E7"/>
    <w:rsid w:val="005268C7"/>
    <w:rsid w:val="005271A1"/>
    <w:rsid w:val="00527CE2"/>
    <w:rsid w:val="0053010E"/>
    <w:rsid w:val="005304EA"/>
    <w:rsid w:val="00531734"/>
    <w:rsid w:val="005333A4"/>
    <w:rsid w:val="00533B37"/>
    <w:rsid w:val="00533C1C"/>
    <w:rsid w:val="00534060"/>
    <w:rsid w:val="005344E4"/>
    <w:rsid w:val="00534BE0"/>
    <w:rsid w:val="00535993"/>
    <w:rsid w:val="0053601C"/>
    <w:rsid w:val="0053601F"/>
    <w:rsid w:val="005368DF"/>
    <w:rsid w:val="00536F2C"/>
    <w:rsid w:val="00537D20"/>
    <w:rsid w:val="00537EF8"/>
    <w:rsid w:val="0054001B"/>
    <w:rsid w:val="00540052"/>
    <w:rsid w:val="005401E5"/>
    <w:rsid w:val="00541A50"/>
    <w:rsid w:val="00542C97"/>
    <w:rsid w:val="00542D65"/>
    <w:rsid w:val="0054328A"/>
    <w:rsid w:val="005432E6"/>
    <w:rsid w:val="0054388C"/>
    <w:rsid w:val="00545481"/>
    <w:rsid w:val="0054585C"/>
    <w:rsid w:val="00547055"/>
    <w:rsid w:val="00547615"/>
    <w:rsid w:val="00547CA1"/>
    <w:rsid w:val="00550311"/>
    <w:rsid w:val="0055065F"/>
    <w:rsid w:val="00551050"/>
    <w:rsid w:val="00551843"/>
    <w:rsid w:val="005534A2"/>
    <w:rsid w:val="0055418D"/>
    <w:rsid w:val="005544E1"/>
    <w:rsid w:val="00554F01"/>
    <w:rsid w:val="00555D07"/>
    <w:rsid w:val="00556123"/>
    <w:rsid w:val="0055620C"/>
    <w:rsid w:val="0055672C"/>
    <w:rsid w:val="0055680E"/>
    <w:rsid w:val="00556E77"/>
    <w:rsid w:val="00556F30"/>
    <w:rsid w:val="00557028"/>
    <w:rsid w:val="00557A8F"/>
    <w:rsid w:val="00557B0F"/>
    <w:rsid w:val="00557D77"/>
    <w:rsid w:val="00557F86"/>
    <w:rsid w:val="00561A6F"/>
    <w:rsid w:val="00562B4D"/>
    <w:rsid w:val="00563051"/>
    <w:rsid w:val="005634F2"/>
    <w:rsid w:val="00563B44"/>
    <w:rsid w:val="00563B85"/>
    <w:rsid w:val="005646FD"/>
    <w:rsid w:val="005650D9"/>
    <w:rsid w:val="00565915"/>
    <w:rsid w:val="0056663E"/>
    <w:rsid w:val="00566901"/>
    <w:rsid w:val="005706DC"/>
    <w:rsid w:val="00570AD5"/>
    <w:rsid w:val="00570EA5"/>
    <w:rsid w:val="00573A9E"/>
    <w:rsid w:val="005747C8"/>
    <w:rsid w:val="00575430"/>
    <w:rsid w:val="005755AA"/>
    <w:rsid w:val="00576B3F"/>
    <w:rsid w:val="0057746D"/>
    <w:rsid w:val="00577A02"/>
    <w:rsid w:val="00580133"/>
    <w:rsid w:val="0058014C"/>
    <w:rsid w:val="00580882"/>
    <w:rsid w:val="0058099D"/>
    <w:rsid w:val="00581148"/>
    <w:rsid w:val="005849EA"/>
    <w:rsid w:val="00584C9E"/>
    <w:rsid w:val="005852F5"/>
    <w:rsid w:val="005859E2"/>
    <w:rsid w:val="0058612C"/>
    <w:rsid w:val="00586577"/>
    <w:rsid w:val="00586F0C"/>
    <w:rsid w:val="0058726A"/>
    <w:rsid w:val="00587B06"/>
    <w:rsid w:val="00590166"/>
    <w:rsid w:val="00590E64"/>
    <w:rsid w:val="005918DE"/>
    <w:rsid w:val="0059192B"/>
    <w:rsid w:val="005919B0"/>
    <w:rsid w:val="00592B6D"/>
    <w:rsid w:val="00593267"/>
    <w:rsid w:val="005945D8"/>
    <w:rsid w:val="00594CA1"/>
    <w:rsid w:val="005951A2"/>
    <w:rsid w:val="00595417"/>
    <w:rsid w:val="00595F24"/>
    <w:rsid w:val="00596840"/>
    <w:rsid w:val="0059752B"/>
    <w:rsid w:val="005A02BC"/>
    <w:rsid w:val="005A0FEA"/>
    <w:rsid w:val="005A21F7"/>
    <w:rsid w:val="005A321B"/>
    <w:rsid w:val="005A3AA7"/>
    <w:rsid w:val="005A4098"/>
    <w:rsid w:val="005A41F2"/>
    <w:rsid w:val="005A4D3B"/>
    <w:rsid w:val="005A5991"/>
    <w:rsid w:val="005A5BAA"/>
    <w:rsid w:val="005A6152"/>
    <w:rsid w:val="005A6212"/>
    <w:rsid w:val="005A64E3"/>
    <w:rsid w:val="005B173A"/>
    <w:rsid w:val="005B42D7"/>
    <w:rsid w:val="005B4774"/>
    <w:rsid w:val="005B5BB5"/>
    <w:rsid w:val="005B5DD9"/>
    <w:rsid w:val="005B6052"/>
    <w:rsid w:val="005B63EB"/>
    <w:rsid w:val="005B7A05"/>
    <w:rsid w:val="005C0014"/>
    <w:rsid w:val="005C0646"/>
    <w:rsid w:val="005C0CA8"/>
    <w:rsid w:val="005C0D6C"/>
    <w:rsid w:val="005C0D9D"/>
    <w:rsid w:val="005C0E55"/>
    <w:rsid w:val="005C3BA8"/>
    <w:rsid w:val="005C3F12"/>
    <w:rsid w:val="005C3F92"/>
    <w:rsid w:val="005C46BE"/>
    <w:rsid w:val="005C46C6"/>
    <w:rsid w:val="005C5733"/>
    <w:rsid w:val="005C7D2A"/>
    <w:rsid w:val="005C7EAD"/>
    <w:rsid w:val="005D03BD"/>
    <w:rsid w:val="005D13B3"/>
    <w:rsid w:val="005D183F"/>
    <w:rsid w:val="005D1CB3"/>
    <w:rsid w:val="005D1E11"/>
    <w:rsid w:val="005D2475"/>
    <w:rsid w:val="005D32BD"/>
    <w:rsid w:val="005D385F"/>
    <w:rsid w:val="005D4AE6"/>
    <w:rsid w:val="005D4E41"/>
    <w:rsid w:val="005D5514"/>
    <w:rsid w:val="005D5775"/>
    <w:rsid w:val="005D5CED"/>
    <w:rsid w:val="005D6296"/>
    <w:rsid w:val="005D6B1E"/>
    <w:rsid w:val="005D7EDC"/>
    <w:rsid w:val="005E100B"/>
    <w:rsid w:val="005E127A"/>
    <w:rsid w:val="005E1339"/>
    <w:rsid w:val="005E16BB"/>
    <w:rsid w:val="005E3123"/>
    <w:rsid w:val="005E42A8"/>
    <w:rsid w:val="005E4F6C"/>
    <w:rsid w:val="005E5C3A"/>
    <w:rsid w:val="005E7229"/>
    <w:rsid w:val="005E79F1"/>
    <w:rsid w:val="005E7C94"/>
    <w:rsid w:val="005E7F05"/>
    <w:rsid w:val="005F0203"/>
    <w:rsid w:val="005F0244"/>
    <w:rsid w:val="005F0478"/>
    <w:rsid w:val="005F0B1B"/>
    <w:rsid w:val="005F35D6"/>
    <w:rsid w:val="005F42C3"/>
    <w:rsid w:val="005F486F"/>
    <w:rsid w:val="005F4DE9"/>
    <w:rsid w:val="005F4EDB"/>
    <w:rsid w:val="005F5045"/>
    <w:rsid w:val="005F507A"/>
    <w:rsid w:val="005F54B4"/>
    <w:rsid w:val="005F5922"/>
    <w:rsid w:val="005F5E62"/>
    <w:rsid w:val="005F6000"/>
    <w:rsid w:val="005F655B"/>
    <w:rsid w:val="005F6AB8"/>
    <w:rsid w:val="005F795E"/>
    <w:rsid w:val="005F7C3D"/>
    <w:rsid w:val="005F7D4B"/>
    <w:rsid w:val="006012D6"/>
    <w:rsid w:val="00601466"/>
    <w:rsid w:val="00601591"/>
    <w:rsid w:val="00601975"/>
    <w:rsid w:val="0060237E"/>
    <w:rsid w:val="00605CEA"/>
    <w:rsid w:val="0060681F"/>
    <w:rsid w:val="00606F41"/>
    <w:rsid w:val="00607E89"/>
    <w:rsid w:val="006104BB"/>
    <w:rsid w:val="006104F1"/>
    <w:rsid w:val="00610D70"/>
    <w:rsid w:val="00611FCE"/>
    <w:rsid w:val="0061213A"/>
    <w:rsid w:val="006128D1"/>
    <w:rsid w:val="00612FB1"/>
    <w:rsid w:val="00612FD4"/>
    <w:rsid w:val="006154C0"/>
    <w:rsid w:val="00615BFB"/>
    <w:rsid w:val="006162C6"/>
    <w:rsid w:val="006167EB"/>
    <w:rsid w:val="00623093"/>
    <w:rsid w:val="00623872"/>
    <w:rsid w:val="00623CBC"/>
    <w:rsid w:val="0062422B"/>
    <w:rsid w:val="00624459"/>
    <w:rsid w:val="00624C1D"/>
    <w:rsid w:val="00625505"/>
    <w:rsid w:val="00625E24"/>
    <w:rsid w:val="0062643B"/>
    <w:rsid w:val="006264A0"/>
    <w:rsid w:val="00627679"/>
    <w:rsid w:val="006300ED"/>
    <w:rsid w:val="00630A9D"/>
    <w:rsid w:val="00630D00"/>
    <w:rsid w:val="00631131"/>
    <w:rsid w:val="006313E7"/>
    <w:rsid w:val="006319B2"/>
    <w:rsid w:val="006321A9"/>
    <w:rsid w:val="006321E7"/>
    <w:rsid w:val="006332BA"/>
    <w:rsid w:val="00633EB0"/>
    <w:rsid w:val="00633F11"/>
    <w:rsid w:val="00634929"/>
    <w:rsid w:val="00634961"/>
    <w:rsid w:val="006357E8"/>
    <w:rsid w:val="00635D67"/>
    <w:rsid w:val="006366A5"/>
    <w:rsid w:val="00636A26"/>
    <w:rsid w:val="00637027"/>
    <w:rsid w:val="00637212"/>
    <w:rsid w:val="0063781C"/>
    <w:rsid w:val="00640F16"/>
    <w:rsid w:val="0064135D"/>
    <w:rsid w:val="0064200F"/>
    <w:rsid w:val="00642321"/>
    <w:rsid w:val="0064282E"/>
    <w:rsid w:val="006442B9"/>
    <w:rsid w:val="006445DD"/>
    <w:rsid w:val="00645A26"/>
    <w:rsid w:val="006470C7"/>
    <w:rsid w:val="00650814"/>
    <w:rsid w:val="00650AC2"/>
    <w:rsid w:val="00651413"/>
    <w:rsid w:val="006519C4"/>
    <w:rsid w:val="00652180"/>
    <w:rsid w:val="006529F8"/>
    <w:rsid w:val="00653582"/>
    <w:rsid w:val="00653F4C"/>
    <w:rsid w:val="00654134"/>
    <w:rsid w:val="0065618C"/>
    <w:rsid w:val="006562C1"/>
    <w:rsid w:val="00656813"/>
    <w:rsid w:val="00656C90"/>
    <w:rsid w:val="00657C08"/>
    <w:rsid w:val="00660548"/>
    <w:rsid w:val="00660B71"/>
    <w:rsid w:val="00660D3D"/>
    <w:rsid w:val="006614DC"/>
    <w:rsid w:val="0066199D"/>
    <w:rsid w:val="006622D1"/>
    <w:rsid w:val="00662A1D"/>
    <w:rsid w:val="006634C1"/>
    <w:rsid w:val="00663C1A"/>
    <w:rsid w:val="00664166"/>
    <w:rsid w:val="006641F6"/>
    <w:rsid w:val="006653F0"/>
    <w:rsid w:val="00666E07"/>
    <w:rsid w:val="00667098"/>
    <w:rsid w:val="00670154"/>
    <w:rsid w:val="00670E5B"/>
    <w:rsid w:val="00670FBB"/>
    <w:rsid w:val="00671E0C"/>
    <w:rsid w:val="00672C92"/>
    <w:rsid w:val="00675B2E"/>
    <w:rsid w:val="00676E08"/>
    <w:rsid w:val="00677105"/>
    <w:rsid w:val="00681BB9"/>
    <w:rsid w:val="00682282"/>
    <w:rsid w:val="00682C01"/>
    <w:rsid w:val="0068465E"/>
    <w:rsid w:val="006846D6"/>
    <w:rsid w:val="00685752"/>
    <w:rsid w:val="006857F9"/>
    <w:rsid w:val="00685FF7"/>
    <w:rsid w:val="00686843"/>
    <w:rsid w:val="006874CC"/>
    <w:rsid w:val="00687584"/>
    <w:rsid w:val="006901FA"/>
    <w:rsid w:val="00691C03"/>
    <w:rsid w:val="0069319A"/>
    <w:rsid w:val="00693FC8"/>
    <w:rsid w:val="00694CEF"/>
    <w:rsid w:val="00694E65"/>
    <w:rsid w:val="00695EE1"/>
    <w:rsid w:val="006A05AD"/>
    <w:rsid w:val="006A0F76"/>
    <w:rsid w:val="006A2C3F"/>
    <w:rsid w:val="006A3891"/>
    <w:rsid w:val="006A399D"/>
    <w:rsid w:val="006A3BA8"/>
    <w:rsid w:val="006A426C"/>
    <w:rsid w:val="006A450C"/>
    <w:rsid w:val="006A453D"/>
    <w:rsid w:val="006A5C57"/>
    <w:rsid w:val="006A6AA3"/>
    <w:rsid w:val="006A6B0F"/>
    <w:rsid w:val="006A70F2"/>
    <w:rsid w:val="006A73D1"/>
    <w:rsid w:val="006A760B"/>
    <w:rsid w:val="006A7830"/>
    <w:rsid w:val="006A79C5"/>
    <w:rsid w:val="006A7A64"/>
    <w:rsid w:val="006B0780"/>
    <w:rsid w:val="006B0A97"/>
    <w:rsid w:val="006B1C1D"/>
    <w:rsid w:val="006B2183"/>
    <w:rsid w:val="006B3248"/>
    <w:rsid w:val="006B33A0"/>
    <w:rsid w:val="006B3C48"/>
    <w:rsid w:val="006B4D9A"/>
    <w:rsid w:val="006B52D0"/>
    <w:rsid w:val="006B57F1"/>
    <w:rsid w:val="006B6EC9"/>
    <w:rsid w:val="006B78FF"/>
    <w:rsid w:val="006C0212"/>
    <w:rsid w:val="006C2086"/>
    <w:rsid w:val="006C441D"/>
    <w:rsid w:val="006C49E9"/>
    <w:rsid w:val="006C4E4A"/>
    <w:rsid w:val="006C5AC2"/>
    <w:rsid w:val="006C75C8"/>
    <w:rsid w:val="006C78D9"/>
    <w:rsid w:val="006D007C"/>
    <w:rsid w:val="006D027E"/>
    <w:rsid w:val="006D06AC"/>
    <w:rsid w:val="006D08F4"/>
    <w:rsid w:val="006D1E0F"/>
    <w:rsid w:val="006D2327"/>
    <w:rsid w:val="006D2438"/>
    <w:rsid w:val="006D28CB"/>
    <w:rsid w:val="006D3422"/>
    <w:rsid w:val="006D393C"/>
    <w:rsid w:val="006D425C"/>
    <w:rsid w:val="006D6CE3"/>
    <w:rsid w:val="006D6EED"/>
    <w:rsid w:val="006D7F0D"/>
    <w:rsid w:val="006E0DDD"/>
    <w:rsid w:val="006E2BB3"/>
    <w:rsid w:val="006E4094"/>
    <w:rsid w:val="006E49FB"/>
    <w:rsid w:val="006E4F28"/>
    <w:rsid w:val="006E5537"/>
    <w:rsid w:val="006E66B1"/>
    <w:rsid w:val="006E679B"/>
    <w:rsid w:val="006E6953"/>
    <w:rsid w:val="006E72D4"/>
    <w:rsid w:val="006E7D7A"/>
    <w:rsid w:val="006F0253"/>
    <w:rsid w:val="006F1BA9"/>
    <w:rsid w:val="006F21FB"/>
    <w:rsid w:val="006F3199"/>
    <w:rsid w:val="006F3F17"/>
    <w:rsid w:val="006F4F4D"/>
    <w:rsid w:val="006F6DEB"/>
    <w:rsid w:val="00700848"/>
    <w:rsid w:val="00700A4B"/>
    <w:rsid w:val="00701063"/>
    <w:rsid w:val="00702676"/>
    <w:rsid w:val="0070294A"/>
    <w:rsid w:val="00702E94"/>
    <w:rsid w:val="00702FA4"/>
    <w:rsid w:val="0070339D"/>
    <w:rsid w:val="007046D6"/>
    <w:rsid w:val="00704B7C"/>
    <w:rsid w:val="00705A5B"/>
    <w:rsid w:val="007074BC"/>
    <w:rsid w:val="007100B8"/>
    <w:rsid w:val="00710D9D"/>
    <w:rsid w:val="00710E59"/>
    <w:rsid w:val="0071107F"/>
    <w:rsid w:val="00712838"/>
    <w:rsid w:val="007133E8"/>
    <w:rsid w:val="00713446"/>
    <w:rsid w:val="00713B2B"/>
    <w:rsid w:val="007144A6"/>
    <w:rsid w:val="00714919"/>
    <w:rsid w:val="00714948"/>
    <w:rsid w:val="00715574"/>
    <w:rsid w:val="00715B9C"/>
    <w:rsid w:val="00716B62"/>
    <w:rsid w:val="00717314"/>
    <w:rsid w:val="0072033E"/>
    <w:rsid w:val="00720490"/>
    <w:rsid w:val="00720F2A"/>
    <w:rsid w:val="00721488"/>
    <w:rsid w:val="0072245E"/>
    <w:rsid w:val="0072354F"/>
    <w:rsid w:val="007237C0"/>
    <w:rsid w:val="00723CF6"/>
    <w:rsid w:val="00724157"/>
    <w:rsid w:val="00724C66"/>
    <w:rsid w:val="00725605"/>
    <w:rsid w:val="00725760"/>
    <w:rsid w:val="007263AD"/>
    <w:rsid w:val="00727BD7"/>
    <w:rsid w:val="00731676"/>
    <w:rsid w:val="0073182F"/>
    <w:rsid w:val="00732ADF"/>
    <w:rsid w:val="00732D07"/>
    <w:rsid w:val="00732E60"/>
    <w:rsid w:val="0073366D"/>
    <w:rsid w:val="0073532B"/>
    <w:rsid w:val="00735E15"/>
    <w:rsid w:val="007365A3"/>
    <w:rsid w:val="00736B7D"/>
    <w:rsid w:val="00737270"/>
    <w:rsid w:val="00740206"/>
    <w:rsid w:val="007403A8"/>
    <w:rsid w:val="007406EA"/>
    <w:rsid w:val="00740C64"/>
    <w:rsid w:val="007414A2"/>
    <w:rsid w:val="00741F5B"/>
    <w:rsid w:val="007420A3"/>
    <w:rsid w:val="00742AB6"/>
    <w:rsid w:val="007432A3"/>
    <w:rsid w:val="00743C40"/>
    <w:rsid w:val="00743E6E"/>
    <w:rsid w:val="00744AC4"/>
    <w:rsid w:val="007455F0"/>
    <w:rsid w:val="00745658"/>
    <w:rsid w:val="00745C50"/>
    <w:rsid w:val="007461C5"/>
    <w:rsid w:val="00747FDE"/>
    <w:rsid w:val="00750EA9"/>
    <w:rsid w:val="007512CA"/>
    <w:rsid w:val="00751850"/>
    <w:rsid w:val="0075198D"/>
    <w:rsid w:val="00751FE0"/>
    <w:rsid w:val="00752004"/>
    <w:rsid w:val="0075259B"/>
    <w:rsid w:val="00753498"/>
    <w:rsid w:val="00754DE0"/>
    <w:rsid w:val="0075506C"/>
    <w:rsid w:val="00755CA2"/>
    <w:rsid w:val="00755E96"/>
    <w:rsid w:val="0075632B"/>
    <w:rsid w:val="007568BE"/>
    <w:rsid w:val="00757DB1"/>
    <w:rsid w:val="007602DD"/>
    <w:rsid w:val="00760606"/>
    <w:rsid w:val="00760811"/>
    <w:rsid w:val="00762B93"/>
    <w:rsid w:val="00762C33"/>
    <w:rsid w:val="007641E6"/>
    <w:rsid w:val="00764270"/>
    <w:rsid w:val="00764DBA"/>
    <w:rsid w:val="00764EA0"/>
    <w:rsid w:val="00766985"/>
    <w:rsid w:val="007677D4"/>
    <w:rsid w:val="00771BB8"/>
    <w:rsid w:val="00771C79"/>
    <w:rsid w:val="00771E08"/>
    <w:rsid w:val="00773F09"/>
    <w:rsid w:val="007754DB"/>
    <w:rsid w:val="00775B85"/>
    <w:rsid w:val="007761E0"/>
    <w:rsid w:val="00776E27"/>
    <w:rsid w:val="0077709F"/>
    <w:rsid w:val="00777455"/>
    <w:rsid w:val="007804CA"/>
    <w:rsid w:val="0078056E"/>
    <w:rsid w:val="007808AF"/>
    <w:rsid w:val="00781244"/>
    <w:rsid w:val="00781E6C"/>
    <w:rsid w:val="00782018"/>
    <w:rsid w:val="00783844"/>
    <w:rsid w:val="00783F6B"/>
    <w:rsid w:val="00784B04"/>
    <w:rsid w:val="00785118"/>
    <w:rsid w:val="00785495"/>
    <w:rsid w:val="00785B05"/>
    <w:rsid w:val="00785C28"/>
    <w:rsid w:val="00785D5A"/>
    <w:rsid w:val="00785EEC"/>
    <w:rsid w:val="00786AC4"/>
    <w:rsid w:val="00787110"/>
    <w:rsid w:val="00787BFF"/>
    <w:rsid w:val="00790272"/>
    <w:rsid w:val="00790879"/>
    <w:rsid w:val="0079100B"/>
    <w:rsid w:val="007929AA"/>
    <w:rsid w:val="00792AB3"/>
    <w:rsid w:val="0079394B"/>
    <w:rsid w:val="00793C75"/>
    <w:rsid w:val="00793D84"/>
    <w:rsid w:val="007941A9"/>
    <w:rsid w:val="0079588C"/>
    <w:rsid w:val="00796B37"/>
    <w:rsid w:val="00796D8D"/>
    <w:rsid w:val="00797ED3"/>
    <w:rsid w:val="007A0107"/>
    <w:rsid w:val="007A0AAB"/>
    <w:rsid w:val="007A1123"/>
    <w:rsid w:val="007A190F"/>
    <w:rsid w:val="007A247C"/>
    <w:rsid w:val="007A2AB0"/>
    <w:rsid w:val="007A4176"/>
    <w:rsid w:val="007A4983"/>
    <w:rsid w:val="007A4D67"/>
    <w:rsid w:val="007A4F72"/>
    <w:rsid w:val="007A4FAE"/>
    <w:rsid w:val="007A52D0"/>
    <w:rsid w:val="007A56C5"/>
    <w:rsid w:val="007A6B85"/>
    <w:rsid w:val="007A7CE8"/>
    <w:rsid w:val="007B0B08"/>
    <w:rsid w:val="007B1409"/>
    <w:rsid w:val="007B2D7E"/>
    <w:rsid w:val="007B2FE5"/>
    <w:rsid w:val="007B42A5"/>
    <w:rsid w:val="007B5377"/>
    <w:rsid w:val="007B59FD"/>
    <w:rsid w:val="007B685C"/>
    <w:rsid w:val="007B762E"/>
    <w:rsid w:val="007B78C2"/>
    <w:rsid w:val="007C02D1"/>
    <w:rsid w:val="007C0619"/>
    <w:rsid w:val="007C12B9"/>
    <w:rsid w:val="007C1927"/>
    <w:rsid w:val="007C2017"/>
    <w:rsid w:val="007C2540"/>
    <w:rsid w:val="007C333B"/>
    <w:rsid w:val="007C4835"/>
    <w:rsid w:val="007C4A52"/>
    <w:rsid w:val="007C5AF9"/>
    <w:rsid w:val="007C6201"/>
    <w:rsid w:val="007C6912"/>
    <w:rsid w:val="007C6C41"/>
    <w:rsid w:val="007C6CCC"/>
    <w:rsid w:val="007C72FF"/>
    <w:rsid w:val="007C74F1"/>
    <w:rsid w:val="007C76FF"/>
    <w:rsid w:val="007C7A01"/>
    <w:rsid w:val="007D01EC"/>
    <w:rsid w:val="007D04CF"/>
    <w:rsid w:val="007D0955"/>
    <w:rsid w:val="007D1472"/>
    <w:rsid w:val="007D1737"/>
    <w:rsid w:val="007D1926"/>
    <w:rsid w:val="007D2B03"/>
    <w:rsid w:val="007D351D"/>
    <w:rsid w:val="007D51FE"/>
    <w:rsid w:val="007D528D"/>
    <w:rsid w:val="007E01BC"/>
    <w:rsid w:val="007E0491"/>
    <w:rsid w:val="007E07A5"/>
    <w:rsid w:val="007E1CBA"/>
    <w:rsid w:val="007E2144"/>
    <w:rsid w:val="007E24E0"/>
    <w:rsid w:val="007E2656"/>
    <w:rsid w:val="007E2B62"/>
    <w:rsid w:val="007E30F2"/>
    <w:rsid w:val="007E47F5"/>
    <w:rsid w:val="007E4841"/>
    <w:rsid w:val="007E5D31"/>
    <w:rsid w:val="007E6224"/>
    <w:rsid w:val="007E6BFE"/>
    <w:rsid w:val="007E73DD"/>
    <w:rsid w:val="007E7EED"/>
    <w:rsid w:val="007F0349"/>
    <w:rsid w:val="007F0FC9"/>
    <w:rsid w:val="007F1FA0"/>
    <w:rsid w:val="007F3B02"/>
    <w:rsid w:val="007F474C"/>
    <w:rsid w:val="007F5268"/>
    <w:rsid w:val="007F554D"/>
    <w:rsid w:val="007F567D"/>
    <w:rsid w:val="007F784D"/>
    <w:rsid w:val="007F7C00"/>
    <w:rsid w:val="0080099B"/>
    <w:rsid w:val="00801AA7"/>
    <w:rsid w:val="008027EF"/>
    <w:rsid w:val="00802917"/>
    <w:rsid w:val="008034A0"/>
    <w:rsid w:val="00803956"/>
    <w:rsid w:val="008056F1"/>
    <w:rsid w:val="00805767"/>
    <w:rsid w:val="008058AB"/>
    <w:rsid w:val="00805FEA"/>
    <w:rsid w:val="008070A3"/>
    <w:rsid w:val="00807D0D"/>
    <w:rsid w:val="0081016C"/>
    <w:rsid w:val="00810601"/>
    <w:rsid w:val="0081095D"/>
    <w:rsid w:val="00810BF3"/>
    <w:rsid w:val="00811041"/>
    <w:rsid w:val="00812669"/>
    <w:rsid w:val="00812819"/>
    <w:rsid w:val="00812AFC"/>
    <w:rsid w:val="00814F29"/>
    <w:rsid w:val="008151B8"/>
    <w:rsid w:val="008152D0"/>
    <w:rsid w:val="0081586A"/>
    <w:rsid w:val="00815A09"/>
    <w:rsid w:val="00815CA6"/>
    <w:rsid w:val="00816700"/>
    <w:rsid w:val="00817490"/>
    <w:rsid w:val="008175A0"/>
    <w:rsid w:val="00817A27"/>
    <w:rsid w:val="00820F00"/>
    <w:rsid w:val="00821342"/>
    <w:rsid w:val="00821F77"/>
    <w:rsid w:val="00822301"/>
    <w:rsid w:val="00822873"/>
    <w:rsid w:val="008229E6"/>
    <w:rsid w:val="00822D7A"/>
    <w:rsid w:val="00823206"/>
    <w:rsid w:val="008232E0"/>
    <w:rsid w:val="0082470C"/>
    <w:rsid w:val="0082495C"/>
    <w:rsid w:val="00824C0F"/>
    <w:rsid w:val="00824DF2"/>
    <w:rsid w:val="008260DC"/>
    <w:rsid w:val="00826849"/>
    <w:rsid w:val="0083104C"/>
    <w:rsid w:val="00831389"/>
    <w:rsid w:val="00831D45"/>
    <w:rsid w:val="00832328"/>
    <w:rsid w:val="00832744"/>
    <w:rsid w:val="00832A8B"/>
    <w:rsid w:val="00833183"/>
    <w:rsid w:val="00833889"/>
    <w:rsid w:val="008338D9"/>
    <w:rsid w:val="00833CD9"/>
    <w:rsid w:val="0083459C"/>
    <w:rsid w:val="00836688"/>
    <w:rsid w:val="00836834"/>
    <w:rsid w:val="00836839"/>
    <w:rsid w:val="00836C45"/>
    <w:rsid w:val="008373DC"/>
    <w:rsid w:val="00837D67"/>
    <w:rsid w:val="00840374"/>
    <w:rsid w:val="008418E1"/>
    <w:rsid w:val="00841AF3"/>
    <w:rsid w:val="00843424"/>
    <w:rsid w:val="0084420F"/>
    <w:rsid w:val="00844351"/>
    <w:rsid w:val="0084476F"/>
    <w:rsid w:val="008450D9"/>
    <w:rsid w:val="0084540F"/>
    <w:rsid w:val="00845A9E"/>
    <w:rsid w:val="00846C0D"/>
    <w:rsid w:val="008474BD"/>
    <w:rsid w:val="0084776B"/>
    <w:rsid w:val="00847AEA"/>
    <w:rsid w:val="008500C2"/>
    <w:rsid w:val="0085097B"/>
    <w:rsid w:val="00850C97"/>
    <w:rsid w:val="00850D04"/>
    <w:rsid w:val="00852056"/>
    <w:rsid w:val="008522A0"/>
    <w:rsid w:val="00852A10"/>
    <w:rsid w:val="0085325C"/>
    <w:rsid w:val="00853EBF"/>
    <w:rsid w:val="008543CC"/>
    <w:rsid w:val="00854F90"/>
    <w:rsid w:val="0085528B"/>
    <w:rsid w:val="00855359"/>
    <w:rsid w:val="0085538F"/>
    <w:rsid w:val="00855E23"/>
    <w:rsid w:val="00855E72"/>
    <w:rsid w:val="00856639"/>
    <w:rsid w:val="00856EE5"/>
    <w:rsid w:val="00860606"/>
    <w:rsid w:val="0086152C"/>
    <w:rsid w:val="008615DD"/>
    <w:rsid w:val="008616CC"/>
    <w:rsid w:val="00861850"/>
    <w:rsid w:val="00862616"/>
    <w:rsid w:val="00863900"/>
    <w:rsid w:val="00863E3B"/>
    <w:rsid w:val="00863E5E"/>
    <w:rsid w:val="00864614"/>
    <w:rsid w:val="0086686A"/>
    <w:rsid w:val="008674AD"/>
    <w:rsid w:val="00867F19"/>
    <w:rsid w:val="008704BC"/>
    <w:rsid w:val="0087122A"/>
    <w:rsid w:val="00871C61"/>
    <w:rsid w:val="00874869"/>
    <w:rsid w:val="00874878"/>
    <w:rsid w:val="008752AC"/>
    <w:rsid w:val="0087614F"/>
    <w:rsid w:val="0087638B"/>
    <w:rsid w:val="00876452"/>
    <w:rsid w:val="00882AEC"/>
    <w:rsid w:val="0088338E"/>
    <w:rsid w:val="00883C64"/>
    <w:rsid w:val="00883EB1"/>
    <w:rsid w:val="00884668"/>
    <w:rsid w:val="00884D16"/>
    <w:rsid w:val="0088510C"/>
    <w:rsid w:val="00885335"/>
    <w:rsid w:val="00885543"/>
    <w:rsid w:val="00887068"/>
    <w:rsid w:val="008900A4"/>
    <w:rsid w:val="00892415"/>
    <w:rsid w:val="0089281A"/>
    <w:rsid w:val="008929D0"/>
    <w:rsid w:val="00894140"/>
    <w:rsid w:val="008941AF"/>
    <w:rsid w:val="00894597"/>
    <w:rsid w:val="00895AEC"/>
    <w:rsid w:val="00895CB7"/>
    <w:rsid w:val="00896740"/>
    <w:rsid w:val="008968A7"/>
    <w:rsid w:val="00896917"/>
    <w:rsid w:val="00896993"/>
    <w:rsid w:val="00896A85"/>
    <w:rsid w:val="00896AF3"/>
    <w:rsid w:val="00897EA3"/>
    <w:rsid w:val="00897F52"/>
    <w:rsid w:val="008A1C12"/>
    <w:rsid w:val="008A264E"/>
    <w:rsid w:val="008A28F7"/>
    <w:rsid w:val="008A2A03"/>
    <w:rsid w:val="008A351B"/>
    <w:rsid w:val="008A3689"/>
    <w:rsid w:val="008A36F9"/>
    <w:rsid w:val="008A39AE"/>
    <w:rsid w:val="008A3D74"/>
    <w:rsid w:val="008A77EA"/>
    <w:rsid w:val="008A7EC1"/>
    <w:rsid w:val="008A7ED7"/>
    <w:rsid w:val="008B166F"/>
    <w:rsid w:val="008B17F7"/>
    <w:rsid w:val="008B2116"/>
    <w:rsid w:val="008B40C0"/>
    <w:rsid w:val="008B44AC"/>
    <w:rsid w:val="008B4AEC"/>
    <w:rsid w:val="008B57DF"/>
    <w:rsid w:val="008B59F6"/>
    <w:rsid w:val="008B6373"/>
    <w:rsid w:val="008B749B"/>
    <w:rsid w:val="008B7BEE"/>
    <w:rsid w:val="008C00EE"/>
    <w:rsid w:val="008C06FF"/>
    <w:rsid w:val="008C0756"/>
    <w:rsid w:val="008C0E96"/>
    <w:rsid w:val="008C227F"/>
    <w:rsid w:val="008C2E19"/>
    <w:rsid w:val="008C3782"/>
    <w:rsid w:val="008C3F22"/>
    <w:rsid w:val="008C3FCA"/>
    <w:rsid w:val="008C4D2F"/>
    <w:rsid w:val="008C543F"/>
    <w:rsid w:val="008C5EAA"/>
    <w:rsid w:val="008C6384"/>
    <w:rsid w:val="008D0A1D"/>
    <w:rsid w:val="008D2BCA"/>
    <w:rsid w:val="008D391F"/>
    <w:rsid w:val="008D563A"/>
    <w:rsid w:val="008D60FA"/>
    <w:rsid w:val="008D6DCB"/>
    <w:rsid w:val="008D702D"/>
    <w:rsid w:val="008D7088"/>
    <w:rsid w:val="008D7CD2"/>
    <w:rsid w:val="008D7D0D"/>
    <w:rsid w:val="008E001B"/>
    <w:rsid w:val="008E1182"/>
    <w:rsid w:val="008E40D7"/>
    <w:rsid w:val="008E475F"/>
    <w:rsid w:val="008E52C2"/>
    <w:rsid w:val="008E554D"/>
    <w:rsid w:val="008E63FB"/>
    <w:rsid w:val="008E7734"/>
    <w:rsid w:val="008F00BA"/>
    <w:rsid w:val="008F031F"/>
    <w:rsid w:val="008F0C60"/>
    <w:rsid w:val="008F1137"/>
    <w:rsid w:val="008F2407"/>
    <w:rsid w:val="008F25F9"/>
    <w:rsid w:val="008F36CF"/>
    <w:rsid w:val="008F590D"/>
    <w:rsid w:val="008F6FC7"/>
    <w:rsid w:val="008F71BC"/>
    <w:rsid w:val="008F7E02"/>
    <w:rsid w:val="008F7FE4"/>
    <w:rsid w:val="009002AB"/>
    <w:rsid w:val="00901658"/>
    <w:rsid w:val="009018A0"/>
    <w:rsid w:val="0090199E"/>
    <w:rsid w:val="00901B2B"/>
    <w:rsid w:val="00902265"/>
    <w:rsid w:val="00902E20"/>
    <w:rsid w:val="00903140"/>
    <w:rsid w:val="009035B4"/>
    <w:rsid w:val="00904D72"/>
    <w:rsid w:val="009056B5"/>
    <w:rsid w:val="00905897"/>
    <w:rsid w:val="00905C83"/>
    <w:rsid w:val="00906729"/>
    <w:rsid w:val="00906DE6"/>
    <w:rsid w:val="00906F4F"/>
    <w:rsid w:val="00907D16"/>
    <w:rsid w:val="00912708"/>
    <w:rsid w:val="00912A21"/>
    <w:rsid w:val="00912B20"/>
    <w:rsid w:val="009148F6"/>
    <w:rsid w:val="00915691"/>
    <w:rsid w:val="00916D0D"/>
    <w:rsid w:val="00917D9E"/>
    <w:rsid w:val="0092140D"/>
    <w:rsid w:val="00924478"/>
    <w:rsid w:val="00924B71"/>
    <w:rsid w:val="0092597A"/>
    <w:rsid w:val="00926975"/>
    <w:rsid w:val="00926C6B"/>
    <w:rsid w:val="00926FDD"/>
    <w:rsid w:val="009273E0"/>
    <w:rsid w:val="00927A19"/>
    <w:rsid w:val="00927EE7"/>
    <w:rsid w:val="00930287"/>
    <w:rsid w:val="009302C9"/>
    <w:rsid w:val="009310E8"/>
    <w:rsid w:val="009317A1"/>
    <w:rsid w:val="00934990"/>
    <w:rsid w:val="00934F86"/>
    <w:rsid w:val="00935003"/>
    <w:rsid w:val="009352CC"/>
    <w:rsid w:val="009367C0"/>
    <w:rsid w:val="0093793B"/>
    <w:rsid w:val="00937BC0"/>
    <w:rsid w:val="00937C12"/>
    <w:rsid w:val="00940248"/>
    <w:rsid w:val="00940BB2"/>
    <w:rsid w:val="00940F8B"/>
    <w:rsid w:val="009419D0"/>
    <w:rsid w:val="00941FEF"/>
    <w:rsid w:val="009426DD"/>
    <w:rsid w:val="0094381D"/>
    <w:rsid w:val="00943E6F"/>
    <w:rsid w:val="00944247"/>
    <w:rsid w:val="00944C03"/>
    <w:rsid w:val="009452A5"/>
    <w:rsid w:val="00945CC4"/>
    <w:rsid w:val="00945DBF"/>
    <w:rsid w:val="00945FA7"/>
    <w:rsid w:val="009503F3"/>
    <w:rsid w:val="009517A8"/>
    <w:rsid w:val="00951C3C"/>
    <w:rsid w:val="009528E2"/>
    <w:rsid w:val="00953F8C"/>
    <w:rsid w:val="009548C5"/>
    <w:rsid w:val="00954C0D"/>
    <w:rsid w:val="00954C14"/>
    <w:rsid w:val="00955044"/>
    <w:rsid w:val="009558D5"/>
    <w:rsid w:val="00955972"/>
    <w:rsid w:val="00955E14"/>
    <w:rsid w:val="00956584"/>
    <w:rsid w:val="00956B71"/>
    <w:rsid w:val="00957C8E"/>
    <w:rsid w:val="00960A20"/>
    <w:rsid w:val="0096139D"/>
    <w:rsid w:val="00961503"/>
    <w:rsid w:val="00961AE8"/>
    <w:rsid w:val="00961D97"/>
    <w:rsid w:val="00962EEA"/>
    <w:rsid w:val="00963463"/>
    <w:rsid w:val="0096389D"/>
    <w:rsid w:val="00964220"/>
    <w:rsid w:val="0096428A"/>
    <w:rsid w:val="00964760"/>
    <w:rsid w:val="00965802"/>
    <w:rsid w:val="00965C4E"/>
    <w:rsid w:val="00966B32"/>
    <w:rsid w:val="009701B8"/>
    <w:rsid w:val="00970ED0"/>
    <w:rsid w:val="009719B6"/>
    <w:rsid w:val="0097377C"/>
    <w:rsid w:val="00974206"/>
    <w:rsid w:val="00974964"/>
    <w:rsid w:val="009751EF"/>
    <w:rsid w:val="0097673C"/>
    <w:rsid w:val="00976904"/>
    <w:rsid w:val="009769ED"/>
    <w:rsid w:val="00981866"/>
    <w:rsid w:val="00982E42"/>
    <w:rsid w:val="00983029"/>
    <w:rsid w:val="00984DDC"/>
    <w:rsid w:val="00984E42"/>
    <w:rsid w:val="00985337"/>
    <w:rsid w:val="009856FA"/>
    <w:rsid w:val="009859C1"/>
    <w:rsid w:val="00985D3F"/>
    <w:rsid w:val="0098600E"/>
    <w:rsid w:val="00986228"/>
    <w:rsid w:val="009873F6"/>
    <w:rsid w:val="00990403"/>
    <w:rsid w:val="00990489"/>
    <w:rsid w:val="009907ED"/>
    <w:rsid w:val="00990CAE"/>
    <w:rsid w:val="009914B0"/>
    <w:rsid w:val="0099221D"/>
    <w:rsid w:val="00992DCA"/>
    <w:rsid w:val="00994F99"/>
    <w:rsid w:val="009959AE"/>
    <w:rsid w:val="00996A7E"/>
    <w:rsid w:val="00996DB9"/>
    <w:rsid w:val="00996E73"/>
    <w:rsid w:val="009972D5"/>
    <w:rsid w:val="009978F4"/>
    <w:rsid w:val="00997965"/>
    <w:rsid w:val="009A08AC"/>
    <w:rsid w:val="009A131D"/>
    <w:rsid w:val="009A2AE2"/>
    <w:rsid w:val="009A34FF"/>
    <w:rsid w:val="009A40C6"/>
    <w:rsid w:val="009A436D"/>
    <w:rsid w:val="009A4A4B"/>
    <w:rsid w:val="009A5525"/>
    <w:rsid w:val="009A5724"/>
    <w:rsid w:val="009A6F47"/>
    <w:rsid w:val="009A72A3"/>
    <w:rsid w:val="009A7BC2"/>
    <w:rsid w:val="009B0AA6"/>
    <w:rsid w:val="009B12E7"/>
    <w:rsid w:val="009B2024"/>
    <w:rsid w:val="009B220E"/>
    <w:rsid w:val="009B2871"/>
    <w:rsid w:val="009B36E0"/>
    <w:rsid w:val="009B5580"/>
    <w:rsid w:val="009B5777"/>
    <w:rsid w:val="009B6596"/>
    <w:rsid w:val="009B6D64"/>
    <w:rsid w:val="009B70B9"/>
    <w:rsid w:val="009B75BE"/>
    <w:rsid w:val="009C08B3"/>
    <w:rsid w:val="009C0B7A"/>
    <w:rsid w:val="009C0C17"/>
    <w:rsid w:val="009C364D"/>
    <w:rsid w:val="009C378B"/>
    <w:rsid w:val="009C4709"/>
    <w:rsid w:val="009C51FD"/>
    <w:rsid w:val="009C5336"/>
    <w:rsid w:val="009C5521"/>
    <w:rsid w:val="009C5647"/>
    <w:rsid w:val="009C57A1"/>
    <w:rsid w:val="009C5DCD"/>
    <w:rsid w:val="009C7421"/>
    <w:rsid w:val="009C78CB"/>
    <w:rsid w:val="009D1918"/>
    <w:rsid w:val="009D1C49"/>
    <w:rsid w:val="009D319E"/>
    <w:rsid w:val="009D36D4"/>
    <w:rsid w:val="009D3EC4"/>
    <w:rsid w:val="009D40F8"/>
    <w:rsid w:val="009D46EC"/>
    <w:rsid w:val="009D6EC1"/>
    <w:rsid w:val="009E15D7"/>
    <w:rsid w:val="009E19E9"/>
    <w:rsid w:val="009E1B93"/>
    <w:rsid w:val="009E2BFA"/>
    <w:rsid w:val="009E2F53"/>
    <w:rsid w:val="009E3508"/>
    <w:rsid w:val="009E36C6"/>
    <w:rsid w:val="009E5E98"/>
    <w:rsid w:val="009E72E7"/>
    <w:rsid w:val="009E73E7"/>
    <w:rsid w:val="009E7B8D"/>
    <w:rsid w:val="009F14D9"/>
    <w:rsid w:val="009F2756"/>
    <w:rsid w:val="009F36A8"/>
    <w:rsid w:val="009F44E5"/>
    <w:rsid w:val="009F4988"/>
    <w:rsid w:val="009F53BA"/>
    <w:rsid w:val="009F6D6A"/>
    <w:rsid w:val="009F6E52"/>
    <w:rsid w:val="009F7383"/>
    <w:rsid w:val="009F786D"/>
    <w:rsid w:val="009F7D35"/>
    <w:rsid w:val="00A000B4"/>
    <w:rsid w:val="00A005C7"/>
    <w:rsid w:val="00A00EA3"/>
    <w:rsid w:val="00A01E90"/>
    <w:rsid w:val="00A01F36"/>
    <w:rsid w:val="00A02DDE"/>
    <w:rsid w:val="00A02F3E"/>
    <w:rsid w:val="00A05695"/>
    <w:rsid w:val="00A05A0A"/>
    <w:rsid w:val="00A06B4A"/>
    <w:rsid w:val="00A071AB"/>
    <w:rsid w:val="00A078DC"/>
    <w:rsid w:val="00A10668"/>
    <w:rsid w:val="00A12303"/>
    <w:rsid w:val="00A13D36"/>
    <w:rsid w:val="00A13F55"/>
    <w:rsid w:val="00A14AFC"/>
    <w:rsid w:val="00A15D90"/>
    <w:rsid w:val="00A15FE2"/>
    <w:rsid w:val="00A16825"/>
    <w:rsid w:val="00A16B30"/>
    <w:rsid w:val="00A1760B"/>
    <w:rsid w:val="00A20ED9"/>
    <w:rsid w:val="00A2285E"/>
    <w:rsid w:val="00A22DA2"/>
    <w:rsid w:val="00A230FB"/>
    <w:rsid w:val="00A23349"/>
    <w:rsid w:val="00A23CA8"/>
    <w:rsid w:val="00A24A65"/>
    <w:rsid w:val="00A25C14"/>
    <w:rsid w:val="00A266D3"/>
    <w:rsid w:val="00A26AEF"/>
    <w:rsid w:val="00A26E1C"/>
    <w:rsid w:val="00A271E8"/>
    <w:rsid w:val="00A27AA2"/>
    <w:rsid w:val="00A27E4B"/>
    <w:rsid w:val="00A300A4"/>
    <w:rsid w:val="00A31F47"/>
    <w:rsid w:val="00A33A64"/>
    <w:rsid w:val="00A34003"/>
    <w:rsid w:val="00A342CD"/>
    <w:rsid w:val="00A34ACE"/>
    <w:rsid w:val="00A35997"/>
    <w:rsid w:val="00A36B44"/>
    <w:rsid w:val="00A40261"/>
    <w:rsid w:val="00A407B7"/>
    <w:rsid w:val="00A4290D"/>
    <w:rsid w:val="00A42B0C"/>
    <w:rsid w:val="00A42CC8"/>
    <w:rsid w:val="00A42DCA"/>
    <w:rsid w:val="00A443F1"/>
    <w:rsid w:val="00A44A07"/>
    <w:rsid w:val="00A44B31"/>
    <w:rsid w:val="00A44B96"/>
    <w:rsid w:val="00A44BD9"/>
    <w:rsid w:val="00A4619E"/>
    <w:rsid w:val="00A46CB1"/>
    <w:rsid w:val="00A47D72"/>
    <w:rsid w:val="00A52C20"/>
    <w:rsid w:val="00A53E41"/>
    <w:rsid w:val="00A5418E"/>
    <w:rsid w:val="00A541E4"/>
    <w:rsid w:val="00A54ED8"/>
    <w:rsid w:val="00A55976"/>
    <w:rsid w:val="00A55C92"/>
    <w:rsid w:val="00A55E4A"/>
    <w:rsid w:val="00A561F7"/>
    <w:rsid w:val="00A564BA"/>
    <w:rsid w:val="00A56811"/>
    <w:rsid w:val="00A56F50"/>
    <w:rsid w:val="00A56F57"/>
    <w:rsid w:val="00A573AE"/>
    <w:rsid w:val="00A5760B"/>
    <w:rsid w:val="00A57680"/>
    <w:rsid w:val="00A5797D"/>
    <w:rsid w:val="00A602DD"/>
    <w:rsid w:val="00A6076C"/>
    <w:rsid w:val="00A60C02"/>
    <w:rsid w:val="00A61042"/>
    <w:rsid w:val="00A6108C"/>
    <w:rsid w:val="00A62FB8"/>
    <w:rsid w:val="00A63023"/>
    <w:rsid w:val="00A634F1"/>
    <w:rsid w:val="00A6467A"/>
    <w:rsid w:val="00A64A11"/>
    <w:rsid w:val="00A64A3D"/>
    <w:rsid w:val="00A64C75"/>
    <w:rsid w:val="00A64F2C"/>
    <w:rsid w:val="00A650ED"/>
    <w:rsid w:val="00A659A1"/>
    <w:rsid w:val="00A6635E"/>
    <w:rsid w:val="00A663AB"/>
    <w:rsid w:val="00A67480"/>
    <w:rsid w:val="00A70B07"/>
    <w:rsid w:val="00A7179B"/>
    <w:rsid w:val="00A717D3"/>
    <w:rsid w:val="00A7212B"/>
    <w:rsid w:val="00A725F5"/>
    <w:rsid w:val="00A72B2A"/>
    <w:rsid w:val="00A72B2B"/>
    <w:rsid w:val="00A73DFD"/>
    <w:rsid w:val="00A74005"/>
    <w:rsid w:val="00A74181"/>
    <w:rsid w:val="00A7419B"/>
    <w:rsid w:val="00A750FC"/>
    <w:rsid w:val="00A75572"/>
    <w:rsid w:val="00A75670"/>
    <w:rsid w:val="00A75F74"/>
    <w:rsid w:val="00A76B4C"/>
    <w:rsid w:val="00A770A4"/>
    <w:rsid w:val="00A77897"/>
    <w:rsid w:val="00A80767"/>
    <w:rsid w:val="00A80791"/>
    <w:rsid w:val="00A835C3"/>
    <w:rsid w:val="00A83869"/>
    <w:rsid w:val="00A84363"/>
    <w:rsid w:val="00A84CA3"/>
    <w:rsid w:val="00A84DD4"/>
    <w:rsid w:val="00A84F4B"/>
    <w:rsid w:val="00A855A7"/>
    <w:rsid w:val="00A85730"/>
    <w:rsid w:val="00A8585D"/>
    <w:rsid w:val="00A86516"/>
    <w:rsid w:val="00A86E1B"/>
    <w:rsid w:val="00A870DF"/>
    <w:rsid w:val="00A9040C"/>
    <w:rsid w:val="00A9093C"/>
    <w:rsid w:val="00A9112C"/>
    <w:rsid w:val="00A93A69"/>
    <w:rsid w:val="00A949FF"/>
    <w:rsid w:val="00A94D73"/>
    <w:rsid w:val="00A963A7"/>
    <w:rsid w:val="00A96653"/>
    <w:rsid w:val="00A96659"/>
    <w:rsid w:val="00A972F8"/>
    <w:rsid w:val="00A977AA"/>
    <w:rsid w:val="00AA1EB8"/>
    <w:rsid w:val="00AA3505"/>
    <w:rsid w:val="00AA3701"/>
    <w:rsid w:val="00AA45BC"/>
    <w:rsid w:val="00AA6468"/>
    <w:rsid w:val="00AA6DCA"/>
    <w:rsid w:val="00AA7E65"/>
    <w:rsid w:val="00AA7FEF"/>
    <w:rsid w:val="00AB0372"/>
    <w:rsid w:val="00AB04F5"/>
    <w:rsid w:val="00AB0C2F"/>
    <w:rsid w:val="00AB0D73"/>
    <w:rsid w:val="00AB38F8"/>
    <w:rsid w:val="00AB391D"/>
    <w:rsid w:val="00AB3E5E"/>
    <w:rsid w:val="00AB4C02"/>
    <w:rsid w:val="00AB4D8F"/>
    <w:rsid w:val="00AB5C8E"/>
    <w:rsid w:val="00AB69A5"/>
    <w:rsid w:val="00AB6CF4"/>
    <w:rsid w:val="00AB6DA2"/>
    <w:rsid w:val="00AC02FB"/>
    <w:rsid w:val="00AC15DD"/>
    <w:rsid w:val="00AC1E64"/>
    <w:rsid w:val="00AC20F7"/>
    <w:rsid w:val="00AC2B04"/>
    <w:rsid w:val="00AC2FD2"/>
    <w:rsid w:val="00AC3C29"/>
    <w:rsid w:val="00AC3C4A"/>
    <w:rsid w:val="00AC3E5E"/>
    <w:rsid w:val="00AC4C29"/>
    <w:rsid w:val="00AC50C0"/>
    <w:rsid w:val="00AC5465"/>
    <w:rsid w:val="00AC60C7"/>
    <w:rsid w:val="00AC6B4F"/>
    <w:rsid w:val="00AC72D8"/>
    <w:rsid w:val="00AD09B8"/>
    <w:rsid w:val="00AD0C58"/>
    <w:rsid w:val="00AD15D8"/>
    <w:rsid w:val="00AD1C1B"/>
    <w:rsid w:val="00AD2370"/>
    <w:rsid w:val="00AD2651"/>
    <w:rsid w:val="00AD2701"/>
    <w:rsid w:val="00AD27B0"/>
    <w:rsid w:val="00AD283E"/>
    <w:rsid w:val="00AD2914"/>
    <w:rsid w:val="00AD397C"/>
    <w:rsid w:val="00AD3FAE"/>
    <w:rsid w:val="00AD44CB"/>
    <w:rsid w:val="00AD4982"/>
    <w:rsid w:val="00AD5D3B"/>
    <w:rsid w:val="00AD68B5"/>
    <w:rsid w:val="00AD7EC0"/>
    <w:rsid w:val="00AE0325"/>
    <w:rsid w:val="00AE09A2"/>
    <w:rsid w:val="00AE1DE7"/>
    <w:rsid w:val="00AE2060"/>
    <w:rsid w:val="00AE27BF"/>
    <w:rsid w:val="00AE288D"/>
    <w:rsid w:val="00AE2E8D"/>
    <w:rsid w:val="00AE390F"/>
    <w:rsid w:val="00AE3A4F"/>
    <w:rsid w:val="00AE3C1F"/>
    <w:rsid w:val="00AE4329"/>
    <w:rsid w:val="00AE72FF"/>
    <w:rsid w:val="00AE78A2"/>
    <w:rsid w:val="00AE79B0"/>
    <w:rsid w:val="00AF019A"/>
    <w:rsid w:val="00AF12B6"/>
    <w:rsid w:val="00AF2392"/>
    <w:rsid w:val="00AF2914"/>
    <w:rsid w:val="00AF2B5C"/>
    <w:rsid w:val="00AF3A1C"/>
    <w:rsid w:val="00AF3B89"/>
    <w:rsid w:val="00AF4515"/>
    <w:rsid w:val="00AF5D82"/>
    <w:rsid w:val="00AF6BB0"/>
    <w:rsid w:val="00AF796A"/>
    <w:rsid w:val="00B0032E"/>
    <w:rsid w:val="00B018DE"/>
    <w:rsid w:val="00B02007"/>
    <w:rsid w:val="00B02381"/>
    <w:rsid w:val="00B026A5"/>
    <w:rsid w:val="00B02BBC"/>
    <w:rsid w:val="00B0341C"/>
    <w:rsid w:val="00B03761"/>
    <w:rsid w:val="00B03A61"/>
    <w:rsid w:val="00B05FDF"/>
    <w:rsid w:val="00B1011C"/>
    <w:rsid w:val="00B12EF1"/>
    <w:rsid w:val="00B141DA"/>
    <w:rsid w:val="00B14577"/>
    <w:rsid w:val="00B16805"/>
    <w:rsid w:val="00B16C2C"/>
    <w:rsid w:val="00B16CBE"/>
    <w:rsid w:val="00B17331"/>
    <w:rsid w:val="00B17F2E"/>
    <w:rsid w:val="00B204D4"/>
    <w:rsid w:val="00B20B3B"/>
    <w:rsid w:val="00B210D6"/>
    <w:rsid w:val="00B210F9"/>
    <w:rsid w:val="00B2113B"/>
    <w:rsid w:val="00B21B26"/>
    <w:rsid w:val="00B23992"/>
    <w:rsid w:val="00B23FEB"/>
    <w:rsid w:val="00B24EC4"/>
    <w:rsid w:val="00B254AD"/>
    <w:rsid w:val="00B2625D"/>
    <w:rsid w:val="00B300F1"/>
    <w:rsid w:val="00B319D9"/>
    <w:rsid w:val="00B31CF1"/>
    <w:rsid w:val="00B3400A"/>
    <w:rsid w:val="00B351B3"/>
    <w:rsid w:val="00B35DB8"/>
    <w:rsid w:val="00B35E26"/>
    <w:rsid w:val="00B37122"/>
    <w:rsid w:val="00B37E9B"/>
    <w:rsid w:val="00B41017"/>
    <w:rsid w:val="00B4211A"/>
    <w:rsid w:val="00B4314C"/>
    <w:rsid w:val="00B439D8"/>
    <w:rsid w:val="00B440D5"/>
    <w:rsid w:val="00B44E01"/>
    <w:rsid w:val="00B456C8"/>
    <w:rsid w:val="00B45812"/>
    <w:rsid w:val="00B46072"/>
    <w:rsid w:val="00B46EED"/>
    <w:rsid w:val="00B47105"/>
    <w:rsid w:val="00B478F7"/>
    <w:rsid w:val="00B504F1"/>
    <w:rsid w:val="00B50A22"/>
    <w:rsid w:val="00B52ACF"/>
    <w:rsid w:val="00B53F3F"/>
    <w:rsid w:val="00B54B0D"/>
    <w:rsid w:val="00B54C8E"/>
    <w:rsid w:val="00B55C29"/>
    <w:rsid w:val="00B565E3"/>
    <w:rsid w:val="00B5699B"/>
    <w:rsid w:val="00B56A1A"/>
    <w:rsid w:val="00B575FB"/>
    <w:rsid w:val="00B60225"/>
    <w:rsid w:val="00B6091B"/>
    <w:rsid w:val="00B6278E"/>
    <w:rsid w:val="00B633B1"/>
    <w:rsid w:val="00B63E3E"/>
    <w:rsid w:val="00B644C3"/>
    <w:rsid w:val="00B649B5"/>
    <w:rsid w:val="00B64AEA"/>
    <w:rsid w:val="00B65571"/>
    <w:rsid w:val="00B65A18"/>
    <w:rsid w:val="00B66854"/>
    <w:rsid w:val="00B67262"/>
    <w:rsid w:val="00B6755D"/>
    <w:rsid w:val="00B70114"/>
    <w:rsid w:val="00B70FCF"/>
    <w:rsid w:val="00B712A0"/>
    <w:rsid w:val="00B718BA"/>
    <w:rsid w:val="00B721F9"/>
    <w:rsid w:val="00B72416"/>
    <w:rsid w:val="00B72717"/>
    <w:rsid w:val="00B727A7"/>
    <w:rsid w:val="00B74C5E"/>
    <w:rsid w:val="00B763F0"/>
    <w:rsid w:val="00B772B7"/>
    <w:rsid w:val="00B773BB"/>
    <w:rsid w:val="00B81716"/>
    <w:rsid w:val="00B82A5B"/>
    <w:rsid w:val="00B83089"/>
    <w:rsid w:val="00B857DA"/>
    <w:rsid w:val="00B86101"/>
    <w:rsid w:val="00B8686B"/>
    <w:rsid w:val="00B86EF8"/>
    <w:rsid w:val="00B90FB3"/>
    <w:rsid w:val="00B911D6"/>
    <w:rsid w:val="00B91F68"/>
    <w:rsid w:val="00B93340"/>
    <w:rsid w:val="00B9372D"/>
    <w:rsid w:val="00B93E8A"/>
    <w:rsid w:val="00B949ED"/>
    <w:rsid w:val="00B9541E"/>
    <w:rsid w:val="00B9677D"/>
    <w:rsid w:val="00BA162E"/>
    <w:rsid w:val="00BA1E0A"/>
    <w:rsid w:val="00BA2A60"/>
    <w:rsid w:val="00BA3214"/>
    <w:rsid w:val="00BA39F7"/>
    <w:rsid w:val="00BA4384"/>
    <w:rsid w:val="00BA4DD0"/>
    <w:rsid w:val="00BA5E23"/>
    <w:rsid w:val="00BA63EF"/>
    <w:rsid w:val="00BB11B6"/>
    <w:rsid w:val="00BB14C9"/>
    <w:rsid w:val="00BB18D1"/>
    <w:rsid w:val="00BB1BD6"/>
    <w:rsid w:val="00BB1CB5"/>
    <w:rsid w:val="00BB1E44"/>
    <w:rsid w:val="00BB21A7"/>
    <w:rsid w:val="00BB318D"/>
    <w:rsid w:val="00BB3D3C"/>
    <w:rsid w:val="00BB45F7"/>
    <w:rsid w:val="00BB4D1E"/>
    <w:rsid w:val="00BB5508"/>
    <w:rsid w:val="00BB6AF9"/>
    <w:rsid w:val="00BB7BB3"/>
    <w:rsid w:val="00BB7BD9"/>
    <w:rsid w:val="00BC0689"/>
    <w:rsid w:val="00BC33AA"/>
    <w:rsid w:val="00BC476A"/>
    <w:rsid w:val="00BC4AEF"/>
    <w:rsid w:val="00BC6053"/>
    <w:rsid w:val="00BC605B"/>
    <w:rsid w:val="00BC7072"/>
    <w:rsid w:val="00BC7615"/>
    <w:rsid w:val="00BD158E"/>
    <w:rsid w:val="00BD1BDD"/>
    <w:rsid w:val="00BD3FFD"/>
    <w:rsid w:val="00BD6D96"/>
    <w:rsid w:val="00BD6FC7"/>
    <w:rsid w:val="00BD74DB"/>
    <w:rsid w:val="00BD7B18"/>
    <w:rsid w:val="00BD7BA3"/>
    <w:rsid w:val="00BE0737"/>
    <w:rsid w:val="00BE1313"/>
    <w:rsid w:val="00BE1552"/>
    <w:rsid w:val="00BE1960"/>
    <w:rsid w:val="00BE1BFA"/>
    <w:rsid w:val="00BE1FC1"/>
    <w:rsid w:val="00BE3BF6"/>
    <w:rsid w:val="00BE40BB"/>
    <w:rsid w:val="00BE430D"/>
    <w:rsid w:val="00BE4634"/>
    <w:rsid w:val="00BE4761"/>
    <w:rsid w:val="00BE4827"/>
    <w:rsid w:val="00BE551C"/>
    <w:rsid w:val="00BE5A5B"/>
    <w:rsid w:val="00BE5C23"/>
    <w:rsid w:val="00BE7998"/>
    <w:rsid w:val="00BF0650"/>
    <w:rsid w:val="00BF1595"/>
    <w:rsid w:val="00BF17FE"/>
    <w:rsid w:val="00BF2C42"/>
    <w:rsid w:val="00BF2FD4"/>
    <w:rsid w:val="00BF385A"/>
    <w:rsid w:val="00BF3BAF"/>
    <w:rsid w:val="00BF4BAA"/>
    <w:rsid w:val="00BF5716"/>
    <w:rsid w:val="00BF58D6"/>
    <w:rsid w:val="00BF5BC7"/>
    <w:rsid w:val="00BF63FB"/>
    <w:rsid w:val="00BF6649"/>
    <w:rsid w:val="00BF72C0"/>
    <w:rsid w:val="00BF7D08"/>
    <w:rsid w:val="00BF7F51"/>
    <w:rsid w:val="00C017D4"/>
    <w:rsid w:val="00C01EBD"/>
    <w:rsid w:val="00C024FE"/>
    <w:rsid w:val="00C0479F"/>
    <w:rsid w:val="00C0487E"/>
    <w:rsid w:val="00C05616"/>
    <w:rsid w:val="00C05FED"/>
    <w:rsid w:val="00C06595"/>
    <w:rsid w:val="00C0664A"/>
    <w:rsid w:val="00C06DB8"/>
    <w:rsid w:val="00C072BE"/>
    <w:rsid w:val="00C110BD"/>
    <w:rsid w:val="00C11867"/>
    <w:rsid w:val="00C12342"/>
    <w:rsid w:val="00C125F1"/>
    <w:rsid w:val="00C12D71"/>
    <w:rsid w:val="00C12DAF"/>
    <w:rsid w:val="00C1306B"/>
    <w:rsid w:val="00C13FC1"/>
    <w:rsid w:val="00C14B53"/>
    <w:rsid w:val="00C1516C"/>
    <w:rsid w:val="00C16981"/>
    <w:rsid w:val="00C16A41"/>
    <w:rsid w:val="00C17499"/>
    <w:rsid w:val="00C175E3"/>
    <w:rsid w:val="00C177C9"/>
    <w:rsid w:val="00C179F0"/>
    <w:rsid w:val="00C17A56"/>
    <w:rsid w:val="00C17AB4"/>
    <w:rsid w:val="00C207B1"/>
    <w:rsid w:val="00C2093F"/>
    <w:rsid w:val="00C20D02"/>
    <w:rsid w:val="00C211F9"/>
    <w:rsid w:val="00C2163B"/>
    <w:rsid w:val="00C21AA7"/>
    <w:rsid w:val="00C22063"/>
    <w:rsid w:val="00C22082"/>
    <w:rsid w:val="00C22488"/>
    <w:rsid w:val="00C22D66"/>
    <w:rsid w:val="00C23780"/>
    <w:rsid w:val="00C23FDC"/>
    <w:rsid w:val="00C24744"/>
    <w:rsid w:val="00C2491C"/>
    <w:rsid w:val="00C268A9"/>
    <w:rsid w:val="00C27019"/>
    <w:rsid w:val="00C2740D"/>
    <w:rsid w:val="00C27A4B"/>
    <w:rsid w:val="00C27AE0"/>
    <w:rsid w:val="00C27E98"/>
    <w:rsid w:val="00C31A3A"/>
    <w:rsid w:val="00C31FE3"/>
    <w:rsid w:val="00C320B3"/>
    <w:rsid w:val="00C33400"/>
    <w:rsid w:val="00C336E9"/>
    <w:rsid w:val="00C33CD0"/>
    <w:rsid w:val="00C34BFD"/>
    <w:rsid w:val="00C34DB8"/>
    <w:rsid w:val="00C36702"/>
    <w:rsid w:val="00C3752D"/>
    <w:rsid w:val="00C37A94"/>
    <w:rsid w:val="00C4197D"/>
    <w:rsid w:val="00C421C4"/>
    <w:rsid w:val="00C42C31"/>
    <w:rsid w:val="00C42EDD"/>
    <w:rsid w:val="00C43970"/>
    <w:rsid w:val="00C44150"/>
    <w:rsid w:val="00C44A20"/>
    <w:rsid w:val="00C46BA4"/>
    <w:rsid w:val="00C50137"/>
    <w:rsid w:val="00C507F1"/>
    <w:rsid w:val="00C51597"/>
    <w:rsid w:val="00C51A64"/>
    <w:rsid w:val="00C52427"/>
    <w:rsid w:val="00C5252D"/>
    <w:rsid w:val="00C528E8"/>
    <w:rsid w:val="00C53C27"/>
    <w:rsid w:val="00C53C86"/>
    <w:rsid w:val="00C560E8"/>
    <w:rsid w:val="00C5700C"/>
    <w:rsid w:val="00C5729A"/>
    <w:rsid w:val="00C57E2D"/>
    <w:rsid w:val="00C6105C"/>
    <w:rsid w:val="00C61169"/>
    <w:rsid w:val="00C61801"/>
    <w:rsid w:val="00C61DEC"/>
    <w:rsid w:val="00C62D25"/>
    <w:rsid w:val="00C63888"/>
    <w:rsid w:val="00C6417F"/>
    <w:rsid w:val="00C6534A"/>
    <w:rsid w:val="00C65784"/>
    <w:rsid w:val="00C658C8"/>
    <w:rsid w:val="00C667B0"/>
    <w:rsid w:val="00C669E3"/>
    <w:rsid w:val="00C66C8B"/>
    <w:rsid w:val="00C67895"/>
    <w:rsid w:val="00C67CF6"/>
    <w:rsid w:val="00C67D27"/>
    <w:rsid w:val="00C70345"/>
    <w:rsid w:val="00C7047E"/>
    <w:rsid w:val="00C709D6"/>
    <w:rsid w:val="00C71112"/>
    <w:rsid w:val="00C7138B"/>
    <w:rsid w:val="00C722BE"/>
    <w:rsid w:val="00C72511"/>
    <w:rsid w:val="00C73D94"/>
    <w:rsid w:val="00C747CE"/>
    <w:rsid w:val="00C7611B"/>
    <w:rsid w:val="00C76DDC"/>
    <w:rsid w:val="00C77396"/>
    <w:rsid w:val="00C7793F"/>
    <w:rsid w:val="00C77C3B"/>
    <w:rsid w:val="00C80D05"/>
    <w:rsid w:val="00C81BA8"/>
    <w:rsid w:val="00C82579"/>
    <w:rsid w:val="00C825F9"/>
    <w:rsid w:val="00C828AF"/>
    <w:rsid w:val="00C82B34"/>
    <w:rsid w:val="00C82F86"/>
    <w:rsid w:val="00C8309A"/>
    <w:rsid w:val="00C84499"/>
    <w:rsid w:val="00C849AD"/>
    <w:rsid w:val="00C85517"/>
    <w:rsid w:val="00C8576B"/>
    <w:rsid w:val="00C85BA4"/>
    <w:rsid w:val="00C861FA"/>
    <w:rsid w:val="00C8633A"/>
    <w:rsid w:val="00C8652E"/>
    <w:rsid w:val="00C86D07"/>
    <w:rsid w:val="00C874BB"/>
    <w:rsid w:val="00C9037C"/>
    <w:rsid w:val="00C90DA5"/>
    <w:rsid w:val="00C92E90"/>
    <w:rsid w:val="00C94612"/>
    <w:rsid w:val="00C94881"/>
    <w:rsid w:val="00C94BFD"/>
    <w:rsid w:val="00C95860"/>
    <w:rsid w:val="00C963E8"/>
    <w:rsid w:val="00C971CA"/>
    <w:rsid w:val="00C97571"/>
    <w:rsid w:val="00CA079E"/>
    <w:rsid w:val="00CA07F9"/>
    <w:rsid w:val="00CA1751"/>
    <w:rsid w:val="00CA1DD6"/>
    <w:rsid w:val="00CA27D3"/>
    <w:rsid w:val="00CA2E59"/>
    <w:rsid w:val="00CA3C6C"/>
    <w:rsid w:val="00CA3D00"/>
    <w:rsid w:val="00CA52C8"/>
    <w:rsid w:val="00CA61AC"/>
    <w:rsid w:val="00CA6ED4"/>
    <w:rsid w:val="00CA6F50"/>
    <w:rsid w:val="00CA730A"/>
    <w:rsid w:val="00CB0418"/>
    <w:rsid w:val="00CB0E22"/>
    <w:rsid w:val="00CB2D3B"/>
    <w:rsid w:val="00CB3663"/>
    <w:rsid w:val="00CB3CDD"/>
    <w:rsid w:val="00CB3D85"/>
    <w:rsid w:val="00CB3F56"/>
    <w:rsid w:val="00CB40ED"/>
    <w:rsid w:val="00CB499E"/>
    <w:rsid w:val="00CB519C"/>
    <w:rsid w:val="00CB6162"/>
    <w:rsid w:val="00CB6B63"/>
    <w:rsid w:val="00CB6BB6"/>
    <w:rsid w:val="00CB6BF3"/>
    <w:rsid w:val="00CB796D"/>
    <w:rsid w:val="00CC004C"/>
    <w:rsid w:val="00CC05C2"/>
    <w:rsid w:val="00CC0F0B"/>
    <w:rsid w:val="00CC160B"/>
    <w:rsid w:val="00CC2EF3"/>
    <w:rsid w:val="00CC35CD"/>
    <w:rsid w:val="00CC5023"/>
    <w:rsid w:val="00CC661E"/>
    <w:rsid w:val="00CC6778"/>
    <w:rsid w:val="00CC67CB"/>
    <w:rsid w:val="00CC74C4"/>
    <w:rsid w:val="00CC7767"/>
    <w:rsid w:val="00CD007D"/>
    <w:rsid w:val="00CD3862"/>
    <w:rsid w:val="00CD3D18"/>
    <w:rsid w:val="00CD6505"/>
    <w:rsid w:val="00CD79F7"/>
    <w:rsid w:val="00CE177E"/>
    <w:rsid w:val="00CE2065"/>
    <w:rsid w:val="00CE347A"/>
    <w:rsid w:val="00CE388A"/>
    <w:rsid w:val="00CE39F5"/>
    <w:rsid w:val="00CE3B43"/>
    <w:rsid w:val="00CE44EF"/>
    <w:rsid w:val="00CE56ED"/>
    <w:rsid w:val="00CE5712"/>
    <w:rsid w:val="00CE713C"/>
    <w:rsid w:val="00CE7950"/>
    <w:rsid w:val="00CE7E39"/>
    <w:rsid w:val="00CF07A8"/>
    <w:rsid w:val="00CF0997"/>
    <w:rsid w:val="00CF0C7D"/>
    <w:rsid w:val="00CF1E7A"/>
    <w:rsid w:val="00CF2005"/>
    <w:rsid w:val="00CF2550"/>
    <w:rsid w:val="00CF3347"/>
    <w:rsid w:val="00CF3B80"/>
    <w:rsid w:val="00CF42B9"/>
    <w:rsid w:val="00CF466C"/>
    <w:rsid w:val="00CF47BB"/>
    <w:rsid w:val="00CF60D9"/>
    <w:rsid w:val="00CF6131"/>
    <w:rsid w:val="00CF68BB"/>
    <w:rsid w:val="00CF71BA"/>
    <w:rsid w:val="00CF7D07"/>
    <w:rsid w:val="00D0247A"/>
    <w:rsid w:val="00D040B5"/>
    <w:rsid w:val="00D0435E"/>
    <w:rsid w:val="00D04892"/>
    <w:rsid w:val="00D053D0"/>
    <w:rsid w:val="00D055A1"/>
    <w:rsid w:val="00D0604D"/>
    <w:rsid w:val="00D06945"/>
    <w:rsid w:val="00D1254B"/>
    <w:rsid w:val="00D12CD0"/>
    <w:rsid w:val="00D1312B"/>
    <w:rsid w:val="00D13F52"/>
    <w:rsid w:val="00D14AF3"/>
    <w:rsid w:val="00D15942"/>
    <w:rsid w:val="00D161B5"/>
    <w:rsid w:val="00D1629D"/>
    <w:rsid w:val="00D1636F"/>
    <w:rsid w:val="00D17249"/>
    <w:rsid w:val="00D17942"/>
    <w:rsid w:val="00D17A48"/>
    <w:rsid w:val="00D17D4C"/>
    <w:rsid w:val="00D17F20"/>
    <w:rsid w:val="00D20664"/>
    <w:rsid w:val="00D20CE2"/>
    <w:rsid w:val="00D21158"/>
    <w:rsid w:val="00D21348"/>
    <w:rsid w:val="00D2187A"/>
    <w:rsid w:val="00D21D56"/>
    <w:rsid w:val="00D21D7B"/>
    <w:rsid w:val="00D21E06"/>
    <w:rsid w:val="00D21E47"/>
    <w:rsid w:val="00D225F2"/>
    <w:rsid w:val="00D22C5C"/>
    <w:rsid w:val="00D23854"/>
    <w:rsid w:val="00D239CB"/>
    <w:rsid w:val="00D24310"/>
    <w:rsid w:val="00D24EDB"/>
    <w:rsid w:val="00D251D4"/>
    <w:rsid w:val="00D2663B"/>
    <w:rsid w:val="00D27A1D"/>
    <w:rsid w:val="00D30280"/>
    <w:rsid w:val="00D30BC4"/>
    <w:rsid w:val="00D31389"/>
    <w:rsid w:val="00D31601"/>
    <w:rsid w:val="00D31788"/>
    <w:rsid w:val="00D326E1"/>
    <w:rsid w:val="00D327AA"/>
    <w:rsid w:val="00D329E1"/>
    <w:rsid w:val="00D32D51"/>
    <w:rsid w:val="00D331B8"/>
    <w:rsid w:val="00D334E8"/>
    <w:rsid w:val="00D33653"/>
    <w:rsid w:val="00D33C61"/>
    <w:rsid w:val="00D34A16"/>
    <w:rsid w:val="00D35B9C"/>
    <w:rsid w:val="00D369C3"/>
    <w:rsid w:val="00D36D99"/>
    <w:rsid w:val="00D45435"/>
    <w:rsid w:val="00D45800"/>
    <w:rsid w:val="00D460E3"/>
    <w:rsid w:val="00D46BEA"/>
    <w:rsid w:val="00D47164"/>
    <w:rsid w:val="00D51914"/>
    <w:rsid w:val="00D51964"/>
    <w:rsid w:val="00D51988"/>
    <w:rsid w:val="00D522EA"/>
    <w:rsid w:val="00D5284E"/>
    <w:rsid w:val="00D52B73"/>
    <w:rsid w:val="00D52E6C"/>
    <w:rsid w:val="00D5415D"/>
    <w:rsid w:val="00D60972"/>
    <w:rsid w:val="00D60D38"/>
    <w:rsid w:val="00D61661"/>
    <w:rsid w:val="00D63A23"/>
    <w:rsid w:val="00D654C0"/>
    <w:rsid w:val="00D659C6"/>
    <w:rsid w:val="00D70627"/>
    <w:rsid w:val="00D722F1"/>
    <w:rsid w:val="00D7387D"/>
    <w:rsid w:val="00D75913"/>
    <w:rsid w:val="00D8006B"/>
    <w:rsid w:val="00D80C11"/>
    <w:rsid w:val="00D819A3"/>
    <w:rsid w:val="00D83479"/>
    <w:rsid w:val="00D8386E"/>
    <w:rsid w:val="00D83B84"/>
    <w:rsid w:val="00D84BF9"/>
    <w:rsid w:val="00D85BD2"/>
    <w:rsid w:val="00D86698"/>
    <w:rsid w:val="00D866E2"/>
    <w:rsid w:val="00D86CFA"/>
    <w:rsid w:val="00D91477"/>
    <w:rsid w:val="00D91C33"/>
    <w:rsid w:val="00D931A2"/>
    <w:rsid w:val="00D9360C"/>
    <w:rsid w:val="00D9483B"/>
    <w:rsid w:val="00D95184"/>
    <w:rsid w:val="00D95616"/>
    <w:rsid w:val="00D95A2E"/>
    <w:rsid w:val="00D96C83"/>
    <w:rsid w:val="00D97B0C"/>
    <w:rsid w:val="00DA0567"/>
    <w:rsid w:val="00DA1828"/>
    <w:rsid w:val="00DA18B1"/>
    <w:rsid w:val="00DA2506"/>
    <w:rsid w:val="00DA2C99"/>
    <w:rsid w:val="00DA4058"/>
    <w:rsid w:val="00DA4AEE"/>
    <w:rsid w:val="00DA619E"/>
    <w:rsid w:val="00DA6A7B"/>
    <w:rsid w:val="00DA7337"/>
    <w:rsid w:val="00DA733F"/>
    <w:rsid w:val="00DB05A2"/>
    <w:rsid w:val="00DB06F0"/>
    <w:rsid w:val="00DB0999"/>
    <w:rsid w:val="00DB198F"/>
    <w:rsid w:val="00DB20BA"/>
    <w:rsid w:val="00DB23C9"/>
    <w:rsid w:val="00DB2744"/>
    <w:rsid w:val="00DB2750"/>
    <w:rsid w:val="00DB417B"/>
    <w:rsid w:val="00DB521D"/>
    <w:rsid w:val="00DB5C39"/>
    <w:rsid w:val="00DB72E6"/>
    <w:rsid w:val="00DB7721"/>
    <w:rsid w:val="00DB7FD7"/>
    <w:rsid w:val="00DC11C1"/>
    <w:rsid w:val="00DC28FA"/>
    <w:rsid w:val="00DC3979"/>
    <w:rsid w:val="00DC3A4C"/>
    <w:rsid w:val="00DC3FC9"/>
    <w:rsid w:val="00DC411B"/>
    <w:rsid w:val="00DC4DCF"/>
    <w:rsid w:val="00DC4F36"/>
    <w:rsid w:val="00DC5949"/>
    <w:rsid w:val="00DC7AF2"/>
    <w:rsid w:val="00DD0081"/>
    <w:rsid w:val="00DD00F2"/>
    <w:rsid w:val="00DD0229"/>
    <w:rsid w:val="00DD06EA"/>
    <w:rsid w:val="00DD1F34"/>
    <w:rsid w:val="00DD254E"/>
    <w:rsid w:val="00DD26B3"/>
    <w:rsid w:val="00DD3BE6"/>
    <w:rsid w:val="00DD444F"/>
    <w:rsid w:val="00DD4483"/>
    <w:rsid w:val="00DD4585"/>
    <w:rsid w:val="00DD71A8"/>
    <w:rsid w:val="00DD74DF"/>
    <w:rsid w:val="00DE007F"/>
    <w:rsid w:val="00DE0125"/>
    <w:rsid w:val="00DE027F"/>
    <w:rsid w:val="00DE1EF7"/>
    <w:rsid w:val="00DE33AF"/>
    <w:rsid w:val="00DE3479"/>
    <w:rsid w:val="00DE3C7E"/>
    <w:rsid w:val="00DE4D5D"/>
    <w:rsid w:val="00DE4F7A"/>
    <w:rsid w:val="00DE568A"/>
    <w:rsid w:val="00DE5B72"/>
    <w:rsid w:val="00DE6947"/>
    <w:rsid w:val="00DF0F9B"/>
    <w:rsid w:val="00DF1296"/>
    <w:rsid w:val="00DF2647"/>
    <w:rsid w:val="00DF3F21"/>
    <w:rsid w:val="00DF42DA"/>
    <w:rsid w:val="00DF4A02"/>
    <w:rsid w:val="00DF5DCC"/>
    <w:rsid w:val="00DF67B5"/>
    <w:rsid w:val="00DF6969"/>
    <w:rsid w:val="00DF7F09"/>
    <w:rsid w:val="00E00C3E"/>
    <w:rsid w:val="00E018C6"/>
    <w:rsid w:val="00E027C0"/>
    <w:rsid w:val="00E0348F"/>
    <w:rsid w:val="00E038FC"/>
    <w:rsid w:val="00E03C0C"/>
    <w:rsid w:val="00E04A85"/>
    <w:rsid w:val="00E06A4C"/>
    <w:rsid w:val="00E06D9C"/>
    <w:rsid w:val="00E0710F"/>
    <w:rsid w:val="00E07766"/>
    <w:rsid w:val="00E10038"/>
    <w:rsid w:val="00E1017F"/>
    <w:rsid w:val="00E105B0"/>
    <w:rsid w:val="00E10A5D"/>
    <w:rsid w:val="00E10B64"/>
    <w:rsid w:val="00E11427"/>
    <w:rsid w:val="00E11EAC"/>
    <w:rsid w:val="00E11FFD"/>
    <w:rsid w:val="00E126BD"/>
    <w:rsid w:val="00E12E0D"/>
    <w:rsid w:val="00E13B9D"/>
    <w:rsid w:val="00E144F0"/>
    <w:rsid w:val="00E14689"/>
    <w:rsid w:val="00E14AB1"/>
    <w:rsid w:val="00E14B0A"/>
    <w:rsid w:val="00E14F84"/>
    <w:rsid w:val="00E15646"/>
    <w:rsid w:val="00E15E77"/>
    <w:rsid w:val="00E15EB1"/>
    <w:rsid w:val="00E1722E"/>
    <w:rsid w:val="00E177FF"/>
    <w:rsid w:val="00E20D96"/>
    <w:rsid w:val="00E21153"/>
    <w:rsid w:val="00E2175B"/>
    <w:rsid w:val="00E21F2A"/>
    <w:rsid w:val="00E22942"/>
    <w:rsid w:val="00E23841"/>
    <w:rsid w:val="00E239D6"/>
    <w:rsid w:val="00E23DBE"/>
    <w:rsid w:val="00E2421C"/>
    <w:rsid w:val="00E25199"/>
    <w:rsid w:val="00E25D00"/>
    <w:rsid w:val="00E30CB1"/>
    <w:rsid w:val="00E30F2A"/>
    <w:rsid w:val="00E31658"/>
    <w:rsid w:val="00E32262"/>
    <w:rsid w:val="00E32371"/>
    <w:rsid w:val="00E330CE"/>
    <w:rsid w:val="00E33B4A"/>
    <w:rsid w:val="00E33FA8"/>
    <w:rsid w:val="00E3429F"/>
    <w:rsid w:val="00E35DA0"/>
    <w:rsid w:val="00E36A6F"/>
    <w:rsid w:val="00E36CFD"/>
    <w:rsid w:val="00E37898"/>
    <w:rsid w:val="00E40912"/>
    <w:rsid w:val="00E41B03"/>
    <w:rsid w:val="00E42205"/>
    <w:rsid w:val="00E422D2"/>
    <w:rsid w:val="00E4291A"/>
    <w:rsid w:val="00E452BA"/>
    <w:rsid w:val="00E45878"/>
    <w:rsid w:val="00E46372"/>
    <w:rsid w:val="00E47260"/>
    <w:rsid w:val="00E477D5"/>
    <w:rsid w:val="00E50F59"/>
    <w:rsid w:val="00E51203"/>
    <w:rsid w:val="00E51D00"/>
    <w:rsid w:val="00E51F20"/>
    <w:rsid w:val="00E52A33"/>
    <w:rsid w:val="00E535F2"/>
    <w:rsid w:val="00E53693"/>
    <w:rsid w:val="00E54B27"/>
    <w:rsid w:val="00E552F2"/>
    <w:rsid w:val="00E558F9"/>
    <w:rsid w:val="00E55944"/>
    <w:rsid w:val="00E564B3"/>
    <w:rsid w:val="00E565DC"/>
    <w:rsid w:val="00E56980"/>
    <w:rsid w:val="00E600DE"/>
    <w:rsid w:val="00E60DC7"/>
    <w:rsid w:val="00E6168E"/>
    <w:rsid w:val="00E61787"/>
    <w:rsid w:val="00E618F2"/>
    <w:rsid w:val="00E61910"/>
    <w:rsid w:val="00E619E8"/>
    <w:rsid w:val="00E62417"/>
    <w:rsid w:val="00E6421F"/>
    <w:rsid w:val="00E66939"/>
    <w:rsid w:val="00E66EE8"/>
    <w:rsid w:val="00E70161"/>
    <w:rsid w:val="00E702BB"/>
    <w:rsid w:val="00E703F9"/>
    <w:rsid w:val="00E71A22"/>
    <w:rsid w:val="00E728FB"/>
    <w:rsid w:val="00E7533C"/>
    <w:rsid w:val="00E75A27"/>
    <w:rsid w:val="00E76A4A"/>
    <w:rsid w:val="00E812EB"/>
    <w:rsid w:val="00E813DF"/>
    <w:rsid w:val="00E81714"/>
    <w:rsid w:val="00E82613"/>
    <w:rsid w:val="00E828B0"/>
    <w:rsid w:val="00E82D65"/>
    <w:rsid w:val="00E82F77"/>
    <w:rsid w:val="00E848F8"/>
    <w:rsid w:val="00E858E9"/>
    <w:rsid w:val="00E85A5F"/>
    <w:rsid w:val="00E8616F"/>
    <w:rsid w:val="00E8676A"/>
    <w:rsid w:val="00E8695F"/>
    <w:rsid w:val="00E8698E"/>
    <w:rsid w:val="00E90946"/>
    <w:rsid w:val="00E90A49"/>
    <w:rsid w:val="00E91103"/>
    <w:rsid w:val="00E911BA"/>
    <w:rsid w:val="00E9126D"/>
    <w:rsid w:val="00E915A9"/>
    <w:rsid w:val="00E91F71"/>
    <w:rsid w:val="00E928FB"/>
    <w:rsid w:val="00E92982"/>
    <w:rsid w:val="00E92B26"/>
    <w:rsid w:val="00E937CC"/>
    <w:rsid w:val="00E9543F"/>
    <w:rsid w:val="00E95503"/>
    <w:rsid w:val="00E95CBB"/>
    <w:rsid w:val="00E96679"/>
    <w:rsid w:val="00E96D45"/>
    <w:rsid w:val="00E97B86"/>
    <w:rsid w:val="00E97CBF"/>
    <w:rsid w:val="00EA0774"/>
    <w:rsid w:val="00EA096A"/>
    <w:rsid w:val="00EA16AD"/>
    <w:rsid w:val="00EA46B7"/>
    <w:rsid w:val="00EA46C4"/>
    <w:rsid w:val="00EA4A2A"/>
    <w:rsid w:val="00EA50ED"/>
    <w:rsid w:val="00EA533B"/>
    <w:rsid w:val="00EA59F3"/>
    <w:rsid w:val="00EA6077"/>
    <w:rsid w:val="00EA6616"/>
    <w:rsid w:val="00EA779C"/>
    <w:rsid w:val="00EA77EC"/>
    <w:rsid w:val="00EA7973"/>
    <w:rsid w:val="00EA7A4E"/>
    <w:rsid w:val="00EA7AC1"/>
    <w:rsid w:val="00EA7B24"/>
    <w:rsid w:val="00EB05D7"/>
    <w:rsid w:val="00EB1A9E"/>
    <w:rsid w:val="00EB1FB5"/>
    <w:rsid w:val="00EB2270"/>
    <w:rsid w:val="00EB25F0"/>
    <w:rsid w:val="00EB3D1F"/>
    <w:rsid w:val="00EB566F"/>
    <w:rsid w:val="00EB5DF7"/>
    <w:rsid w:val="00EB7540"/>
    <w:rsid w:val="00EC0A19"/>
    <w:rsid w:val="00EC12A6"/>
    <w:rsid w:val="00EC1A9E"/>
    <w:rsid w:val="00EC1C52"/>
    <w:rsid w:val="00EC2834"/>
    <w:rsid w:val="00EC5A77"/>
    <w:rsid w:val="00EC5C38"/>
    <w:rsid w:val="00EC6107"/>
    <w:rsid w:val="00EC7286"/>
    <w:rsid w:val="00ED04CC"/>
    <w:rsid w:val="00ED1723"/>
    <w:rsid w:val="00ED210B"/>
    <w:rsid w:val="00ED30B3"/>
    <w:rsid w:val="00ED3C20"/>
    <w:rsid w:val="00ED40B2"/>
    <w:rsid w:val="00ED4DA8"/>
    <w:rsid w:val="00ED5CAF"/>
    <w:rsid w:val="00ED623D"/>
    <w:rsid w:val="00ED6888"/>
    <w:rsid w:val="00ED7ADC"/>
    <w:rsid w:val="00EE0EFF"/>
    <w:rsid w:val="00EE2A8A"/>
    <w:rsid w:val="00EE3077"/>
    <w:rsid w:val="00EE53E2"/>
    <w:rsid w:val="00EE5661"/>
    <w:rsid w:val="00EE7606"/>
    <w:rsid w:val="00EE7EBB"/>
    <w:rsid w:val="00EF0D14"/>
    <w:rsid w:val="00EF1276"/>
    <w:rsid w:val="00EF2604"/>
    <w:rsid w:val="00EF2D26"/>
    <w:rsid w:val="00EF39A0"/>
    <w:rsid w:val="00EF4221"/>
    <w:rsid w:val="00EF4256"/>
    <w:rsid w:val="00EF4895"/>
    <w:rsid w:val="00EF5A08"/>
    <w:rsid w:val="00EF5E10"/>
    <w:rsid w:val="00EF6BC9"/>
    <w:rsid w:val="00EF6C73"/>
    <w:rsid w:val="00EF7699"/>
    <w:rsid w:val="00F00169"/>
    <w:rsid w:val="00F00AFE"/>
    <w:rsid w:val="00F01458"/>
    <w:rsid w:val="00F01826"/>
    <w:rsid w:val="00F019F7"/>
    <w:rsid w:val="00F01E3E"/>
    <w:rsid w:val="00F02CA7"/>
    <w:rsid w:val="00F02E0D"/>
    <w:rsid w:val="00F033D4"/>
    <w:rsid w:val="00F03A28"/>
    <w:rsid w:val="00F045D8"/>
    <w:rsid w:val="00F0497C"/>
    <w:rsid w:val="00F051BF"/>
    <w:rsid w:val="00F06672"/>
    <w:rsid w:val="00F06F0D"/>
    <w:rsid w:val="00F07C85"/>
    <w:rsid w:val="00F1014A"/>
    <w:rsid w:val="00F10A1E"/>
    <w:rsid w:val="00F1125B"/>
    <w:rsid w:val="00F1193F"/>
    <w:rsid w:val="00F11D5C"/>
    <w:rsid w:val="00F12772"/>
    <w:rsid w:val="00F12CEF"/>
    <w:rsid w:val="00F12DE5"/>
    <w:rsid w:val="00F15D9D"/>
    <w:rsid w:val="00F15F56"/>
    <w:rsid w:val="00F16A22"/>
    <w:rsid w:val="00F1768D"/>
    <w:rsid w:val="00F177FF"/>
    <w:rsid w:val="00F17C21"/>
    <w:rsid w:val="00F20AEA"/>
    <w:rsid w:val="00F21165"/>
    <w:rsid w:val="00F2124D"/>
    <w:rsid w:val="00F21284"/>
    <w:rsid w:val="00F239CF"/>
    <w:rsid w:val="00F23EC2"/>
    <w:rsid w:val="00F245E4"/>
    <w:rsid w:val="00F267BE"/>
    <w:rsid w:val="00F269B3"/>
    <w:rsid w:val="00F26EAC"/>
    <w:rsid w:val="00F272B8"/>
    <w:rsid w:val="00F30F03"/>
    <w:rsid w:val="00F320D0"/>
    <w:rsid w:val="00F323C7"/>
    <w:rsid w:val="00F326BC"/>
    <w:rsid w:val="00F3293C"/>
    <w:rsid w:val="00F33FD0"/>
    <w:rsid w:val="00F3468E"/>
    <w:rsid w:val="00F349E8"/>
    <w:rsid w:val="00F35A9D"/>
    <w:rsid w:val="00F37157"/>
    <w:rsid w:val="00F3749F"/>
    <w:rsid w:val="00F374D7"/>
    <w:rsid w:val="00F379C4"/>
    <w:rsid w:val="00F37B10"/>
    <w:rsid w:val="00F40E00"/>
    <w:rsid w:val="00F41867"/>
    <w:rsid w:val="00F4267B"/>
    <w:rsid w:val="00F42998"/>
    <w:rsid w:val="00F436ED"/>
    <w:rsid w:val="00F43834"/>
    <w:rsid w:val="00F44606"/>
    <w:rsid w:val="00F45523"/>
    <w:rsid w:val="00F467BC"/>
    <w:rsid w:val="00F46822"/>
    <w:rsid w:val="00F46EC1"/>
    <w:rsid w:val="00F47801"/>
    <w:rsid w:val="00F47C8E"/>
    <w:rsid w:val="00F50731"/>
    <w:rsid w:val="00F51E77"/>
    <w:rsid w:val="00F5272D"/>
    <w:rsid w:val="00F52733"/>
    <w:rsid w:val="00F53DD2"/>
    <w:rsid w:val="00F53F1F"/>
    <w:rsid w:val="00F53FF8"/>
    <w:rsid w:val="00F54330"/>
    <w:rsid w:val="00F549F6"/>
    <w:rsid w:val="00F55A05"/>
    <w:rsid w:val="00F56345"/>
    <w:rsid w:val="00F568F1"/>
    <w:rsid w:val="00F56D14"/>
    <w:rsid w:val="00F577F7"/>
    <w:rsid w:val="00F57E6C"/>
    <w:rsid w:val="00F57F52"/>
    <w:rsid w:val="00F60CEF"/>
    <w:rsid w:val="00F61819"/>
    <w:rsid w:val="00F62996"/>
    <w:rsid w:val="00F62C38"/>
    <w:rsid w:val="00F632AE"/>
    <w:rsid w:val="00F6366A"/>
    <w:rsid w:val="00F636A9"/>
    <w:rsid w:val="00F636EA"/>
    <w:rsid w:val="00F65DD9"/>
    <w:rsid w:val="00F65F80"/>
    <w:rsid w:val="00F66216"/>
    <w:rsid w:val="00F668CE"/>
    <w:rsid w:val="00F66CDD"/>
    <w:rsid w:val="00F66DFF"/>
    <w:rsid w:val="00F670B5"/>
    <w:rsid w:val="00F70DBE"/>
    <w:rsid w:val="00F71178"/>
    <w:rsid w:val="00F71600"/>
    <w:rsid w:val="00F71682"/>
    <w:rsid w:val="00F71AE4"/>
    <w:rsid w:val="00F7217D"/>
    <w:rsid w:val="00F72C9F"/>
    <w:rsid w:val="00F73A8B"/>
    <w:rsid w:val="00F742B0"/>
    <w:rsid w:val="00F74456"/>
    <w:rsid w:val="00F75DEE"/>
    <w:rsid w:val="00F77A32"/>
    <w:rsid w:val="00F806FD"/>
    <w:rsid w:val="00F80728"/>
    <w:rsid w:val="00F80A93"/>
    <w:rsid w:val="00F80BF2"/>
    <w:rsid w:val="00F80D45"/>
    <w:rsid w:val="00F81330"/>
    <w:rsid w:val="00F829D4"/>
    <w:rsid w:val="00F839B7"/>
    <w:rsid w:val="00F84219"/>
    <w:rsid w:val="00F844F8"/>
    <w:rsid w:val="00F853D9"/>
    <w:rsid w:val="00F85530"/>
    <w:rsid w:val="00F85909"/>
    <w:rsid w:val="00F86E06"/>
    <w:rsid w:val="00F917BA"/>
    <w:rsid w:val="00F91DAC"/>
    <w:rsid w:val="00F91DF1"/>
    <w:rsid w:val="00F935D2"/>
    <w:rsid w:val="00F93695"/>
    <w:rsid w:val="00F94957"/>
    <w:rsid w:val="00F94A89"/>
    <w:rsid w:val="00F94E7C"/>
    <w:rsid w:val="00F95931"/>
    <w:rsid w:val="00F95A6E"/>
    <w:rsid w:val="00F95CCF"/>
    <w:rsid w:val="00F97E4A"/>
    <w:rsid w:val="00F97F11"/>
    <w:rsid w:val="00FA0578"/>
    <w:rsid w:val="00FA0711"/>
    <w:rsid w:val="00FA071D"/>
    <w:rsid w:val="00FA0726"/>
    <w:rsid w:val="00FA0C3B"/>
    <w:rsid w:val="00FA1836"/>
    <w:rsid w:val="00FA2013"/>
    <w:rsid w:val="00FA34A0"/>
    <w:rsid w:val="00FA433B"/>
    <w:rsid w:val="00FA4C5A"/>
    <w:rsid w:val="00FA64C1"/>
    <w:rsid w:val="00FA6872"/>
    <w:rsid w:val="00FA6BD3"/>
    <w:rsid w:val="00FA7F3F"/>
    <w:rsid w:val="00FB0D6E"/>
    <w:rsid w:val="00FB1A0F"/>
    <w:rsid w:val="00FB1EFE"/>
    <w:rsid w:val="00FB2793"/>
    <w:rsid w:val="00FB2B3F"/>
    <w:rsid w:val="00FB2D74"/>
    <w:rsid w:val="00FB328D"/>
    <w:rsid w:val="00FB3BB1"/>
    <w:rsid w:val="00FB3CED"/>
    <w:rsid w:val="00FB4DF4"/>
    <w:rsid w:val="00FB5D65"/>
    <w:rsid w:val="00FB6169"/>
    <w:rsid w:val="00FB706E"/>
    <w:rsid w:val="00FB7347"/>
    <w:rsid w:val="00FB78AD"/>
    <w:rsid w:val="00FB7984"/>
    <w:rsid w:val="00FC16C1"/>
    <w:rsid w:val="00FC2E26"/>
    <w:rsid w:val="00FC3BD5"/>
    <w:rsid w:val="00FC4773"/>
    <w:rsid w:val="00FC5432"/>
    <w:rsid w:val="00FC6193"/>
    <w:rsid w:val="00FC61BC"/>
    <w:rsid w:val="00FD05FF"/>
    <w:rsid w:val="00FD1D72"/>
    <w:rsid w:val="00FD32AD"/>
    <w:rsid w:val="00FD46AB"/>
    <w:rsid w:val="00FD4D16"/>
    <w:rsid w:val="00FD647F"/>
    <w:rsid w:val="00FD6A7C"/>
    <w:rsid w:val="00FE0B85"/>
    <w:rsid w:val="00FE16F8"/>
    <w:rsid w:val="00FE1954"/>
    <w:rsid w:val="00FE1959"/>
    <w:rsid w:val="00FE2C05"/>
    <w:rsid w:val="00FE3921"/>
    <w:rsid w:val="00FE44EF"/>
    <w:rsid w:val="00FE4869"/>
    <w:rsid w:val="00FE4976"/>
    <w:rsid w:val="00FE4AC3"/>
    <w:rsid w:val="00FE588E"/>
    <w:rsid w:val="00FE6114"/>
    <w:rsid w:val="00FE640C"/>
    <w:rsid w:val="00FE689C"/>
    <w:rsid w:val="00FE7B9B"/>
    <w:rsid w:val="00FF0F8A"/>
    <w:rsid w:val="00FF38E8"/>
    <w:rsid w:val="00FF3F51"/>
    <w:rsid w:val="00FF4114"/>
    <w:rsid w:val="00FF7485"/>
    <w:rsid w:val="00FF7D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04FF27CF"/>
  <w15:docId w15:val="{86E6F2A6-57CF-45C8-B85C-1181756F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BF7D08"/>
    <w:pPr>
      <w:spacing w:after="0" w:line="240" w:lineRule="auto"/>
      <w:jc w:val="left"/>
    </w:pPr>
    <w:rPr>
      <w:rFonts w:ascii="Calibri" w:eastAsia="맑은 고딕" w:hAnsi="Calibri" w:cs="Arial"/>
      <w:kern w:val="0"/>
      <w:sz w:val="22"/>
    </w:rPr>
  </w:style>
  <w:style w:type="paragraph" w:styleId="1">
    <w:name w:val="heading 1"/>
    <w:aliases w:val="A:TIT_lv-1,F:TIT_nv-1,お題目,제목 1 ES"/>
    <w:basedOn w:val="a2"/>
    <w:next w:val="a2"/>
    <w:link w:val="1Char"/>
    <w:uiPriority w:val="9"/>
    <w:qFormat/>
    <w:rsid w:val="00A02DDE"/>
    <w:pPr>
      <w:keepNext/>
      <w:keepLines/>
      <w:numPr>
        <w:numId w:val="2"/>
      </w:numPr>
      <w:spacing w:before="480"/>
      <w:outlineLvl w:val="0"/>
    </w:pPr>
    <w:rPr>
      <w:rFonts w:ascii="Cambria" w:hAnsi="Cambria" w:cs="Times New Roman"/>
      <w:b/>
      <w:bCs/>
      <w:color w:val="365F91"/>
      <w:sz w:val="28"/>
      <w:szCs w:val="28"/>
    </w:rPr>
  </w:style>
  <w:style w:type="paragraph" w:styleId="21">
    <w:name w:val="heading 2"/>
    <w:aliases w:val="A:TIT_lv-2,F:TIT_nv-2,A:TIT_lv-21,제목 2 ES 제목 2"/>
    <w:basedOn w:val="a2"/>
    <w:next w:val="a2"/>
    <w:link w:val="2Char"/>
    <w:uiPriority w:val="9"/>
    <w:unhideWhenUsed/>
    <w:qFormat/>
    <w:rsid w:val="000769D6"/>
    <w:pPr>
      <w:keepNext/>
      <w:keepLines/>
      <w:numPr>
        <w:ilvl w:val="1"/>
        <w:numId w:val="2"/>
      </w:numPr>
      <w:spacing w:before="200"/>
      <w:outlineLvl w:val="1"/>
    </w:pPr>
    <w:rPr>
      <w:rFonts w:ascii="현대하모니 M" w:eastAsia="현대하모니 M" w:hAnsi="현대하모니 M"/>
      <w:bCs/>
      <w:color w:val="4F81BD"/>
      <w:sz w:val="26"/>
      <w:szCs w:val="26"/>
    </w:rPr>
  </w:style>
  <w:style w:type="paragraph" w:styleId="32">
    <w:name w:val="heading 3"/>
    <w:aliases w:val="A:TIT_lv-3,F:TIT_nv-3,ES"/>
    <w:basedOn w:val="a2"/>
    <w:next w:val="a2"/>
    <w:link w:val="3Char"/>
    <w:uiPriority w:val="9"/>
    <w:unhideWhenUsed/>
    <w:qFormat/>
    <w:rsid w:val="000769D6"/>
    <w:pPr>
      <w:keepNext/>
      <w:keepLines/>
      <w:numPr>
        <w:ilvl w:val="2"/>
        <w:numId w:val="2"/>
      </w:numPr>
      <w:spacing w:before="200"/>
      <w:outlineLvl w:val="2"/>
    </w:pPr>
    <w:rPr>
      <w:rFonts w:ascii="현대하모니 M" w:eastAsia="현대하모니 M" w:hAnsi="현대하모니 M" w:cs="Times New Roman"/>
      <w:bCs/>
      <w:color w:val="4F81BD"/>
    </w:rPr>
  </w:style>
  <w:style w:type="paragraph" w:styleId="41">
    <w:name w:val="heading 4"/>
    <w:aliases w:val="A:TIT_lv-4,F:TIT_nv-4"/>
    <w:basedOn w:val="a2"/>
    <w:next w:val="a2"/>
    <w:link w:val="4Char"/>
    <w:uiPriority w:val="9"/>
    <w:unhideWhenUsed/>
    <w:qFormat/>
    <w:rsid w:val="000769D6"/>
    <w:pPr>
      <w:keepNext/>
      <w:keepLines/>
      <w:numPr>
        <w:ilvl w:val="3"/>
        <w:numId w:val="2"/>
      </w:numPr>
      <w:spacing w:before="200"/>
      <w:outlineLvl w:val="3"/>
    </w:pPr>
    <w:rPr>
      <w:rFonts w:ascii="Arial Unicode MS" w:eastAsia="Arial Unicode MS" w:hAnsi="Arial Unicode MS" w:cs="Arial Unicode MS"/>
      <w:iCs/>
      <w:noProof/>
      <w:color w:val="4F81BD"/>
    </w:rPr>
  </w:style>
  <w:style w:type="paragraph" w:styleId="51">
    <w:name w:val="heading 5"/>
    <w:basedOn w:val="a2"/>
    <w:next w:val="a2"/>
    <w:link w:val="5Char"/>
    <w:uiPriority w:val="9"/>
    <w:unhideWhenUsed/>
    <w:qFormat/>
    <w:rsid w:val="00BF7D08"/>
    <w:pPr>
      <w:numPr>
        <w:ilvl w:val="4"/>
        <w:numId w:val="2"/>
      </w:numPr>
      <w:outlineLvl w:val="4"/>
    </w:pPr>
  </w:style>
  <w:style w:type="paragraph" w:styleId="6">
    <w:name w:val="heading 6"/>
    <w:basedOn w:val="a2"/>
    <w:next w:val="a2"/>
    <w:link w:val="6Char"/>
    <w:uiPriority w:val="9"/>
    <w:unhideWhenUsed/>
    <w:qFormat/>
    <w:rsid w:val="00BF7D08"/>
    <w:pPr>
      <w:keepNext/>
      <w:keepLines/>
      <w:numPr>
        <w:ilvl w:val="5"/>
        <w:numId w:val="2"/>
      </w:numPr>
      <w:spacing w:before="200"/>
      <w:outlineLvl w:val="5"/>
    </w:pPr>
    <w:rPr>
      <w:rFonts w:ascii="Cambria" w:hAnsi="Cambria" w:cs="Times New Roman"/>
      <w:i/>
      <w:iCs/>
      <w:color w:val="243F60"/>
    </w:rPr>
  </w:style>
  <w:style w:type="paragraph" w:styleId="7">
    <w:name w:val="heading 7"/>
    <w:basedOn w:val="a2"/>
    <w:next w:val="a2"/>
    <w:link w:val="7Char"/>
    <w:uiPriority w:val="9"/>
    <w:unhideWhenUsed/>
    <w:qFormat/>
    <w:rsid w:val="00BF7D08"/>
    <w:pPr>
      <w:keepNext/>
      <w:keepLines/>
      <w:numPr>
        <w:ilvl w:val="6"/>
        <w:numId w:val="2"/>
      </w:numPr>
      <w:spacing w:before="200"/>
      <w:outlineLvl w:val="6"/>
    </w:pPr>
    <w:rPr>
      <w:rFonts w:ascii="Cambria" w:hAnsi="Cambria" w:cs="Times New Roman"/>
      <w:i/>
      <w:iCs/>
      <w:color w:val="404040"/>
    </w:rPr>
  </w:style>
  <w:style w:type="paragraph" w:styleId="8">
    <w:name w:val="heading 8"/>
    <w:basedOn w:val="a2"/>
    <w:next w:val="a2"/>
    <w:link w:val="8Char"/>
    <w:uiPriority w:val="9"/>
    <w:unhideWhenUsed/>
    <w:qFormat/>
    <w:rsid w:val="00BF7D08"/>
    <w:pPr>
      <w:keepNext/>
      <w:keepLines/>
      <w:numPr>
        <w:ilvl w:val="7"/>
        <w:numId w:val="2"/>
      </w:numPr>
      <w:spacing w:before="200"/>
      <w:outlineLvl w:val="7"/>
    </w:pPr>
    <w:rPr>
      <w:rFonts w:ascii="Cambria" w:hAnsi="Cambria" w:cs="Times New Roman"/>
      <w:color w:val="404040"/>
      <w:sz w:val="20"/>
      <w:szCs w:val="20"/>
    </w:rPr>
  </w:style>
  <w:style w:type="paragraph" w:styleId="9">
    <w:name w:val="heading 9"/>
    <w:basedOn w:val="a2"/>
    <w:next w:val="a2"/>
    <w:link w:val="9Char"/>
    <w:uiPriority w:val="9"/>
    <w:unhideWhenUsed/>
    <w:qFormat/>
    <w:rsid w:val="00BF7D08"/>
    <w:pPr>
      <w:keepNext/>
      <w:keepLines/>
      <w:numPr>
        <w:ilvl w:val="8"/>
        <w:numId w:val="2"/>
      </w:numPr>
      <w:spacing w:before="200"/>
      <w:outlineLvl w:val="8"/>
    </w:pPr>
    <w:rPr>
      <w:rFonts w:ascii="Cambria" w:hAnsi="Cambria" w:cs="Times New Roman"/>
      <w:i/>
      <w:iCs/>
      <w:color w:val="404040"/>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aliases w:val="A:TIT_lv-1 Char,F:TIT_nv-1 Char,お題目 Char,제목 1 ES Char"/>
    <w:basedOn w:val="a3"/>
    <w:link w:val="1"/>
    <w:uiPriority w:val="9"/>
    <w:rsid w:val="00A02DDE"/>
    <w:rPr>
      <w:rFonts w:ascii="Cambria" w:eastAsia="맑은 고딕" w:hAnsi="Cambria" w:cs="Times New Roman"/>
      <w:b/>
      <w:bCs/>
      <w:color w:val="365F91"/>
      <w:kern w:val="0"/>
      <w:sz w:val="28"/>
      <w:szCs w:val="28"/>
    </w:rPr>
  </w:style>
  <w:style w:type="character" w:customStyle="1" w:styleId="2Char">
    <w:name w:val="제목 2 Char"/>
    <w:aliases w:val="A:TIT_lv-2 Char,F:TIT_nv-2 Char,A:TIT_lv-21 Char,제목 2 ES 제목 2 Char"/>
    <w:basedOn w:val="a3"/>
    <w:link w:val="21"/>
    <w:uiPriority w:val="9"/>
    <w:rsid w:val="000769D6"/>
    <w:rPr>
      <w:rFonts w:ascii="현대하모니 M" w:eastAsia="현대하모니 M" w:hAnsi="현대하모니 M" w:cs="Arial"/>
      <w:bCs/>
      <w:color w:val="4F81BD"/>
      <w:kern w:val="0"/>
      <w:sz w:val="26"/>
      <w:szCs w:val="26"/>
    </w:rPr>
  </w:style>
  <w:style w:type="character" w:customStyle="1" w:styleId="3Char">
    <w:name w:val="제목 3 Char"/>
    <w:aliases w:val="A:TIT_lv-3 Char,F:TIT_nv-3 Char,ES Char"/>
    <w:basedOn w:val="a3"/>
    <w:link w:val="32"/>
    <w:uiPriority w:val="9"/>
    <w:rsid w:val="000769D6"/>
    <w:rPr>
      <w:rFonts w:ascii="현대하모니 M" w:eastAsia="현대하모니 M" w:hAnsi="현대하모니 M" w:cs="Times New Roman"/>
      <w:bCs/>
      <w:color w:val="4F81BD"/>
      <w:kern w:val="0"/>
      <w:sz w:val="22"/>
    </w:rPr>
  </w:style>
  <w:style w:type="character" w:customStyle="1" w:styleId="4Char">
    <w:name w:val="제목 4 Char"/>
    <w:aliases w:val="A:TIT_lv-4 Char,F:TIT_nv-4 Char"/>
    <w:basedOn w:val="a3"/>
    <w:link w:val="41"/>
    <w:uiPriority w:val="9"/>
    <w:rsid w:val="000769D6"/>
    <w:rPr>
      <w:rFonts w:ascii="Arial Unicode MS" w:eastAsia="Arial Unicode MS" w:hAnsi="Arial Unicode MS" w:cs="Arial Unicode MS"/>
      <w:iCs/>
      <w:noProof/>
      <w:color w:val="4F81BD"/>
      <w:kern w:val="0"/>
      <w:sz w:val="22"/>
    </w:rPr>
  </w:style>
  <w:style w:type="character" w:customStyle="1" w:styleId="5Char">
    <w:name w:val="제목 5 Char"/>
    <w:basedOn w:val="a3"/>
    <w:link w:val="51"/>
    <w:uiPriority w:val="9"/>
    <w:rsid w:val="00BF7D08"/>
    <w:rPr>
      <w:rFonts w:ascii="Calibri" w:eastAsia="맑은 고딕" w:hAnsi="Calibri" w:cs="Arial"/>
      <w:kern w:val="0"/>
      <w:sz w:val="22"/>
    </w:rPr>
  </w:style>
  <w:style w:type="character" w:customStyle="1" w:styleId="6Char">
    <w:name w:val="제목 6 Char"/>
    <w:basedOn w:val="a3"/>
    <w:link w:val="6"/>
    <w:uiPriority w:val="9"/>
    <w:rsid w:val="00BF7D08"/>
    <w:rPr>
      <w:rFonts w:ascii="Cambria" w:eastAsia="맑은 고딕" w:hAnsi="Cambria" w:cs="Times New Roman"/>
      <w:i/>
      <w:iCs/>
      <w:color w:val="243F60"/>
      <w:kern w:val="0"/>
      <w:sz w:val="22"/>
    </w:rPr>
  </w:style>
  <w:style w:type="character" w:customStyle="1" w:styleId="7Char">
    <w:name w:val="제목 7 Char"/>
    <w:basedOn w:val="a3"/>
    <w:link w:val="7"/>
    <w:uiPriority w:val="9"/>
    <w:rsid w:val="00BF7D08"/>
    <w:rPr>
      <w:rFonts w:ascii="Cambria" w:eastAsia="맑은 고딕" w:hAnsi="Cambria" w:cs="Times New Roman"/>
      <w:i/>
      <w:iCs/>
      <w:color w:val="404040"/>
      <w:kern w:val="0"/>
      <w:sz w:val="22"/>
    </w:rPr>
  </w:style>
  <w:style w:type="character" w:customStyle="1" w:styleId="8Char">
    <w:name w:val="제목 8 Char"/>
    <w:basedOn w:val="a3"/>
    <w:link w:val="8"/>
    <w:uiPriority w:val="9"/>
    <w:rsid w:val="00BF7D08"/>
    <w:rPr>
      <w:rFonts w:ascii="Cambria" w:eastAsia="맑은 고딕" w:hAnsi="Cambria" w:cs="Times New Roman"/>
      <w:color w:val="404040"/>
      <w:kern w:val="0"/>
      <w:szCs w:val="20"/>
    </w:rPr>
  </w:style>
  <w:style w:type="character" w:customStyle="1" w:styleId="9Char">
    <w:name w:val="제목 9 Char"/>
    <w:basedOn w:val="a3"/>
    <w:link w:val="9"/>
    <w:uiPriority w:val="9"/>
    <w:rsid w:val="00BF7D08"/>
    <w:rPr>
      <w:rFonts w:ascii="Cambria" w:eastAsia="맑은 고딕" w:hAnsi="Cambria" w:cs="Times New Roman"/>
      <w:i/>
      <w:iCs/>
      <w:color w:val="404040"/>
      <w:kern w:val="0"/>
      <w:szCs w:val="20"/>
    </w:rPr>
  </w:style>
  <w:style w:type="paragraph" w:styleId="a6">
    <w:name w:val="header"/>
    <w:basedOn w:val="a2"/>
    <w:link w:val="Char"/>
    <w:unhideWhenUsed/>
    <w:rsid w:val="00BF7D08"/>
    <w:pPr>
      <w:tabs>
        <w:tab w:val="center" w:pos="4680"/>
        <w:tab w:val="right" w:pos="9360"/>
      </w:tabs>
    </w:pPr>
  </w:style>
  <w:style w:type="character" w:customStyle="1" w:styleId="Char">
    <w:name w:val="머리글 Char"/>
    <w:basedOn w:val="a3"/>
    <w:link w:val="a6"/>
    <w:rsid w:val="00BF7D08"/>
    <w:rPr>
      <w:rFonts w:ascii="Calibri" w:eastAsia="맑은 고딕" w:hAnsi="Calibri" w:cs="Arial"/>
      <w:kern w:val="0"/>
      <w:sz w:val="22"/>
    </w:rPr>
  </w:style>
  <w:style w:type="paragraph" w:styleId="a7">
    <w:name w:val="footer"/>
    <w:basedOn w:val="a2"/>
    <w:link w:val="Char0"/>
    <w:unhideWhenUsed/>
    <w:rsid w:val="00BF7D08"/>
    <w:pPr>
      <w:tabs>
        <w:tab w:val="center" w:pos="4680"/>
        <w:tab w:val="right" w:pos="9360"/>
      </w:tabs>
    </w:pPr>
  </w:style>
  <w:style w:type="character" w:customStyle="1" w:styleId="Char0">
    <w:name w:val="바닥글 Char"/>
    <w:basedOn w:val="a3"/>
    <w:link w:val="a7"/>
    <w:rsid w:val="00BF7D08"/>
    <w:rPr>
      <w:rFonts w:ascii="Calibri" w:eastAsia="맑은 고딕" w:hAnsi="Calibri" w:cs="Arial"/>
      <w:kern w:val="0"/>
      <w:sz w:val="22"/>
    </w:rPr>
  </w:style>
  <w:style w:type="character" w:styleId="a8">
    <w:name w:val="page number"/>
    <w:basedOn w:val="a3"/>
    <w:rsid w:val="00BF7D08"/>
  </w:style>
  <w:style w:type="paragraph" w:styleId="a9">
    <w:name w:val="Balloon Text"/>
    <w:basedOn w:val="a2"/>
    <w:link w:val="Char1"/>
    <w:semiHidden/>
    <w:unhideWhenUsed/>
    <w:rsid w:val="00BF7D08"/>
    <w:rPr>
      <w:rFonts w:ascii="굴림" w:eastAsia="굴림"/>
      <w:sz w:val="16"/>
      <w:szCs w:val="16"/>
    </w:rPr>
  </w:style>
  <w:style w:type="character" w:customStyle="1" w:styleId="Char1">
    <w:name w:val="풍선 도움말 텍스트 Char"/>
    <w:basedOn w:val="a3"/>
    <w:link w:val="a9"/>
    <w:semiHidden/>
    <w:rsid w:val="00BF7D08"/>
    <w:rPr>
      <w:rFonts w:ascii="굴림" w:eastAsia="굴림" w:hAnsi="Calibri" w:cs="Arial"/>
      <w:kern w:val="0"/>
      <w:sz w:val="16"/>
      <w:szCs w:val="16"/>
    </w:rPr>
  </w:style>
  <w:style w:type="paragraph" w:styleId="aa">
    <w:name w:val="Body Text"/>
    <w:basedOn w:val="a2"/>
    <w:link w:val="Char2"/>
    <w:rsid w:val="00BF7D08"/>
    <w:pPr>
      <w:widowControl w:val="0"/>
      <w:wordWrap w:val="0"/>
      <w:ind w:right="141"/>
      <w:jc w:val="both"/>
    </w:pPr>
    <w:rPr>
      <w:rFonts w:ascii="Arial" w:eastAsia="바탕체" w:hAnsi="Arial" w:cs="Times New Roman"/>
      <w:kern w:val="2"/>
      <w:szCs w:val="20"/>
    </w:rPr>
  </w:style>
  <w:style w:type="character" w:customStyle="1" w:styleId="Char2">
    <w:name w:val="본문 Char"/>
    <w:basedOn w:val="a3"/>
    <w:link w:val="aa"/>
    <w:rsid w:val="00BF7D08"/>
    <w:rPr>
      <w:rFonts w:ascii="Arial" w:eastAsia="바탕체" w:hAnsi="Arial" w:cs="Times New Roman"/>
      <w:sz w:val="22"/>
      <w:szCs w:val="20"/>
    </w:rPr>
  </w:style>
  <w:style w:type="paragraph" w:styleId="ab">
    <w:name w:val="table of figures"/>
    <w:basedOn w:val="a2"/>
    <w:next w:val="a2"/>
    <w:uiPriority w:val="99"/>
    <w:rsid w:val="00BF7D08"/>
    <w:pPr>
      <w:widowControl w:val="0"/>
      <w:wordWrap w:val="0"/>
      <w:ind w:leftChars="400" w:left="850" w:hangingChars="200" w:hanging="425"/>
      <w:jc w:val="both"/>
    </w:pPr>
    <w:rPr>
      <w:rFonts w:ascii="Arial" w:eastAsia="바탕체" w:hAnsi="Arial" w:cs="Times New Roman"/>
      <w:kern w:val="2"/>
      <w:szCs w:val="20"/>
    </w:rPr>
  </w:style>
  <w:style w:type="paragraph" w:styleId="a1">
    <w:name w:val="List Paragraph"/>
    <w:basedOn w:val="a2"/>
    <w:link w:val="Char3"/>
    <w:uiPriority w:val="34"/>
    <w:qFormat/>
    <w:rsid w:val="00BF7D08"/>
    <w:pPr>
      <w:numPr>
        <w:ilvl w:val="6"/>
        <w:numId w:val="1"/>
      </w:numPr>
      <w:contextualSpacing/>
    </w:pPr>
  </w:style>
  <w:style w:type="paragraph" w:styleId="ac">
    <w:name w:val="Normal Indent"/>
    <w:aliases w:val="Normal Indent2,A:TEXT2,F:TEXT2"/>
    <w:basedOn w:val="a2"/>
    <w:rsid w:val="00BF7D08"/>
    <w:pPr>
      <w:widowControl w:val="0"/>
      <w:adjustRightInd w:val="0"/>
      <w:snapToGrid w:val="0"/>
      <w:spacing w:line="360" w:lineRule="atLeast"/>
      <w:ind w:left="993"/>
      <w:textAlignment w:val="baseline"/>
    </w:pPr>
    <w:rPr>
      <w:rFonts w:ascii="돋움체" w:eastAsia="돋움체" w:hAnsi="Courier New" w:cs="Times New Roman"/>
      <w:szCs w:val="20"/>
    </w:rPr>
  </w:style>
  <w:style w:type="paragraph" w:styleId="HTML">
    <w:name w:val="HTML Address"/>
    <w:basedOn w:val="a2"/>
    <w:link w:val="HTMLChar"/>
    <w:unhideWhenUsed/>
    <w:rsid w:val="00BF7D08"/>
    <w:rPr>
      <w:i/>
      <w:iCs/>
    </w:rPr>
  </w:style>
  <w:style w:type="character" w:customStyle="1" w:styleId="HTMLChar">
    <w:name w:val="HTML 주소 Char"/>
    <w:basedOn w:val="a3"/>
    <w:link w:val="HTML"/>
    <w:rsid w:val="00BF7D08"/>
    <w:rPr>
      <w:rFonts w:ascii="Calibri" w:eastAsia="맑은 고딕" w:hAnsi="Calibri" w:cs="Arial"/>
      <w:i/>
      <w:iCs/>
      <w:kern w:val="0"/>
      <w:sz w:val="22"/>
    </w:rPr>
  </w:style>
  <w:style w:type="paragraph" w:styleId="TOC">
    <w:name w:val="TOC Heading"/>
    <w:basedOn w:val="1"/>
    <w:next w:val="a2"/>
    <w:uiPriority w:val="39"/>
    <w:semiHidden/>
    <w:unhideWhenUsed/>
    <w:qFormat/>
    <w:rsid w:val="00BF7D08"/>
    <w:pPr>
      <w:keepLines w:val="0"/>
      <w:numPr>
        <w:numId w:val="0"/>
      </w:numPr>
      <w:spacing w:before="0"/>
      <w:outlineLvl w:val="9"/>
    </w:pPr>
    <w:rPr>
      <w:rFonts w:asciiTheme="majorHAnsi" w:eastAsiaTheme="majorEastAsia" w:hAnsiTheme="majorHAnsi" w:cstheme="majorBidi"/>
      <w:b w:val="0"/>
      <w:bCs w:val="0"/>
      <w:color w:val="auto"/>
    </w:rPr>
  </w:style>
  <w:style w:type="paragraph" w:styleId="ad">
    <w:name w:val="footnote text"/>
    <w:basedOn w:val="a2"/>
    <w:link w:val="Char4"/>
    <w:unhideWhenUsed/>
    <w:rsid w:val="00BF7D08"/>
    <w:pPr>
      <w:snapToGrid w:val="0"/>
    </w:pPr>
  </w:style>
  <w:style w:type="character" w:customStyle="1" w:styleId="Char4">
    <w:name w:val="각주 텍스트 Char"/>
    <w:basedOn w:val="a3"/>
    <w:link w:val="ad"/>
    <w:rsid w:val="00BF7D08"/>
    <w:rPr>
      <w:rFonts w:ascii="Calibri" w:eastAsia="맑은 고딕" w:hAnsi="Calibri" w:cs="Arial"/>
      <w:kern w:val="0"/>
      <w:sz w:val="22"/>
    </w:rPr>
  </w:style>
  <w:style w:type="paragraph" w:styleId="ae">
    <w:name w:val="Note Heading"/>
    <w:basedOn w:val="a2"/>
    <w:next w:val="a2"/>
    <w:link w:val="Char5"/>
    <w:unhideWhenUsed/>
    <w:rsid w:val="00BF7D08"/>
    <w:pPr>
      <w:jc w:val="center"/>
    </w:pPr>
  </w:style>
  <w:style w:type="character" w:customStyle="1" w:styleId="Char5">
    <w:name w:val="각주/미주 머리글 Char"/>
    <w:basedOn w:val="a3"/>
    <w:link w:val="ae"/>
    <w:rsid w:val="00BF7D08"/>
    <w:rPr>
      <w:rFonts w:ascii="Calibri" w:eastAsia="맑은 고딕" w:hAnsi="Calibri" w:cs="Arial"/>
      <w:kern w:val="0"/>
      <w:sz w:val="22"/>
    </w:rPr>
  </w:style>
  <w:style w:type="paragraph" w:styleId="af">
    <w:name w:val="No Spacing"/>
    <w:uiPriority w:val="1"/>
    <w:qFormat/>
    <w:rsid w:val="00BF7D08"/>
    <w:pPr>
      <w:spacing w:after="0" w:line="240" w:lineRule="auto"/>
      <w:jc w:val="left"/>
    </w:pPr>
    <w:rPr>
      <w:rFonts w:ascii="Calibri" w:eastAsia="맑은 고딕" w:hAnsi="Calibri" w:cs="Arial"/>
      <w:kern w:val="0"/>
      <w:sz w:val="22"/>
    </w:rPr>
  </w:style>
  <w:style w:type="paragraph" w:styleId="af0">
    <w:name w:val="Intense Quote"/>
    <w:basedOn w:val="a2"/>
    <w:next w:val="a2"/>
    <w:link w:val="Char6"/>
    <w:uiPriority w:val="30"/>
    <w:qFormat/>
    <w:rsid w:val="00BF7D08"/>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3"/>
    <w:link w:val="af0"/>
    <w:uiPriority w:val="30"/>
    <w:rsid w:val="00BF7D08"/>
    <w:rPr>
      <w:rFonts w:ascii="Calibri" w:eastAsia="맑은 고딕" w:hAnsi="Calibri" w:cs="Arial"/>
      <w:b/>
      <w:bCs/>
      <w:i/>
      <w:iCs/>
      <w:color w:val="4F81BD" w:themeColor="accent1"/>
      <w:kern w:val="0"/>
      <w:sz w:val="22"/>
    </w:rPr>
  </w:style>
  <w:style w:type="paragraph" w:styleId="af1">
    <w:name w:val="table of authorities"/>
    <w:basedOn w:val="a2"/>
    <w:next w:val="a2"/>
    <w:unhideWhenUsed/>
    <w:rsid w:val="00BF7D08"/>
    <w:pPr>
      <w:ind w:left="425" w:hangingChars="200" w:hanging="425"/>
    </w:pPr>
  </w:style>
  <w:style w:type="paragraph" w:styleId="af2">
    <w:name w:val="toa heading"/>
    <w:basedOn w:val="a2"/>
    <w:next w:val="a2"/>
    <w:unhideWhenUsed/>
    <w:rsid w:val="00BF7D08"/>
    <w:pPr>
      <w:spacing w:before="120"/>
    </w:pPr>
    <w:rPr>
      <w:rFonts w:asciiTheme="majorHAnsi" w:eastAsiaTheme="majorEastAsia" w:hAnsiTheme="majorHAnsi" w:cstheme="majorBidi"/>
      <w:sz w:val="24"/>
      <w:szCs w:val="24"/>
    </w:rPr>
  </w:style>
  <w:style w:type="paragraph" w:styleId="a0">
    <w:name w:val="List Bullet"/>
    <w:basedOn w:val="a2"/>
    <w:unhideWhenUsed/>
    <w:rsid w:val="00BF7D08"/>
    <w:pPr>
      <w:numPr>
        <w:numId w:val="3"/>
      </w:numPr>
      <w:contextualSpacing/>
    </w:pPr>
  </w:style>
  <w:style w:type="paragraph" w:styleId="20">
    <w:name w:val="List Bullet 2"/>
    <w:basedOn w:val="a2"/>
    <w:unhideWhenUsed/>
    <w:rsid w:val="00BF7D08"/>
    <w:pPr>
      <w:numPr>
        <w:numId w:val="4"/>
      </w:numPr>
      <w:contextualSpacing/>
    </w:pPr>
  </w:style>
  <w:style w:type="paragraph" w:styleId="30">
    <w:name w:val="List Bullet 3"/>
    <w:basedOn w:val="a2"/>
    <w:unhideWhenUsed/>
    <w:rsid w:val="00BF7D08"/>
    <w:pPr>
      <w:numPr>
        <w:numId w:val="5"/>
      </w:numPr>
      <w:contextualSpacing/>
    </w:pPr>
  </w:style>
  <w:style w:type="paragraph" w:styleId="40">
    <w:name w:val="List Bullet 4"/>
    <w:basedOn w:val="a2"/>
    <w:unhideWhenUsed/>
    <w:rsid w:val="00BF7D08"/>
    <w:pPr>
      <w:numPr>
        <w:numId w:val="6"/>
      </w:numPr>
      <w:contextualSpacing/>
    </w:pPr>
  </w:style>
  <w:style w:type="paragraph" w:styleId="50">
    <w:name w:val="List Bullet 5"/>
    <w:basedOn w:val="a2"/>
    <w:unhideWhenUsed/>
    <w:rsid w:val="00BF7D08"/>
    <w:pPr>
      <w:numPr>
        <w:numId w:val="7"/>
      </w:numPr>
      <w:contextualSpacing/>
    </w:pPr>
  </w:style>
  <w:style w:type="paragraph" w:styleId="af3">
    <w:name w:val="Plain Text"/>
    <w:basedOn w:val="a2"/>
    <w:link w:val="Char7"/>
    <w:unhideWhenUsed/>
    <w:rsid w:val="00BF7D08"/>
    <w:rPr>
      <w:rFonts w:ascii="바탕" w:eastAsia="바탕" w:hAnsi="Courier New" w:cs="Courier New"/>
      <w:sz w:val="20"/>
      <w:szCs w:val="20"/>
    </w:rPr>
  </w:style>
  <w:style w:type="character" w:customStyle="1" w:styleId="Char7">
    <w:name w:val="글자만 Char"/>
    <w:basedOn w:val="a3"/>
    <w:link w:val="af3"/>
    <w:rsid w:val="00BF7D08"/>
    <w:rPr>
      <w:rFonts w:ascii="바탕" w:eastAsia="바탕" w:hAnsi="Courier New" w:cs="Courier New"/>
      <w:kern w:val="0"/>
      <w:szCs w:val="20"/>
    </w:rPr>
  </w:style>
  <w:style w:type="paragraph" w:styleId="af4">
    <w:name w:val="Date"/>
    <w:basedOn w:val="a2"/>
    <w:next w:val="a2"/>
    <w:link w:val="Char8"/>
    <w:unhideWhenUsed/>
    <w:rsid w:val="00BF7D08"/>
  </w:style>
  <w:style w:type="character" w:customStyle="1" w:styleId="Char8">
    <w:name w:val="날짜 Char"/>
    <w:basedOn w:val="a3"/>
    <w:link w:val="af4"/>
    <w:rsid w:val="00BF7D08"/>
    <w:rPr>
      <w:rFonts w:ascii="Calibri" w:eastAsia="맑은 고딕" w:hAnsi="Calibri" w:cs="Arial"/>
      <w:kern w:val="0"/>
      <w:sz w:val="22"/>
    </w:rPr>
  </w:style>
  <w:style w:type="paragraph" w:styleId="af5">
    <w:name w:val="macro"/>
    <w:link w:val="Char9"/>
    <w:unhideWhenUsed/>
    <w:rsid w:val="00BF7D08"/>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spacing w:after="0" w:line="240" w:lineRule="auto"/>
      <w:jc w:val="left"/>
    </w:pPr>
    <w:rPr>
      <w:rFonts w:ascii="Courier New" w:eastAsia="바탕" w:hAnsi="Courier New" w:cs="Courier New"/>
      <w:kern w:val="0"/>
      <w:sz w:val="24"/>
      <w:szCs w:val="24"/>
    </w:rPr>
  </w:style>
  <w:style w:type="character" w:customStyle="1" w:styleId="Char9">
    <w:name w:val="매크로 텍스트 Char"/>
    <w:basedOn w:val="a3"/>
    <w:link w:val="af5"/>
    <w:rsid w:val="00BF7D08"/>
    <w:rPr>
      <w:rFonts w:ascii="Courier New" w:eastAsia="바탕" w:hAnsi="Courier New" w:cs="Courier New"/>
      <w:kern w:val="0"/>
      <w:sz w:val="24"/>
      <w:szCs w:val="24"/>
    </w:rPr>
  </w:style>
  <w:style w:type="paragraph" w:styleId="af6">
    <w:name w:val="Closing"/>
    <w:basedOn w:val="a2"/>
    <w:link w:val="Chara"/>
    <w:unhideWhenUsed/>
    <w:rsid w:val="00BF7D08"/>
    <w:pPr>
      <w:ind w:leftChars="2100" w:left="100"/>
    </w:pPr>
  </w:style>
  <w:style w:type="character" w:customStyle="1" w:styleId="Chara">
    <w:name w:val="맺음말 Char"/>
    <w:basedOn w:val="a3"/>
    <w:link w:val="af6"/>
    <w:rsid w:val="00BF7D08"/>
    <w:rPr>
      <w:rFonts w:ascii="Calibri" w:eastAsia="맑은 고딕" w:hAnsi="Calibri" w:cs="Arial"/>
      <w:kern w:val="0"/>
      <w:sz w:val="22"/>
    </w:rPr>
  </w:style>
  <w:style w:type="paragraph" w:styleId="af7">
    <w:name w:val="annotation text"/>
    <w:basedOn w:val="a2"/>
    <w:link w:val="Charb"/>
    <w:uiPriority w:val="99"/>
    <w:unhideWhenUsed/>
    <w:rsid w:val="00BF7D08"/>
  </w:style>
  <w:style w:type="character" w:customStyle="1" w:styleId="Charb">
    <w:name w:val="메모 텍스트 Char"/>
    <w:basedOn w:val="a3"/>
    <w:link w:val="af7"/>
    <w:uiPriority w:val="99"/>
    <w:rsid w:val="00BF7D08"/>
    <w:rPr>
      <w:rFonts w:ascii="Calibri" w:eastAsia="맑은 고딕" w:hAnsi="Calibri" w:cs="Arial"/>
      <w:kern w:val="0"/>
      <w:sz w:val="22"/>
    </w:rPr>
  </w:style>
  <w:style w:type="paragraph" w:styleId="af8">
    <w:name w:val="annotation subject"/>
    <w:basedOn w:val="af7"/>
    <w:next w:val="af7"/>
    <w:link w:val="Charc"/>
    <w:semiHidden/>
    <w:unhideWhenUsed/>
    <w:rsid w:val="00BF7D08"/>
    <w:rPr>
      <w:b/>
      <w:bCs/>
    </w:rPr>
  </w:style>
  <w:style w:type="character" w:customStyle="1" w:styleId="Charc">
    <w:name w:val="메모 주제 Char"/>
    <w:basedOn w:val="Charb"/>
    <w:link w:val="af8"/>
    <w:semiHidden/>
    <w:rsid w:val="00BF7D08"/>
    <w:rPr>
      <w:rFonts w:ascii="Calibri" w:eastAsia="맑은 고딕" w:hAnsi="Calibri" w:cs="Arial"/>
      <w:b/>
      <w:bCs/>
      <w:kern w:val="0"/>
      <w:sz w:val="22"/>
    </w:rPr>
  </w:style>
  <w:style w:type="paragraph" w:styleId="af9">
    <w:name w:val="Message Header"/>
    <w:basedOn w:val="a2"/>
    <w:link w:val="Chard"/>
    <w:unhideWhenUsed/>
    <w:rsid w:val="00BF7D08"/>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Chard">
    <w:name w:val="메시지 머리글 Char"/>
    <w:basedOn w:val="a3"/>
    <w:link w:val="af9"/>
    <w:rsid w:val="00BF7D08"/>
    <w:rPr>
      <w:rFonts w:asciiTheme="majorHAnsi" w:eastAsiaTheme="majorEastAsia" w:hAnsiTheme="majorHAnsi" w:cstheme="majorBidi"/>
      <w:kern w:val="0"/>
      <w:sz w:val="24"/>
      <w:szCs w:val="24"/>
      <w:shd w:val="pct20" w:color="auto" w:fill="auto"/>
    </w:rPr>
  </w:style>
  <w:style w:type="paragraph" w:styleId="afa">
    <w:name w:val="List"/>
    <w:basedOn w:val="a2"/>
    <w:unhideWhenUsed/>
    <w:rsid w:val="00BF7D08"/>
    <w:pPr>
      <w:ind w:leftChars="200" w:left="100" w:hangingChars="200" w:hanging="200"/>
      <w:contextualSpacing/>
    </w:pPr>
  </w:style>
  <w:style w:type="paragraph" w:styleId="23">
    <w:name w:val="List 2"/>
    <w:basedOn w:val="a2"/>
    <w:unhideWhenUsed/>
    <w:rsid w:val="00BF7D08"/>
    <w:pPr>
      <w:ind w:leftChars="400" w:left="100" w:hangingChars="200" w:hanging="200"/>
      <w:contextualSpacing/>
    </w:pPr>
  </w:style>
  <w:style w:type="paragraph" w:styleId="33">
    <w:name w:val="List 3"/>
    <w:basedOn w:val="a2"/>
    <w:unhideWhenUsed/>
    <w:rsid w:val="00BF7D08"/>
    <w:pPr>
      <w:ind w:leftChars="600" w:left="100" w:hangingChars="200" w:hanging="200"/>
      <w:contextualSpacing/>
    </w:pPr>
  </w:style>
  <w:style w:type="paragraph" w:styleId="42">
    <w:name w:val="List 4"/>
    <w:basedOn w:val="a2"/>
    <w:unhideWhenUsed/>
    <w:rsid w:val="00BF7D08"/>
    <w:pPr>
      <w:ind w:leftChars="800" w:left="100" w:hangingChars="200" w:hanging="200"/>
      <w:contextualSpacing/>
    </w:pPr>
  </w:style>
  <w:style w:type="paragraph" w:styleId="52">
    <w:name w:val="List 5"/>
    <w:basedOn w:val="a2"/>
    <w:unhideWhenUsed/>
    <w:rsid w:val="00BF7D08"/>
    <w:pPr>
      <w:ind w:leftChars="1000" w:left="100" w:hangingChars="200" w:hanging="200"/>
      <w:contextualSpacing/>
    </w:pPr>
  </w:style>
  <w:style w:type="paragraph" w:styleId="afb">
    <w:name w:val="List Continue"/>
    <w:basedOn w:val="a2"/>
    <w:unhideWhenUsed/>
    <w:rsid w:val="00BF7D08"/>
    <w:pPr>
      <w:spacing w:after="180"/>
      <w:ind w:leftChars="200" w:left="425"/>
      <w:contextualSpacing/>
    </w:pPr>
  </w:style>
  <w:style w:type="paragraph" w:styleId="24">
    <w:name w:val="List Continue 2"/>
    <w:basedOn w:val="a2"/>
    <w:unhideWhenUsed/>
    <w:rsid w:val="00BF7D08"/>
    <w:pPr>
      <w:spacing w:after="180"/>
      <w:ind w:leftChars="400" w:left="850"/>
      <w:contextualSpacing/>
    </w:pPr>
  </w:style>
  <w:style w:type="paragraph" w:styleId="34">
    <w:name w:val="List Continue 3"/>
    <w:basedOn w:val="a2"/>
    <w:unhideWhenUsed/>
    <w:rsid w:val="00BF7D08"/>
    <w:pPr>
      <w:spacing w:after="180"/>
      <w:ind w:leftChars="600" w:left="1275"/>
      <w:contextualSpacing/>
    </w:pPr>
  </w:style>
  <w:style w:type="paragraph" w:styleId="43">
    <w:name w:val="List Continue 4"/>
    <w:basedOn w:val="a2"/>
    <w:unhideWhenUsed/>
    <w:rsid w:val="00BF7D08"/>
    <w:pPr>
      <w:spacing w:after="180"/>
      <w:ind w:leftChars="800" w:left="1700"/>
      <w:contextualSpacing/>
    </w:pPr>
  </w:style>
  <w:style w:type="paragraph" w:styleId="53">
    <w:name w:val="List Continue 5"/>
    <w:basedOn w:val="a2"/>
    <w:unhideWhenUsed/>
    <w:rsid w:val="00BF7D08"/>
    <w:pPr>
      <w:spacing w:after="180"/>
      <w:ind w:leftChars="1000" w:left="2125"/>
      <w:contextualSpacing/>
    </w:pPr>
  </w:style>
  <w:style w:type="paragraph" w:styleId="10">
    <w:name w:val="toc 1"/>
    <w:basedOn w:val="a2"/>
    <w:next w:val="a2"/>
    <w:autoRedefine/>
    <w:uiPriority w:val="39"/>
    <w:unhideWhenUsed/>
    <w:qFormat/>
    <w:rsid w:val="00BF7D08"/>
  </w:style>
  <w:style w:type="paragraph" w:styleId="25">
    <w:name w:val="toc 2"/>
    <w:basedOn w:val="a2"/>
    <w:next w:val="a2"/>
    <w:autoRedefine/>
    <w:uiPriority w:val="39"/>
    <w:unhideWhenUsed/>
    <w:qFormat/>
    <w:rsid w:val="00BF7D08"/>
    <w:pPr>
      <w:ind w:leftChars="200" w:left="425"/>
    </w:pPr>
  </w:style>
  <w:style w:type="paragraph" w:styleId="35">
    <w:name w:val="toc 3"/>
    <w:basedOn w:val="a2"/>
    <w:next w:val="a2"/>
    <w:autoRedefine/>
    <w:uiPriority w:val="39"/>
    <w:unhideWhenUsed/>
    <w:qFormat/>
    <w:rsid w:val="00BF7D08"/>
    <w:pPr>
      <w:ind w:leftChars="400" w:left="850"/>
    </w:pPr>
  </w:style>
  <w:style w:type="paragraph" w:styleId="44">
    <w:name w:val="toc 4"/>
    <w:basedOn w:val="a2"/>
    <w:next w:val="a2"/>
    <w:autoRedefine/>
    <w:uiPriority w:val="39"/>
    <w:unhideWhenUsed/>
    <w:rsid w:val="00BF7D08"/>
    <w:pPr>
      <w:ind w:leftChars="600" w:left="1275"/>
    </w:pPr>
  </w:style>
  <w:style w:type="paragraph" w:styleId="54">
    <w:name w:val="toc 5"/>
    <w:basedOn w:val="a2"/>
    <w:next w:val="a2"/>
    <w:autoRedefine/>
    <w:uiPriority w:val="39"/>
    <w:unhideWhenUsed/>
    <w:rsid w:val="00BF7D08"/>
    <w:pPr>
      <w:ind w:leftChars="800" w:left="1700"/>
    </w:pPr>
  </w:style>
  <w:style w:type="paragraph" w:styleId="60">
    <w:name w:val="toc 6"/>
    <w:basedOn w:val="a2"/>
    <w:next w:val="a2"/>
    <w:autoRedefine/>
    <w:uiPriority w:val="39"/>
    <w:unhideWhenUsed/>
    <w:rsid w:val="00BF7D08"/>
    <w:pPr>
      <w:ind w:leftChars="1000" w:left="2125"/>
    </w:pPr>
  </w:style>
  <w:style w:type="paragraph" w:styleId="70">
    <w:name w:val="toc 7"/>
    <w:basedOn w:val="a2"/>
    <w:next w:val="a2"/>
    <w:autoRedefine/>
    <w:uiPriority w:val="39"/>
    <w:unhideWhenUsed/>
    <w:rsid w:val="00BF7D08"/>
    <w:pPr>
      <w:ind w:leftChars="1200" w:left="2550"/>
    </w:pPr>
  </w:style>
  <w:style w:type="paragraph" w:styleId="80">
    <w:name w:val="toc 8"/>
    <w:basedOn w:val="a2"/>
    <w:next w:val="a2"/>
    <w:autoRedefine/>
    <w:uiPriority w:val="39"/>
    <w:unhideWhenUsed/>
    <w:rsid w:val="00BF7D08"/>
    <w:pPr>
      <w:ind w:leftChars="1400" w:left="2975"/>
    </w:pPr>
  </w:style>
  <w:style w:type="paragraph" w:styleId="90">
    <w:name w:val="toc 9"/>
    <w:basedOn w:val="a2"/>
    <w:next w:val="a2"/>
    <w:autoRedefine/>
    <w:uiPriority w:val="39"/>
    <w:unhideWhenUsed/>
    <w:rsid w:val="00BF7D08"/>
    <w:pPr>
      <w:ind w:leftChars="1600" w:left="3400"/>
    </w:pPr>
  </w:style>
  <w:style w:type="paragraph" w:styleId="afc">
    <w:name w:val="Document Map"/>
    <w:basedOn w:val="a2"/>
    <w:link w:val="Chare"/>
    <w:unhideWhenUsed/>
    <w:rsid w:val="00BF7D08"/>
    <w:rPr>
      <w:rFonts w:ascii="굴림" w:eastAsia="굴림"/>
      <w:sz w:val="18"/>
      <w:szCs w:val="18"/>
    </w:rPr>
  </w:style>
  <w:style w:type="character" w:customStyle="1" w:styleId="Chare">
    <w:name w:val="문서 구조 Char"/>
    <w:basedOn w:val="a3"/>
    <w:link w:val="afc"/>
    <w:rsid w:val="00BF7D08"/>
    <w:rPr>
      <w:rFonts w:ascii="굴림" w:eastAsia="굴림" w:hAnsi="Calibri" w:cs="Arial"/>
      <w:kern w:val="0"/>
      <w:sz w:val="18"/>
      <w:szCs w:val="18"/>
    </w:rPr>
  </w:style>
  <w:style w:type="paragraph" w:styleId="HTML0">
    <w:name w:val="HTML Preformatted"/>
    <w:basedOn w:val="a2"/>
    <w:link w:val="HTMLChar0"/>
    <w:unhideWhenUsed/>
    <w:rsid w:val="00BF7D08"/>
    <w:rPr>
      <w:rFonts w:ascii="Courier New" w:hAnsi="Courier New" w:cs="Courier New"/>
      <w:sz w:val="20"/>
      <w:szCs w:val="20"/>
    </w:rPr>
  </w:style>
  <w:style w:type="character" w:customStyle="1" w:styleId="HTMLChar0">
    <w:name w:val="미리 서식이 지정된 HTML Char"/>
    <w:basedOn w:val="a3"/>
    <w:link w:val="HTML0"/>
    <w:rsid w:val="00BF7D08"/>
    <w:rPr>
      <w:rFonts w:ascii="Courier New" w:eastAsia="맑은 고딕" w:hAnsi="Courier New" w:cs="Courier New"/>
      <w:kern w:val="0"/>
      <w:szCs w:val="20"/>
    </w:rPr>
  </w:style>
  <w:style w:type="paragraph" w:styleId="afd">
    <w:name w:val="endnote text"/>
    <w:basedOn w:val="a2"/>
    <w:link w:val="Charf"/>
    <w:unhideWhenUsed/>
    <w:rsid w:val="00BF7D08"/>
    <w:pPr>
      <w:snapToGrid w:val="0"/>
    </w:pPr>
  </w:style>
  <w:style w:type="character" w:customStyle="1" w:styleId="Charf">
    <w:name w:val="미주 텍스트 Char"/>
    <w:basedOn w:val="a3"/>
    <w:link w:val="afd"/>
    <w:rsid w:val="00BF7D08"/>
    <w:rPr>
      <w:rFonts w:ascii="Calibri" w:eastAsia="맑은 고딕" w:hAnsi="Calibri" w:cs="Arial"/>
      <w:kern w:val="0"/>
      <w:sz w:val="22"/>
    </w:rPr>
  </w:style>
  <w:style w:type="paragraph" w:styleId="afe">
    <w:name w:val="envelope return"/>
    <w:basedOn w:val="a2"/>
    <w:unhideWhenUsed/>
    <w:rsid w:val="00BF7D08"/>
    <w:pPr>
      <w:snapToGrid w:val="0"/>
    </w:pPr>
    <w:rPr>
      <w:rFonts w:asciiTheme="majorHAnsi" w:eastAsiaTheme="majorEastAsia" w:hAnsiTheme="majorHAnsi" w:cstheme="majorBidi"/>
    </w:rPr>
  </w:style>
  <w:style w:type="paragraph" w:styleId="a">
    <w:name w:val="List Number"/>
    <w:basedOn w:val="a2"/>
    <w:unhideWhenUsed/>
    <w:rsid w:val="00BF7D08"/>
    <w:pPr>
      <w:numPr>
        <w:numId w:val="8"/>
      </w:numPr>
      <w:contextualSpacing/>
    </w:pPr>
  </w:style>
  <w:style w:type="paragraph" w:styleId="2">
    <w:name w:val="List Number 2"/>
    <w:basedOn w:val="a2"/>
    <w:unhideWhenUsed/>
    <w:rsid w:val="00BF7D08"/>
    <w:pPr>
      <w:numPr>
        <w:numId w:val="9"/>
      </w:numPr>
      <w:contextualSpacing/>
    </w:pPr>
  </w:style>
  <w:style w:type="paragraph" w:styleId="3">
    <w:name w:val="List Number 3"/>
    <w:basedOn w:val="a2"/>
    <w:unhideWhenUsed/>
    <w:rsid w:val="00BF7D08"/>
    <w:pPr>
      <w:numPr>
        <w:numId w:val="10"/>
      </w:numPr>
      <w:contextualSpacing/>
    </w:pPr>
  </w:style>
  <w:style w:type="paragraph" w:styleId="4">
    <w:name w:val="List Number 4"/>
    <w:basedOn w:val="a2"/>
    <w:unhideWhenUsed/>
    <w:rsid w:val="00BF7D08"/>
    <w:pPr>
      <w:numPr>
        <w:numId w:val="11"/>
      </w:numPr>
      <w:contextualSpacing/>
    </w:pPr>
  </w:style>
  <w:style w:type="paragraph" w:styleId="5">
    <w:name w:val="List Number 5"/>
    <w:basedOn w:val="a2"/>
    <w:unhideWhenUsed/>
    <w:rsid w:val="00BF7D08"/>
    <w:pPr>
      <w:numPr>
        <w:numId w:val="12"/>
      </w:numPr>
      <w:contextualSpacing/>
    </w:pPr>
  </w:style>
  <w:style w:type="paragraph" w:styleId="26">
    <w:name w:val="Body Text 2"/>
    <w:basedOn w:val="a2"/>
    <w:link w:val="2Char0"/>
    <w:unhideWhenUsed/>
    <w:rsid w:val="00BF7D08"/>
    <w:pPr>
      <w:spacing w:after="180" w:line="480" w:lineRule="auto"/>
    </w:pPr>
  </w:style>
  <w:style w:type="character" w:customStyle="1" w:styleId="2Char0">
    <w:name w:val="본문 2 Char"/>
    <w:basedOn w:val="a3"/>
    <w:link w:val="26"/>
    <w:rsid w:val="00BF7D08"/>
    <w:rPr>
      <w:rFonts w:ascii="Calibri" w:eastAsia="맑은 고딕" w:hAnsi="Calibri" w:cs="Arial"/>
      <w:kern w:val="0"/>
      <w:sz w:val="22"/>
    </w:rPr>
  </w:style>
  <w:style w:type="paragraph" w:styleId="36">
    <w:name w:val="Body Text 3"/>
    <w:basedOn w:val="a2"/>
    <w:link w:val="3Char0"/>
    <w:unhideWhenUsed/>
    <w:rsid w:val="00BF7D08"/>
    <w:pPr>
      <w:spacing w:after="180"/>
    </w:pPr>
    <w:rPr>
      <w:sz w:val="16"/>
      <w:szCs w:val="16"/>
    </w:rPr>
  </w:style>
  <w:style w:type="character" w:customStyle="1" w:styleId="3Char0">
    <w:name w:val="본문 3 Char"/>
    <w:basedOn w:val="a3"/>
    <w:link w:val="36"/>
    <w:rsid w:val="00BF7D08"/>
    <w:rPr>
      <w:rFonts w:ascii="Calibri" w:eastAsia="맑은 고딕" w:hAnsi="Calibri" w:cs="Arial"/>
      <w:kern w:val="0"/>
      <w:sz w:val="16"/>
      <w:szCs w:val="16"/>
    </w:rPr>
  </w:style>
  <w:style w:type="paragraph" w:styleId="aff">
    <w:name w:val="Body Text Indent"/>
    <w:basedOn w:val="a2"/>
    <w:link w:val="Charf0"/>
    <w:unhideWhenUsed/>
    <w:rsid w:val="00BF7D08"/>
    <w:pPr>
      <w:spacing w:after="180"/>
      <w:ind w:leftChars="400" w:left="851"/>
    </w:pPr>
  </w:style>
  <w:style w:type="character" w:customStyle="1" w:styleId="Charf0">
    <w:name w:val="본문 들여쓰기 Char"/>
    <w:basedOn w:val="a3"/>
    <w:link w:val="aff"/>
    <w:rsid w:val="00BF7D08"/>
    <w:rPr>
      <w:rFonts w:ascii="Calibri" w:eastAsia="맑은 고딕" w:hAnsi="Calibri" w:cs="Arial"/>
      <w:kern w:val="0"/>
      <w:sz w:val="22"/>
    </w:rPr>
  </w:style>
  <w:style w:type="paragraph" w:styleId="27">
    <w:name w:val="Body Text Indent 2"/>
    <w:basedOn w:val="a2"/>
    <w:link w:val="2Char1"/>
    <w:unhideWhenUsed/>
    <w:rsid w:val="00BF7D08"/>
    <w:pPr>
      <w:spacing w:after="180" w:line="480" w:lineRule="auto"/>
      <w:ind w:leftChars="400" w:left="851"/>
    </w:pPr>
  </w:style>
  <w:style w:type="character" w:customStyle="1" w:styleId="2Char1">
    <w:name w:val="본문 들여쓰기 2 Char"/>
    <w:basedOn w:val="a3"/>
    <w:link w:val="27"/>
    <w:rsid w:val="00BF7D08"/>
    <w:rPr>
      <w:rFonts w:ascii="Calibri" w:eastAsia="맑은 고딕" w:hAnsi="Calibri" w:cs="Arial"/>
      <w:kern w:val="0"/>
      <w:sz w:val="22"/>
    </w:rPr>
  </w:style>
  <w:style w:type="paragraph" w:styleId="37">
    <w:name w:val="Body Text Indent 3"/>
    <w:basedOn w:val="a2"/>
    <w:link w:val="3Char1"/>
    <w:unhideWhenUsed/>
    <w:rsid w:val="00BF7D08"/>
    <w:pPr>
      <w:spacing w:after="180"/>
      <w:ind w:leftChars="400" w:left="851"/>
    </w:pPr>
    <w:rPr>
      <w:sz w:val="16"/>
      <w:szCs w:val="16"/>
    </w:rPr>
  </w:style>
  <w:style w:type="character" w:customStyle="1" w:styleId="3Char1">
    <w:name w:val="본문 들여쓰기 3 Char"/>
    <w:basedOn w:val="a3"/>
    <w:link w:val="37"/>
    <w:rsid w:val="00BF7D08"/>
    <w:rPr>
      <w:rFonts w:ascii="Calibri" w:eastAsia="맑은 고딕" w:hAnsi="Calibri" w:cs="Arial"/>
      <w:kern w:val="0"/>
      <w:sz w:val="16"/>
      <w:szCs w:val="16"/>
    </w:rPr>
  </w:style>
  <w:style w:type="paragraph" w:styleId="aff0">
    <w:name w:val="Body Text First Indent"/>
    <w:basedOn w:val="aa"/>
    <w:link w:val="Charf1"/>
    <w:unhideWhenUsed/>
    <w:rsid w:val="00BF7D08"/>
    <w:pPr>
      <w:widowControl/>
      <w:wordWrap/>
      <w:spacing w:after="180"/>
      <w:ind w:right="0" w:firstLineChars="100" w:firstLine="210"/>
      <w:jc w:val="left"/>
    </w:pPr>
    <w:rPr>
      <w:rFonts w:ascii="Calibri" w:eastAsia="맑은 고딕" w:hAnsi="Calibri" w:cs="Arial"/>
      <w:kern w:val="0"/>
      <w:szCs w:val="22"/>
    </w:rPr>
  </w:style>
  <w:style w:type="character" w:customStyle="1" w:styleId="Charf1">
    <w:name w:val="본문 첫 줄 들여쓰기 Char"/>
    <w:basedOn w:val="Char2"/>
    <w:link w:val="aff0"/>
    <w:rsid w:val="00BF7D08"/>
    <w:rPr>
      <w:rFonts w:ascii="Calibri" w:eastAsia="맑은 고딕" w:hAnsi="Calibri" w:cs="Arial"/>
      <w:kern w:val="0"/>
      <w:sz w:val="22"/>
      <w:szCs w:val="20"/>
    </w:rPr>
  </w:style>
  <w:style w:type="paragraph" w:styleId="28">
    <w:name w:val="Body Text First Indent 2"/>
    <w:basedOn w:val="aff"/>
    <w:link w:val="2Char2"/>
    <w:unhideWhenUsed/>
    <w:rsid w:val="00BF7D08"/>
    <w:pPr>
      <w:ind w:firstLineChars="100" w:firstLine="210"/>
    </w:pPr>
  </w:style>
  <w:style w:type="character" w:customStyle="1" w:styleId="2Char2">
    <w:name w:val="본문 첫 줄 들여쓰기 2 Char"/>
    <w:basedOn w:val="Charf0"/>
    <w:link w:val="28"/>
    <w:rsid w:val="00BF7D08"/>
    <w:rPr>
      <w:rFonts w:ascii="Calibri" w:eastAsia="맑은 고딕" w:hAnsi="Calibri" w:cs="Arial"/>
      <w:kern w:val="0"/>
      <w:sz w:val="22"/>
    </w:rPr>
  </w:style>
  <w:style w:type="paragraph" w:styleId="aff1">
    <w:name w:val="Subtitle"/>
    <w:basedOn w:val="a2"/>
    <w:next w:val="a2"/>
    <w:link w:val="Charf2"/>
    <w:qFormat/>
    <w:rsid w:val="00BF7D08"/>
    <w:pPr>
      <w:spacing w:after="60"/>
      <w:jc w:val="center"/>
      <w:outlineLvl w:val="1"/>
    </w:pPr>
    <w:rPr>
      <w:rFonts w:asciiTheme="majorHAnsi" w:eastAsiaTheme="majorEastAsia" w:hAnsiTheme="majorHAnsi" w:cstheme="majorBidi"/>
      <w:sz w:val="24"/>
      <w:szCs w:val="24"/>
    </w:rPr>
  </w:style>
  <w:style w:type="character" w:customStyle="1" w:styleId="Charf2">
    <w:name w:val="부제 Char"/>
    <w:basedOn w:val="a3"/>
    <w:link w:val="aff1"/>
    <w:rsid w:val="00BF7D08"/>
    <w:rPr>
      <w:rFonts w:asciiTheme="majorHAnsi" w:eastAsiaTheme="majorEastAsia" w:hAnsiTheme="majorHAnsi" w:cstheme="majorBidi"/>
      <w:kern w:val="0"/>
      <w:sz w:val="24"/>
      <w:szCs w:val="24"/>
    </w:rPr>
  </w:style>
  <w:style w:type="paragraph" w:styleId="aff2">
    <w:name w:val="Block Text"/>
    <w:basedOn w:val="a2"/>
    <w:unhideWhenUsed/>
    <w:rsid w:val="00BF7D08"/>
    <w:pPr>
      <w:spacing w:after="180"/>
      <w:ind w:leftChars="700" w:left="1440" w:rightChars="700" w:right="1440"/>
    </w:pPr>
  </w:style>
  <w:style w:type="paragraph" w:styleId="11">
    <w:name w:val="index 1"/>
    <w:basedOn w:val="a2"/>
    <w:next w:val="a2"/>
    <w:autoRedefine/>
    <w:unhideWhenUsed/>
    <w:rsid w:val="00BF7D08"/>
    <w:pPr>
      <w:ind w:leftChars="200" w:left="200" w:hangingChars="200" w:hanging="2000"/>
    </w:pPr>
  </w:style>
  <w:style w:type="paragraph" w:styleId="29">
    <w:name w:val="index 2"/>
    <w:basedOn w:val="a2"/>
    <w:next w:val="a2"/>
    <w:autoRedefine/>
    <w:unhideWhenUsed/>
    <w:rsid w:val="00BF7D08"/>
    <w:pPr>
      <w:ind w:leftChars="400" w:left="400" w:hangingChars="200" w:hanging="2000"/>
    </w:pPr>
  </w:style>
  <w:style w:type="paragraph" w:styleId="38">
    <w:name w:val="index 3"/>
    <w:basedOn w:val="a2"/>
    <w:next w:val="a2"/>
    <w:autoRedefine/>
    <w:unhideWhenUsed/>
    <w:rsid w:val="00BF7D08"/>
    <w:pPr>
      <w:ind w:leftChars="600" w:left="600" w:hangingChars="200" w:hanging="2000"/>
    </w:pPr>
  </w:style>
  <w:style w:type="paragraph" w:styleId="45">
    <w:name w:val="index 4"/>
    <w:basedOn w:val="a2"/>
    <w:next w:val="a2"/>
    <w:autoRedefine/>
    <w:unhideWhenUsed/>
    <w:rsid w:val="00BF7D08"/>
    <w:pPr>
      <w:ind w:leftChars="800" w:left="800" w:hangingChars="200" w:hanging="2000"/>
    </w:pPr>
  </w:style>
  <w:style w:type="paragraph" w:styleId="55">
    <w:name w:val="index 5"/>
    <w:basedOn w:val="a2"/>
    <w:next w:val="a2"/>
    <w:autoRedefine/>
    <w:unhideWhenUsed/>
    <w:rsid w:val="00BF7D08"/>
    <w:pPr>
      <w:ind w:leftChars="1000" w:left="1000" w:hangingChars="200" w:hanging="2000"/>
    </w:pPr>
  </w:style>
  <w:style w:type="paragraph" w:styleId="61">
    <w:name w:val="index 6"/>
    <w:basedOn w:val="a2"/>
    <w:next w:val="a2"/>
    <w:autoRedefine/>
    <w:unhideWhenUsed/>
    <w:rsid w:val="00BF7D08"/>
    <w:pPr>
      <w:ind w:leftChars="1200" w:left="1200" w:hangingChars="200" w:hanging="2000"/>
    </w:pPr>
  </w:style>
  <w:style w:type="paragraph" w:styleId="71">
    <w:name w:val="index 7"/>
    <w:basedOn w:val="a2"/>
    <w:next w:val="a2"/>
    <w:autoRedefine/>
    <w:unhideWhenUsed/>
    <w:rsid w:val="00BF7D08"/>
    <w:pPr>
      <w:ind w:leftChars="1400" w:left="1400" w:hangingChars="200" w:hanging="2000"/>
    </w:pPr>
  </w:style>
  <w:style w:type="paragraph" w:styleId="81">
    <w:name w:val="index 8"/>
    <w:basedOn w:val="a2"/>
    <w:next w:val="a2"/>
    <w:autoRedefine/>
    <w:unhideWhenUsed/>
    <w:rsid w:val="00BF7D08"/>
    <w:pPr>
      <w:ind w:leftChars="1600" w:left="1600" w:hangingChars="200" w:hanging="2000"/>
    </w:pPr>
  </w:style>
  <w:style w:type="paragraph" w:styleId="91">
    <w:name w:val="index 9"/>
    <w:basedOn w:val="a2"/>
    <w:next w:val="a2"/>
    <w:autoRedefine/>
    <w:unhideWhenUsed/>
    <w:rsid w:val="00BF7D08"/>
    <w:pPr>
      <w:ind w:leftChars="1800" w:left="1800" w:hangingChars="200" w:hanging="2000"/>
    </w:pPr>
  </w:style>
  <w:style w:type="paragraph" w:styleId="aff3">
    <w:name w:val="index heading"/>
    <w:basedOn w:val="a2"/>
    <w:next w:val="11"/>
    <w:unhideWhenUsed/>
    <w:rsid w:val="00BF7D08"/>
    <w:rPr>
      <w:rFonts w:asciiTheme="majorHAnsi" w:eastAsiaTheme="majorEastAsia" w:hAnsiTheme="majorHAnsi" w:cstheme="majorBidi"/>
      <w:b/>
      <w:bCs/>
    </w:rPr>
  </w:style>
  <w:style w:type="paragraph" w:styleId="aff4">
    <w:name w:val="Signature"/>
    <w:basedOn w:val="a2"/>
    <w:link w:val="Charf3"/>
    <w:unhideWhenUsed/>
    <w:rsid w:val="00BF7D08"/>
    <w:pPr>
      <w:ind w:leftChars="2100" w:left="100"/>
    </w:pPr>
  </w:style>
  <w:style w:type="character" w:customStyle="1" w:styleId="Charf3">
    <w:name w:val="서명 Char"/>
    <w:basedOn w:val="a3"/>
    <w:link w:val="aff4"/>
    <w:rsid w:val="00BF7D08"/>
    <w:rPr>
      <w:rFonts w:ascii="Calibri" w:eastAsia="맑은 고딕" w:hAnsi="Calibri" w:cs="Arial"/>
      <w:kern w:val="0"/>
      <w:sz w:val="22"/>
    </w:rPr>
  </w:style>
  <w:style w:type="paragraph" w:styleId="aff5">
    <w:name w:val="Salutation"/>
    <w:basedOn w:val="a2"/>
    <w:next w:val="a2"/>
    <w:link w:val="Charf4"/>
    <w:unhideWhenUsed/>
    <w:rsid w:val="00BF7D08"/>
  </w:style>
  <w:style w:type="character" w:customStyle="1" w:styleId="Charf4">
    <w:name w:val="인사말 Char"/>
    <w:basedOn w:val="a3"/>
    <w:link w:val="aff5"/>
    <w:rsid w:val="00BF7D08"/>
    <w:rPr>
      <w:rFonts w:ascii="Calibri" w:eastAsia="맑은 고딕" w:hAnsi="Calibri" w:cs="Arial"/>
      <w:kern w:val="0"/>
      <w:sz w:val="22"/>
    </w:rPr>
  </w:style>
  <w:style w:type="paragraph" w:styleId="aff6">
    <w:name w:val="Quote"/>
    <w:basedOn w:val="a2"/>
    <w:next w:val="a2"/>
    <w:link w:val="Charf5"/>
    <w:uiPriority w:val="29"/>
    <w:qFormat/>
    <w:rsid w:val="00BF7D08"/>
    <w:rPr>
      <w:i/>
      <w:iCs/>
      <w:color w:val="000000" w:themeColor="text1"/>
    </w:rPr>
  </w:style>
  <w:style w:type="character" w:customStyle="1" w:styleId="Charf5">
    <w:name w:val="인용 Char"/>
    <w:basedOn w:val="a3"/>
    <w:link w:val="aff6"/>
    <w:uiPriority w:val="29"/>
    <w:rsid w:val="00BF7D08"/>
    <w:rPr>
      <w:rFonts w:ascii="Calibri" w:eastAsia="맑은 고딕" w:hAnsi="Calibri" w:cs="Arial"/>
      <w:i/>
      <w:iCs/>
      <w:color w:val="000000" w:themeColor="text1"/>
      <w:kern w:val="0"/>
      <w:sz w:val="22"/>
    </w:rPr>
  </w:style>
  <w:style w:type="paragraph" w:styleId="aff7">
    <w:name w:val="Normal (Web)"/>
    <w:basedOn w:val="a2"/>
    <w:uiPriority w:val="99"/>
    <w:unhideWhenUsed/>
    <w:rsid w:val="00BF7D08"/>
    <w:rPr>
      <w:rFonts w:ascii="Times New Roman" w:hAnsi="Times New Roman" w:cs="Times New Roman"/>
      <w:sz w:val="24"/>
      <w:szCs w:val="24"/>
    </w:rPr>
  </w:style>
  <w:style w:type="paragraph" w:styleId="aff8">
    <w:name w:val="E-mail Signature"/>
    <w:basedOn w:val="a2"/>
    <w:link w:val="Charf6"/>
    <w:unhideWhenUsed/>
    <w:rsid w:val="00BF7D08"/>
  </w:style>
  <w:style w:type="character" w:customStyle="1" w:styleId="Charf6">
    <w:name w:val="전자 메일 서명 Char"/>
    <w:basedOn w:val="a3"/>
    <w:link w:val="aff8"/>
    <w:rsid w:val="00BF7D08"/>
    <w:rPr>
      <w:rFonts w:ascii="Calibri" w:eastAsia="맑은 고딕" w:hAnsi="Calibri" w:cs="Arial"/>
      <w:kern w:val="0"/>
      <w:sz w:val="22"/>
    </w:rPr>
  </w:style>
  <w:style w:type="paragraph" w:styleId="aff9">
    <w:name w:val="Title"/>
    <w:basedOn w:val="a2"/>
    <w:next w:val="a2"/>
    <w:link w:val="Charf7"/>
    <w:uiPriority w:val="10"/>
    <w:qFormat/>
    <w:rsid w:val="00BF7D08"/>
    <w:pPr>
      <w:spacing w:before="240" w:after="120"/>
      <w:jc w:val="center"/>
      <w:outlineLvl w:val="0"/>
    </w:pPr>
    <w:rPr>
      <w:rFonts w:asciiTheme="majorHAnsi" w:eastAsiaTheme="majorEastAsia" w:hAnsiTheme="majorHAnsi" w:cstheme="majorBidi"/>
      <w:b/>
      <w:bCs/>
      <w:sz w:val="32"/>
      <w:szCs w:val="32"/>
    </w:rPr>
  </w:style>
  <w:style w:type="character" w:customStyle="1" w:styleId="Charf7">
    <w:name w:val="제목 Char"/>
    <w:basedOn w:val="a3"/>
    <w:link w:val="aff9"/>
    <w:uiPriority w:val="10"/>
    <w:rsid w:val="00BF7D08"/>
    <w:rPr>
      <w:rFonts w:asciiTheme="majorHAnsi" w:eastAsiaTheme="majorEastAsia" w:hAnsiTheme="majorHAnsi" w:cstheme="majorBidi"/>
      <w:b/>
      <w:bCs/>
      <w:kern w:val="0"/>
      <w:sz w:val="32"/>
      <w:szCs w:val="32"/>
    </w:rPr>
  </w:style>
  <w:style w:type="paragraph" w:styleId="affa">
    <w:name w:val="envelope address"/>
    <w:basedOn w:val="a2"/>
    <w:unhideWhenUsed/>
    <w:rsid w:val="00BF7D08"/>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fb">
    <w:name w:val="Bibliography"/>
    <w:basedOn w:val="a2"/>
    <w:next w:val="a2"/>
    <w:uiPriority w:val="37"/>
    <w:semiHidden/>
    <w:unhideWhenUsed/>
    <w:rsid w:val="00BF7D08"/>
  </w:style>
  <w:style w:type="paragraph" w:styleId="affc">
    <w:name w:val="caption"/>
    <w:basedOn w:val="a2"/>
    <w:next w:val="a2"/>
    <w:link w:val="Charf8"/>
    <w:uiPriority w:val="35"/>
    <w:unhideWhenUsed/>
    <w:qFormat/>
    <w:rsid w:val="00BF7D08"/>
    <w:rPr>
      <w:b/>
      <w:bCs/>
      <w:sz w:val="20"/>
      <w:szCs w:val="20"/>
    </w:rPr>
  </w:style>
  <w:style w:type="character" w:styleId="affd">
    <w:name w:val="Hyperlink"/>
    <w:basedOn w:val="a3"/>
    <w:uiPriority w:val="99"/>
    <w:unhideWhenUsed/>
    <w:rsid w:val="00BF7D08"/>
    <w:rPr>
      <w:color w:val="0000FF" w:themeColor="hyperlink"/>
      <w:u w:val="single"/>
    </w:rPr>
  </w:style>
  <w:style w:type="character" w:customStyle="1" w:styleId="fntk058">
    <w:name w:val="fnt_k058"/>
    <w:basedOn w:val="a3"/>
    <w:rsid w:val="00BF7D08"/>
    <w:rPr>
      <w:rFonts w:ascii="굴림" w:hAnsi="굴림" w:hint="default"/>
      <w:color w:val="000000"/>
      <w:sz w:val="20"/>
      <w:szCs w:val="20"/>
    </w:rPr>
  </w:style>
  <w:style w:type="character" w:customStyle="1" w:styleId="equiv">
    <w:name w:val="equiv"/>
    <w:basedOn w:val="a3"/>
    <w:rsid w:val="00BF7D08"/>
  </w:style>
  <w:style w:type="character" w:styleId="affe">
    <w:name w:val="annotation reference"/>
    <w:basedOn w:val="a3"/>
    <w:uiPriority w:val="99"/>
    <w:unhideWhenUsed/>
    <w:rsid w:val="00BF7D08"/>
    <w:rPr>
      <w:sz w:val="18"/>
      <w:szCs w:val="18"/>
    </w:rPr>
  </w:style>
  <w:style w:type="paragraph" w:styleId="afff">
    <w:name w:val="Revision"/>
    <w:hidden/>
    <w:uiPriority w:val="99"/>
    <w:semiHidden/>
    <w:rsid w:val="00324557"/>
    <w:pPr>
      <w:spacing w:after="0" w:line="240" w:lineRule="auto"/>
      <w:jc w:val="left"/>
    </w:pPr>
    <w:rPr>
      <w:rFonts w:ascii="Calibri" w:eastAsia="맑은 고딕" w:hAnsi="Calibri" w:cs="Arial"/>
      <w:kern w:val="0"/>
      <w:sz w:val="22"/>
    </w:rPr>
  </w:style>
  <w:style w:type="table" w:styleId="afff0">
    <w:name w:val="Table Grid"/>
    <w:basedOn w:val="a4"/>
    <w:rsid w:val="00B85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1">
    <w:name w:val="FollowedHyperlink"/>
    <w:basedOn w:val="a3"/>
    <w:unhideWhenUsed/>
    <w:rsid w:val="0014041B"/>
    <w:rPr>
      <w:color w:val="800080" w:themeColor="followedHyperlink"/>
      <w:u w:val="single"/>
    </w:rPr>
  </w:style>
  <w:style w:type="character" w:customStyle="1" w:styleId="Charf8">
    <w:name w:val="캡션 Char"/>
    <w:link w:val="affc"/>
    <w:uiPriority w:val="35"/>
    <w:locked/>
    <w:rsid w:val="006C49E9"/>
    <w:rPr>
      <w:rFonts w:ascii="Calibri" w:eastAsia="맑은 고딕" w:hAnsi="Calibri" w:cs="Arial"/>
      <w:b/>
      <w:bCs/>
      <w:kern w:val="0"/>
      <w:szCs w:val="20"/>
    </w:rPr>
  </w:style>
  <w:style w:type="numbering" w:customStyle="1" w:styleId="12">
    <w:name w:val="목록 없음1"/>
    <w:next w:val="a5"/>
    <w:semiHidden/>
    <w:unhideWhenUsed/>
    <w:rsid w:val="00235837"/>
  </w:style>
  <w:style w:type="paragraph" w:customStyle="1" w:styleId="afterpagebreak">
    <w:name w:val="after page break"/>
    <w:rsid w:val="00235837"/>
    <w:pPr>
      <w:spacing w:after="0" w:line="240" w:lineRule="auto"/>
      <w:jc w:val="left"/>
    </w:pPr>
    <w:rPr>
      <w:rFonts w:ascii="Times New Roman" w:eastAsia="Times New Roman" w:hAnsi="Times New Roman" w:cs="Times New Roman"/>
      <w:noProof/>
      <w:kern w:val="0"/>
      <w:sz w:val="4"/>
      <w:szCs w:val="20"/>
    </w:rPr>
  </w:style>
  <w:style w:type="paragraph" w:customStyle="1" w:styleId="Figuretext">
    <w:name w:val="Figure text"/>
    <w:next w:val="a2"/>
    <w:autoRedefine/>
    <w:rsid w:val="00235837"/>
    <w:pPr>
      <w:spacing w:after="0" w:line="240" w:lineRule="auto"/>
      <w:jc w:val="center"/>
    </w:pPr>
    <w:rPr>
      <w:rFonts w:ascii="Arial" w:eastAsia="바탕체" w:hAnsi="Arial" w:cs="Times New Roman"/>
      <w:noProof/>
      <w:kern w:val="0"/>
      <w:sz w:val="24"/>
      <w:szCs w:val="20"/>
    </w:rPr>
  </w:style>
  <w:style w:type="paragraph" w:customStyle="1" w:styleId="120">
    <w:name w:val="12"/>
    <w:basedOn w:val="a2"/>
    <w:rsid w:val="00235837"/>
    <w:rPr>
      <w:rFonts w:ascii="Arial" w:eastAsia="Times New Roman" w:hAnsi="Arial" w:cs="Times New Roman"/>
      <w:szCs w:val="20"/>
      <w:lang w:val="en-GB"/>
    </w:rPr>
  </w:style>
  <w:style w:type="paragraph" w:customStyle="1" w:styleId="Messtab">
    <w:name w:val="Mess_tab"/>
    <w:basedOn w:val="a2"/>
    <w:link w:val="MesstabChar"/>
    <w:rsid w:val="00235837"/>
    <w:pPr>
      <w:spacing w:before="20" w:after="20"/>
      <w:ind w:left="57"/>
    </w:pPr>
    <w:rPr>
      <w:rFonts w:ascii="Helvetica" w:eastAsia="바탕" w:hAnsi="Helvetica" w:cs="Helvetica"/>
      <w:sz w:val="20"/>
      <w:szCs w:val="20"/>
      <w:lang w:val="de-DE"/>
    </w:rPr>
  </w:style>
  <w:style w:type="paragraph" w:customStyle="1" w:styleId="Table1">
    <w:name w:val="Table1"/>
    <w:basedOn w:val="a2"/>
    <w:rsid w:val="00235837"/>
    <w:pPr>
      <w:spacing w:before="120" w:after="120"/>
    </w:pPr>
    <w:rPr>
      <w:rFonts w:ascii="Helvetica" w:eastAsia="바탕" w:hAnsi="Helvetica" w:cs="Helvetica"/>
      <w:sz w:val="18"/>
      <w:szCs w:val="18"/>
      <w:lang w:val="de-DE"/>
    </w:rPr>
  </w:style>
  <w:style w:type="paragraph" w:customStyle="1" w:styleId="Text0pt">
    <w:name w:val="Text_0pt"/>
    <w:basedOn w:val="a2"/>
    <w:rsid w:val="00235837"/>
    <w:pPr>
      <w:ind w:left="284" w:right="284"/>
      <w:jc w:val="both"/>
    </w:pPr>
    <w:rPr>
      <w:rFonts w:ascii="Helvetica" w:eastAsia="바탕" w:hAnsi="Helvetica" w:cs="Helvetica"/>
      <w:lang w:val="en-GB"/>
    </w:rPr>
  </w:style>
  <w:style w:type="paragraph" w:customStyle="1" w:styleId="Bild">
    <w:name w:val="Bild"/>
    <w:basedOn w:val="a2"/>
    <w:next w:val="a2"/>
    <w:rsid w:val="00235837"/>
    <w:pPr>
      <w:keepNext/>
      <w:keepLines/>
      <w:pBdr>
        <w:top w:val="single" w:sz="4" w:space="2" w:color="auto" w:shadow="1"/>
        <w:left w:val="single" w:sz="4" w:space="0" w:color="auto" w:shadow="1"/>
        <w:bottom w:val="single" w:sz="4" w:space="2" w:color="auto" w:shadow="1"/>
        <w:right w:val="single" w:sz="4" w:space="0" w:color="auto" w:shadow="1"/>
      </w:pBdr>
      <w:spacing w:after="60"/>
      <w:jc w:val="center"/>
    </w:pPr>
    <w:rPr>
      <w:rFonts w:ascii="Arial" w:eastAsia="Times New Roman" w:hAnsi="Arial" w:cs="Times New Roman"/>
      <w:szCs w:val="20"/>
      <w:lang w:val="de-DE"/>
    </w:rPr>
  </w:style>
  <w:style w:type="paragraph" w:customStyle="1" w:styleId="13">
    <w:name w:val="스타일1"/>
    <w:basedOn w:val="35"/>
    <w:autoRedefine/>
    <w:rsid w:val="00235837"/>
    <w:pPr>
      <w:widowControl w:val="0"/>
      <w:tabs>
        <w:tab w:val="left" w:pos="1100"/>
        <w:tab w:val="right" w:leader="dot" w:pos="10337"/>
      </w:tabs>
      <w:wordWrap w:val="0"/>
      <w:ind w:leftChars="0" w:left="220"/>
    </w:pPr>
    <w:rPr>
      <w:rFonts w:ascii="Arial" w:eastAsia="굴림" w:hAnsi="Arial" w:cs="Times New Roman"/>
      <w:noProof/>
      <w:kern w:val="2"/>
      <w:szCs w:val="20"/>
    </w:rPr>
  </w:style>
  <w:style w:type="paragraph" w:customStyle="1" w:styleId="2a">
    <w:name w:val="목차2"/>
    <w:basedOn w:val="a2"/>
    <w:rsid w:val="00235837"/>
    <w:pPr>
      <w:widowControl w:val="0"/>
      <w:wordWrap w:val="0"/>
      <w:jc w:val="both"/>
    </w:pPr>
    <w:rPr>
      <w:rFonts w:ascii="Arial" w:eastAsia="굴림" w:hAnsi="Arial" w:cs="Times New Roman"/>
      <w:b/>
      <w:kern w:val="2"/>
      <w:szCs w:val="20"/>
    </w:rPr>
  </w:style>
  <w:style w:type="paragraph" w:customStyle="1" w:styleId="infoblueChar">
    <w:name w:val="infoblue Char"/>
    <w:basedOn w:val="a2"/>
    <w:link w:val="infoblueCharChar"/>
    <w:rsid w:val="00235837"/>
    <w:pPr>
      <w:spacing w:before="240" w:after="120" w:line="240" w:lineRule="atLeast"/>
      <w:ind w:left="765"/>
    </w:pPr>
    <w:rPr>
      <w:rFonts w:ascii="Times New Roman" w:eastAsia="바탕" w:hAnsi="Times New Roman" w:cs="Times New Roman"/>
      <w:i/>
      <w:iCs/>
      <w:color w:val="0000FF"/>
      <w:sz w:val="20"/>
      <w:szCs w:val="20"/>
    </w:rPr>
  </w:style>
  <w:style w:type="character" w:customStyle="1" w:styleId="infoblueCharChar">
    <w:name w:val="infoblue Char Char"/>
    <w:link w:val="infoblueChar"/>
    <w:rsid w:val="00235837"/>
    <w:rPr>
      <w:rFonts w:ascii="Times New Roman" w:eastAsia="바탕" w:hAnsi="Times New Roman" w:cs="Times New Roman"/>
      <w:i/>
      <w:iCs/>
      <w:color w:val="0000FF"/>
      <w:kern w:val="0"/>
      <w:szCs w:val="20"/>
    </w:rPr>
  </w:style>
  <w:style w:type="character" w:styleId="afff2">
    <w:name w:val="footnote reference"/>
    <w:semiHidden/>
    <w:rsid w:val="00235837"/>
    <w:rPr>
      <w:vertAlign w:val="superscript"/>
    </w:rPr>
  </w:style>
  <w:style w:type="paragraph" w:customStyle="1" w:styleId="Normal-Tab">
    <w:name w:val="Normal-Tab"/>
    <w:basedOn w:val="a2"/>
    <w:next w:val="a2"/>
    <w:rsid w:val="00235837"/>
    <w:pPr>
      <w:keepNext/>
    </w:pPr>
    <w:rPr>
      <w:rFonts w:ascii="Arial" w:eastAsia="Times New Roman" w:hAnsi="Arial" w:cs="Times New Roman"/>
      <w:szCs w:val="20"/>
    </w:rPr>
  </w:style>
  <w:style w:type="paragraph" w:customStyle="1" w:styleId="SPEC">
    <w:name w:val="SPEC"/>
    <w:basedOn w:val="a2"/>
    <w:rsid w:val="00235837"/>
    <w:pPr>
      <w:suppressLineNumbers/>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20"/>
        <w:tab w:val="left" w:pos="8784"/>
        <w:tab w:val="left" w:pos="9216"/>
      </w:tabs>
      <w:spacing w:after="240" w:line="312" w:lineRule="atLeast"/>
    </w:pPr>
    <w:rPr>
      <w:rFonts w:ascii="Times New Roman" w:eastAsia="Times New Roman" w:hAnsi="Times New Roman" w:cs="Times New Roman"/>
      <w:szCs w:val="20"/>
      <w:lang w:val="en-GB"/>
    </w:rPr>
  </w:style>
  <w:style w:type="paragraph" w:customStyle="1" w:styleId="Normalindent">
    <w:name w:val="Normal_indent"/>
    <w:basedOn w:val="a2"/>
    <w:rsid w:val="00235837"/>
    <w:pPr>
      <w:tabs>
        <w:tab w:val="num" w:pos="360"/>
      </w:tabs>
      <w:ind w:left="360" w:hanging="360"/>
    </w:pPr>
    <w:rPr>
      <w:rFonts w:ascii="Helvetica" w:eastAsia="Times New Roman" w:hAnsi="Helvetica" w:cs="Times New Roman"/>
      <w:szCs w:val="20"/>
      <w:lang w:val="en-GB"/>
    </w:rPr>
  </w:style>
  <w:style w:type="paragraph" w:customStyle="1" w:styleId="Normalblue">
    <w:name w:val="Normal_blue"/>
    <w:basedOn w:val="a2"/>
    <w:rsid w:val="00235837"/>
    <w:pPr>
      <w:autoSpaceDE w:val="0"/>
      <w:autoSpaceDN w:val="0"/>
    </w:pPr>
    <w:rPr>
      <w:rFonts w:ascii="Times New Roman" w:eastAsia="Times New Roman" w:hAnsi="Times New Roman" w:cs="Times New Roman"/>
      <w:color w:val="0000FF"/>
      <w:sz w:val="20"/>
      <w:szCs w:val="20"/>
      <w:lang w:eastAsia="en-US"/>
    </w:rPr>
  </w:style>
  <w:style w:type="character" w:styleId="afff3">
    <w:name w:val="Strong"/>
    <w:qFormat/>
    <w:rsid w:val="00235837"/>
    <w:rPr>
      <w:b/>
      <w:bCs/>
    </w:rPr>
  </w:style>
  <w:style w:type="character" w:styleId="afff4">
    <w:name w:val="Emphasis"/>
    <w:qFormat/>
    <w:rsid w:val="00235837"/>
    <w:rPr>
      <w:i/>
      <w:iCs/>
    </w:rPr>
  </w:style>
  <w:style w:type="character" w:styleId="HTML1">
    <w:name w:val="HTML Typewriter"/>
    <w:rsid w:val="00235837"/>
    <w:rPr>
      <w:rFonts w:ascii="Courier New" w:eastAsia="바탕" w:hAnsi="Courier New" w:cs="Courier New"/>
      <w:sz w:val="20"/>
      <w:szCs w:val="20"/>
    </w:rPr>
  </w:style>
  <w:style w:type="character" w:customStyle="1" w:styleId="mw-headline">
    <w:name w:val="mw-headline"/>
    <w:basedOn w:val="a3"/>
    <w:rsid w:val="00235837"/>
  </w:style>
  <w:style w:type="table" w:customStyle="1" w:styleId="14">
    <w:name w:val="표 구분선1"/>
    <w:basedOn w:val="a4"/>
    <w:next w:val="afff0"/>
    <w:rsid w:val="00235837"/>
    <w:pPr>
      <w:widowControl w:val="0"/>
      <w:adjustRightInd w:val="0"/>
      <w:snapToGrid w:val="0"/>
      <w:spacing w:after="0" w:line="360" w:lineRule="atLeast"/>
      <w:jc w:val="left"/>
      <w:textAlignment w:val="baseline"/>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표준 + 굴림"/>
    <w:aliases w:val="왼쪽,줄 간격: 최소 12 pt"/>
    <w:basedOn w:val="a2"/>
    <w:rsid w:val="00235837"/>
    <w:pPr>
      <w:widowControl w:val="0"/>
      <w:adjustRightInd w:val="0"/>
      <w:snapToGrid w:val="0"/>
      <w:spacing w:line="240" w:lineRule="atLeast"/>
      <w:textAlignment w:val="baseline"/>
    </w:pPr>
    <w:rPr>
      <w:rFonts w:ascii="굴림" w:eastAsia="굴림" w:hAnsi="굴림" w:cs="Times New Roman"/>
      <w:szCs w:val="20"/>
      <w:lang w:val="en-AU"/>
    </w:rPr>
  </w:style>
  <w:style w:type="paragraph" w:customStyle="1" w:styleId="ESBody">
    <w:name w:val="ES Body"/>
    <w:basedOn w:val="a2"/>
    <w:link w:val="ESBodyChar"/>
    <w:rsid w:val="00235837"/>
    <w:pPr>
      <w:spacing w:before="40" w:after="40"/>
      <w:jc w:val="both"/>
    </w:pPr>
    <w:rPr>
      <w:rFonts w:ascii="Arial" w:eastAsia="돋움" w:hAnsi="Arial" w:cs="Times New Roman"/>
      <w:szCs w:val="20"/>
    </w:rPr>
  </w:style>
  <w:style w:type="character" w:customStyle="1" w:styleId="ESBodyChar">
    <w:name w:val="ES Body Char"/>
    <w:link w:val="ESBody"/>
    <w:rsid w:val="00235837"/>
    <w:rPr>
      <w:rFonts w:ascii="Arial" w:eastAsia="돋움" w:hAnsi="Arial" w:cs="Times New Roman"/>
      <w:kern w:val="0"/>
      <w:sz w:val="22"/>
      <w:szCs w:val="20"/>
    </w:rPr>
  </w:style>
  <w:style w:type="paragraph" w:customStyle="1" w:styleId="SL1">
    <w:name w:val="SL 제목1"/>
    <w:basedOn w:val="a2"/>
    <w:rsid w:val="00235837"/>
    <w:pPr>
      <w:numPr>
        <w:numId w:val="14"/>
      </w:numPr>
    </w:pPr>
    <w:rPr>
      <w:rFonts w:ascii="HY헤드라인M" w:eastAsia="HY헤드라인M" w:hAnsi="굴림체" w:cs="Times New Roman"/>
      <w:kern w:val="2"/>
      <w:lang w:val="en-GB"/>
    </w:rPr>
  </w:style>
  <w:style w:type="paragraph" w:customStyle="1" w:styleId="SL2">
    <w:name w:val="SL 제목2"/>
    <w:basedOn w:val="a2"/>
    <w:rsid w:val="00235837"/>
    <w:pPr>
      <w:numPr>
        <w:ilvl w:val="1"/>
        <w:numId w:val="14"/>
      </w:numPr>
    </w:pPr>
    <w:rPr>
      <w:rFonts w:ascii="HY헤드라인M" w:eastAsia="HY헤드라인M" w:hAnsi="굴림체" w:cs="Times New Roman"/>
      <w:kern w:val="2"/>
      <w:lang w:val="en-GB"/>
    </w:rPr>
  </w:style>
  <w:style w:type="paragraph" w:customStyle="1" w:styleId="SL3">
    <w:name w:val="SL 제목3"/>
    <w:basedOn w:val="a2"/>
    <w:link w:val="SL3Char"/>
    <w:rsid w:val="00235837"/>
    <w:pPr>
      <w:numPr>
        <w:ilvl w:val="2"/>
        <w:numId w:val="14"/>
      </w:numPr>
    </w:pPr>
    <w:rPr>
      <w:rFonts w:ascii="HY헤드라인M" w:eastAsia="HY헤드라인M" w:hAnsi="굴림체" w:cs="Times New Roman"/>
      <w:kern w:val="2"/>
      <w:lang w:val="en-GB" w:eastAsia="x-none"/>
    </w:rPr>
  </w:style>
  <w:style w:type="paragraph" w:customStyle="1" w:styleId="practice">
    <w:name w:val="practice"/>
    <w:rsid w:val="00235837"/>
    <w:pPr>
      <w:spacing w:after="0" w:line="240" w:lineRule="auto"/>
      <w:jc w:val="left"/>
    </w:pPr>
    <w:rPr>
      <w:rFonts w:ascii="맑은 고딕" w:eastAsia="맑은 고딕" w:hAnsi="맑은 고딕" w:cs="Times New Roman"/>
      <w:sz w:val="24"/>
      <w:szCs w:val="24"/>
      <w:lang w:eastAsia="en-US"/>
    </w:rPr>
  </w:style>
  <w:style w:type="paragraph" w:customStyle="1" w:styleId="TableText">
    <w:name w:val="TableText"/>
    <w:rsid w:val="00235837"/>
    <w:pPr>
      <w:spacing w:before="100" w:after="100" w:line="240" w:lineRule="auto"/>
      <w:jc w:val="left"/>
    </w:pPr>
    <w:rPr>
      <w:rFonts w:ascii="Arial" w:eastAsia="바탕체" w:hAnsi="Arial" w:cs="Times New Roman"/>
    </w:rPr>
  </w:style>
  <w:style w:type="paragraph" w:customStyle="1" w:styleId="afff6">
    <w:name w:val="바탕글"/>
    <w:rsid w:val="0023583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pPr>
    <w:rPr>
      <w:rFonts w:ascii="돋움체" w:eastAsia="돋움체" w:hAnsi="맑은 고딕" w:cs="Times New Roman"/>
      <w:color w:val="000000"/>
    </w:rPr>
  </w:style>
  <w:style w:type="paragraph" w:customStyle="1" w:styleId="SL11">
    <w:name w:val="SL 본문1"/>
    <w:basedOn w:val="a2"/>
    <w:link w:val="SL1Char"/>
    <w:rsid w:val="00235837"/>
    <w:pPr>
      <w:widowControl w:val="0"/>
      <w:wordWrap w:val="0"/>
      <w:autoSpaceDE w:val="0"/>
      <w:autoSpaceDN w:val="0"/>
      <w:ind w:leftChars="300" w:left="400"/>
      <w:jc w:val="both"/>
    </w:pPr>
    <w:rPr>
      <w:rFonts w:ascii="맑은 고딕" w:eastAsia="굴림" w:hAnsi="맑은 고딕" w:cs="Times New Roman"/>
      <w:kern w:val="2"/>
      <w:sz w:val="20"/>
    </w:rPr>
  </w:style>
  <w:style w:type="numbering" w:styleId="111111">
    <w:name w:val="Outline List 2"/>
    <w:basedOn w:val="a5"/>
    <w:rsid w:val="00235837"/>
    <w:pPr>
      <w:numPr>
        <w:numId w:val="15"/>
      </w:numPr>
    </w:pPr>
  </w:style>
  <w:style w:type="paragraph" w:customStyle="1" w:styleId="SL21">
    <w:name w:val="SL 본문2"/>
    <w:basedOn w:val="SL11"/>
    <w:link w:val="SL2Char"/>
    <w:qFormat/>
    <w:rsid w:val="00235837"/>
    <w:pPr>
      <w:spacing w:before="120" w:after="120" w:line="360" w:lineRule="auto"/>
      <w:ind w:leftChars="150" w:left="300"/>
    </w:pPr>
    <w:rPr>
      <w:rFonts w:ascii="Arial" w:hAnsi="Arial" w:cs="Arial"/>
    </w:rPr>
  </w:style>
  <w:style w:type="paragraph" w:customStyle="1" w:styleId="SL31">
    <w:name w:val="SL 본문3"/>
    <w:basedOn w:val="practice"/>
    <w:link w:val="SL3Char0"/>
    <w:rsid w:val="00235837"/>
    <w:pPr>
      <w:spacing w:before="120"/>
      <w:ind w:leftChars="700" w:left="700"/>
    </w:pPr>
    <w:rPr>
      <w:rFonts w:ascii="Arial" w:eastAsia="굴림" w:hAnsi="Arial"/>
      <w:sz w:val="20"/>
      <w:lang w:eastAsia="ko-KR"/>
    </w:rPr>
  </w:style>
  <w:style w:type="character" w:customStyle="1" w:styleId="SL3Char">
    <w:name w:val="SL 제목3 Char"/>
    <w:link w:val="SL3"/>
    <w:rsid w:val="00235837"/>
    <w:rPr>
      <w:rFonts w:ascii="HY헤드라인M" w:eastAsia="HY헤드라인M" w:hAnsi="굴림체" w:cs="Times New Roman"/>
      <w:sz w:val="22"/>
      <w:lang w:val="en-GB" w:eastAsia="x-none"/>
    </w:rPr>
  </w:style>
  <w:style w:type="paragraph" w:customStyle="1" w:styleId="2b">
    <w:name w:val="표준 들여쓰기2"/>
    <w:basedOn w:val="a2"/>
    <w:rsid w:val="00235837"/>
    <w:pPr>
      <w:widowControl w:val="0"/>
      <w:wordWrap w:val="0"/>
      <w:overflowPunct w:val="0"/>
      <w:autoSpaceDE w:val="0"/>
      <w:autoSpaceDN w:val="0"/>
      <w:adjustRightInd w:val="0"/>
      <w:ind w:leftChars="300" w:left="708" w:right="-17"/>
      <w:jc w:val="both"/>
      <w:textAlignment w:val="baseline"/>
    </w:pPr>
    <w:rPr>
      <w:rFonts w:ascii="Times New Roman" w:eastAsia="바탕체" w:hAnsi="Times New Roman" w:cs="Times New Roman"/>
      <w:kern w:val="2"/>
      <w:sz w:val="20"/>
      <w:lang w:val="fr-FR"/>
    </w:rPr>
  </w:style>
  <w:style w:type="paragraph" w:customStyle="1" w:styleId="15">
    <w:name w:val="제목1본문"/>
    <w:basedOn w:val="a2"/>
    <w:rsid w:val="00235837"/>
    <w:pPr>
      <w:widowControl w:val="0"/>
      <w:wordWrap w:val="0"/>
      <w:autoSpaceDE w:val="0"/>
      <w:autoSpaceDN w:val="0"/>
      <w:ind w:leftChars="150" w:left="150"/>
      <w:jc w:val="both"/>
    </w:pPr>
    <w:rPr>
      <w:rFonts w:ascii="맑은 고딕" w:hAnsi="맑은 고딕" w:cs="Times New Roman"/>
      <w:kern w:val="2"/>
      <w:sz w:val="20"/>
    </w:rPr>
  </w:style>
  <w:style w:type="paragraph" w:customStyle="1" w:styleId="39">
    <w:name w:val="제목3_본문"/>
    <w:basedOn w:val="a2"/>
    <w:rsid w:val="00235837"/>
    <w:pPr>
      <w:widowControl w:val="0"/>
      <w:wordWrap w:val="0"/>
      <w:autoSpaceDE w:val="0"/>
      <w:autoSpaceDN w:val="0"/>
      <w:ind w:leftChars="450" w:left="450"/>
      <w:jc w:val="both"/>
    </w:pPr>
    <w:rPr>
      <w:rFonts w:ascii="맑은 고딕" w:hAnsi="맑은 고딕" w:cs="Times New Roman"/>
      <w:kern w:val="2"/>
      <w:sz w:val="20"/>
    </w:rPr>
  </w:style>
  <w:style w:type="paragraph" w:customStyle="1" w:styleId="2c">
    <w:name w:val="제목2_본문"/>
    <w:basedOn w:val="a2"/>
    <w:rsid w:val="00235837"/>
    <w:pPr>
      <w:widowControl w:val="0"/>
      <w:wordWrap w:val="0"/>
      <w:autoSpaceDE w:val="0"/>
      <w:autoSpaceDN w:val="0"/>
      <w:ind w:leftChars="300" w:left="300"/>
      <w:jc w:val="both"/>
    </w:pPr>
    <w:rPr>
      <w:rFonts w:ascii="맑은 고딕" w:hAnsi="맑은 고딕" w:cs="Times New Roman"/>
      <w:kern w:val="2"/>
      <w:sz w:val="20"/>
      <w:lang w:val="fr-FR"/>
    </w:rPr>
  </w:style>
  <w:style w:type="paragraph" w:customStyle="1" w:styleId="16">
    <w:name w:val="표준 들여쓰기1"/>
    <w:basedOn w:val="a2"/>
    <w:rsid w:val="00235837"/>
    <w:pPr>
      <w:widowControl w:val="0"/>
      <w:wordWrap w:val="0"/>
      <w:overflowPunct w:val="0"/>
      <w:autoSpaceDE w:val="0"/>
      <w:autoSpaceDN w:val="0"/>
      <w:adjustRightInd w:val="0"/>
      <w:ind w:leftChars="300" w:left="708" w:right="-17"/>
      <w:jc w:val="both"/>
      <w:textAlignment w:val="baseline"/>
    </w:pPr>
    <w:rPr>
      <w:rFonts w:ascii="Times New Roman" w:eastAsia="바탕체" w:hAnsi="Times New Roman" w:cs="Times New Roman"/>
      <w:kern w:val="2"/>
      <w:sz w:val="20"/>
      <w:lang w:val="fr-FR"/>
    </w:rPr>
  </w:style>
  <w:style w:type="numbering" w:customStyle="1" w:styleId="Spec1">
    <w:name w:val="Spec_1"/>
    <w:uiPriority w:val="99"/>
    <w:rsid w:val="00235837"/>
    <w:pPr>
      <w:numPr>
        <w:numId w:val="16"/>
      </w:numPr>
    </w:pPr>
  </w:style>
  <w:style w:type="paragraph" w:customStyle="1" w:styleId="DSpec1">
    <w:name w:val="DSpec_1"/>
    <w:basedOn w:val="SL21"/>
    <w:link w:val="DSpec1Char"/>
    <w:qFormat/>
    <w:rsid w:val="00235837"/>
    <w:pPr>
      <w:numPr>
        <w:numId w:val="17"/>
      </w:numPr>
      <w:ind w:leftChars="0" w:left="0"/>
    </w:pPr>
    <w:rPr>
      <w:sz w:val="28"/>
      <w:szCs w:val="28"/>
    </w:rPr>
  </w:style>
  <w:style w:type="paragraph" w:customStyle="1" w:styleId="DSpec2">
    <w:name w:val="DSpec_2"/>
    <w:basedOn w:val="SL21"/>
    <w:link w:val="DSpec2Char"/>
    <w:qFormat/>
    <w:rsid w:val="00235837"/>
    <w:pPr>
      <w:numPr>
        <w:ilvl w:val="1"/>
        <w:numId w:val="17"/>
      </w:numPr>
      <w:ind w:leftChars="0" w:left="0"/>
    </w:pPr>
  </w:style>
  <w:style w:type="character" w:customStyle="1" w:styleId="SL1Char">
    <w:name w:val="SL 본문1 Char"/>
    <w:link w:val="SL11"/>
    <w:rsid w:val="00235837"/>
    <w:rPr>
      <w:rFonts w:ascii="맑은 고딕" w:eastAsia="굴림" w:hAnsi="맑은 고딕" w:cs="Times New Roman"/>
    </w:rPr>
  </w:style>
  <w:style w:type="character" w:customStyle="1" w:styleId="SL2Char">
    <w:name w:val="SL 본문2 Char"/>
    <w:link w:val="SL21"/>
    <w:rsid w:val="00235837"/>
    <w:rPr>
      <w:rFonts w:ascii="Arial" w:eastAsia="굴림" w:hAnsi="Arial" w:cs="Arial"/>
    </w:rPr>
  </w:style>
  <w:style w:type="character" w:customStyle="1" w:styleId="DSpec1Char">
    <w:name w:val="DSpec_1 Char"/>
    <w:basedOn w:val="SL2Char"/>
    <w:link w:val="DSpec1"/>
    <w:rsid w:val="00235837"/>
    <w:rPr>
      <w:rFonts w:ascii="Arial" w:eastAsia="굴림" w:hAnsi="Arial" w:cs="Arial"/>
      <w:sz w:val="28"/>
      <w:szCs w:val="28"/>
    </w:rPr>
  </w:style>
  <w:style w:type="paragraph" w:customStyle="1" w:styleId="DSped3">
    <w:name w:val="DSped3"/>
    <w:basedOn w:val="SL21"/>
    <w:link w:val="DSped3Char"/>
    <w:qFormat/>
    <w:rsid w:val="00235837"/>
    <w:pPr>
      <w:numPr>
        <w:ilvl w:val="2"/>
        <w:numId w:val="17"/>
      </w:numPr>
      <w:tabs>
        <w:tab w:val="clear" w:pos="709"/>
        <w:tab w:val="left" w:pos="1560"/>
      </w:tabs>
      <w:ind w:leftChars="425" w:left="850" w:firstLine="0"/>
    </w:pPr>
    <w:rPr>
      <w:rFonts w:ascii="HY헤드라인M" w:eastAsia="HY헤드라인M"/>
    </w:rPr>
  </w:style>
  <w:style w:type="character" w:customStyle="1" w:styleId="DSpec2Char">
    <w:name w:val="DSpec_2 Char"/>
    <w:basedOn w:val="SL2Char"/>
    <w:link w:val="DSpec2"/>
    <w:rsid w:val="00235837"/>
    <w:rPr>
      <w:rFonts w:ascii="Arial" w:eastAsia="굴림" w:hAnsi="Arial" w:cs="Arial"/>
    </w:rPr>
  </w:style>
  <w:style w:type="paragraph" w:customStyle="1" w:styleId="DSpec4">
    <w:name w:val="DSpec4"/>
    <w:basedOn w:val="SL21"/>
    <w:link w:val="DSpec4Char"/>
    <w:qFormat/>
    <w:rsid w:val="00235837"/>
    <w:pPr>
      <w:numPr>
        <w:ilvl w:val="3"/>
        <w:numId w:val="17"/>
      </w:numPr>
      <w:tabs>
        <w:tab w:val="left" w:pos="993"/>
      </w:tabs>
      <w:ind w:left="1151"/>
    </w:pPr>
  </w:style>
  <w:style w:type="character" w:customStyle="1" w:styleId="DSped3Char">
    <w:name w:val="DSped3 Char"/>
    <w:link w:val="DSped3"/>
    <w:rsid w:val="00235837"/>
    <w:rPr>
      <w:rFonts w:ascii="HY헤드라인M" w:eastAsia="HY헤드라인M" w:hAnsi="Arial" w:cs="Arial"/>
    </w:rPr>
  </w:style>
  <w:style w:type="paragraph" w:customStyle="1" w:styleId="DSpec5">
    <w:name w:val="DSpec5"/>
    <w:basedOn w:val="SL21"/>
    <w:link w:val="DSpec5Char"/>
    <w:qFormat/>
    <w:rsid w:val="00235837"/>
    <w:pPr>
      <w:numPr>
        <w:ilvl w:val="4"/>
        <w:numId w:val="17"/>
      </w:numPr>
      <w:tabs>
        <w:tab w:val="clear" w:pos="992"/>
        <w:tab w:val="left" w:pos="1276"/>
      </w:tabs>
      <w:ind w:left="442" w:hanging="142"/>
    </w:pPr>
    <w:rPr>
      <w:rFonts w:eastAsia="Arial"/>
    </w:rPr>
  </w:style>
  <w:style w:type="character" w:customStyle="1" w:styleId="DSpec4Char">
    <w:name w:val="DSpec4 Char"/>
    <w:basedOn w:val="SL2Char"/>
    <w:link w:val="DSpec4"/>
    <w:rsid w:val="00235837"/>
    <w:rPr>
      <w:rFonts w:ascii="Arial" w:eastAsia="굴림" w:hAnsi="Arial" w:cs="Arial"/>
    </w:rPr>
  </w:style>
  <w:style w:type="character" w:customStyle="1" w:styleId="DSpec5Char">
    <w:name w:val="DSpec5 Char"/>
    <w:link w:val="DSpec5"/>
    <w:rsid w:val="00235837"/>
    <w:rPr>
      <w:rFonts w:ascii="Arial" w:eastAsia="Arial" w:hAnsi="Arial" w:cs="Arial"/>
    </w:rPr>
  </w:style>
  <w:style w:type="paragraph" w:customStyle="1" w:styleId="DSpec3">
    <w:name w:val="DSpec3"/>
    <w:basedOn w:val="DSped3"/>
    <w:link w:val="DSpec3Char"/>
    <w:qFormat/>
    <w:rsid w:val="00235837"/>
    <w:pPr>
      <w:tabs>
        <w:tab w:val="clear" w:pos="1560"/>
        <w:tab w:val="left" w:pos="1134"/>
      </w:tabs>
      <w:ind w:leftChars="100" w:left="200" w:firstLineChars="50" w:firstLine="100"/>
    </w:pPr>
    <w:rPr>
      <w:rFonts w:ascii="Arial" w:eastAsia="굴림"/>
    </w:rPr>
  </w:style>
  <w:style w:type="paragraph" w:customStyle="1" w:styleId="17">
    <w:name w:val="표1"/>
    <w:basedOn w:val="a2"/>
    <w:link w:val="1Char0"/>
    <w:qFormat/>
    <w:rsid w:val="00235837"/>
    <w:pPr>
      <w:widowControl w:val="0"/>
      <w:wordWrap w:val="0"/>
      <w:autoSpaceDE w:val="0"/>
      <w:autoSpaceDN w:val="0"/>
      <w:jc w:val="center"/>
    </w:pPr>
    <w:rPr>
      <w:rFonts w:ascii="Arial Unicode MS" w:eastAsia="Arial Unicode MS" w:hAnsi="Arial Unicode MS" w:cs="Arial Unicode MS"/>
      <w:w w:val="99"/>
      <w:kern w:val="2"/>
      <w:sz w:val="20"/>
    </w:rPr>
  </w:style>
  <w:style w:type="character" w:customStyle="1" w:styleId="DSpec3Char">
    <w:name w:val="DSpec3 Char"/>
    <w:link w:val="DSpec3"/>
    <w:rsid w:val="00235837"/>
    <w:rPr>
      <w:rFonts w:ascii="Arial" w:eastAsia="굴림" w:hAnsi="Arial" w:cs="Arial"/>
    </w:rPr>
  </w:style>
  <w:style w:type="paragraph" w:customStyle="1" w:styleId="afff7">
    <w:name w:val="표제목"/>
    <w:basedOn w:val="17"/>
    <w:link w:val="Charf9"/>
    <w:qFormat/>
    <w:rsid w:val="00235837"/>
  </w:style>
  <w:style w:type="character" w:customStyle="1" w:styleId="1Char0">
    <w:name w:val="표1 Char"/>
    <w:link w:val="17"/>
    <w:rsid w:val="00235837"/>
    <w:rPr>
      <w:rFonts w:ascii="Arial Unicode MS" w:eastAsia="Arial Unicode MS" w:hAnsi="Arial Unicode MS" w:cs="Arial Unicode MS"/>
      <w:w w:val="99"/>
    </w:rPr>
  </w:style>
  <w:style w:type="paragraph" w:customStyle="1" w:styleId="afff8">
    <w:name w:val="그림제목"/>
    <w:basedOn w:val="SL21"/>
    <w:link w:val="Charfa"/>
    <w:qFormat/>
    <w:rsid w:val="00235837"/>
    <w:pPr>
      <w:ind w:leftChars="0" w:left="0"/>
      <w:jc w:val="center"/>
    </w:pPr>
  </w:style>
  <w:style w:type="character" w:customStyle="1" w:styleId="Charf9">
    <w:name w:val="표제목 Char"/>
    <w:basedOn w:val="1Char0"/>
    <w:link w:val="afff7"/>
    <w:rsid w:val="00235837"/>
    <w:rPr>
      <w:rFonts w:ascii="Arial Unicode MS" w:eastAsia="Arial Unicode MS" w:hAnsi="Arial Unicode MS" w:cs="Arial Unicode MS"/>
      <w:w w:val="99"/>
    </w:rPr>
  </w:style>
  <w:style w:type="character" w:customStyle="1" w:styleId="Charfa">
    <w:name w:val="그림제목 Char"/>
    <w:basedOn w:val="SL2Char"/>
    <w:link w:val="afff8"/>
    <w:rsid w:val="00235837"/>
    <w:rPr>
      <w:rFonts w:ascii="Arial" w:eastAsia="굴림" w:hAnsi="Arial" w:cs="Arial"/>
    </w:rPr>
  </w:style>
  <w:style w:type="paragraph" w:customStyle="1" w:styleId="SNV0">
    <w:name w:val="SNV_표"/>
    <w:basedOn w:val="a2"/>
    <w:qFormat/>
    <w:rsid w:val="00235837"/>
    <w:pPr>
      <w:jc w:val="center"/>
    </w:pPr>
    <w:rPr>
      <w:rFonts w:ascii="Arial" w:eastAsia="굴림" w:hAnsi="Arial" w:cs="굴림"/>
      <w:color w:val="000000"/>
      <w:sz w:val="16"/>
      <w:szCs w:val="18"/>
    </w:rPr>
  </w:style>
  <w:style w:type="paragraph" w:customStyle="1" w:styleId="SNV">
    <w:name w:val="SNV_내용"/>
    <w:basedOn w:val="SL21"/>
    <w:link w:val="SNVChar"/>
    <w:qFormat/>
    <w:rsid w:val="00235837"/>
    <w:pPr>
      <w:numPr>
        <w:numId w:val="18"/>
      </w:numPr>
      <w:ind w:leftChars="0" w:left="0"/>
    </w:pPr>
    <w:rPr>
      <w:rFonts w:eastAsia="HY헤드라인M"/>
    </w:rPr>
  </w:style>
  <w:style w:type="paragraph" w:customStyle="1" w:styleId="SNV1">
    <w:name w:val="SNV_세부"/>
    <w:basedOn w:val="SNV"/>
    <w:link w:val="SNVChar0"/>
    <w:qFormat/>
    <w:rsid w:val="00235837"/>
    <w:pPr>
      <w:numPr>
        <w:numId w:val="0"/>
      </w:numPr>
      <w:ind w:leftChars="150" w:left="300"/>
    </w:pPr>
  </w:style>
  <w:style w:type="character" w:customStyle="1" w:styleId="SNVChar">
    <w:name w:val="SNV_내용 Char"/>
    <w:link w:val="SNV"/>
    <w:rsid w:val="00235837"/>
    <w:rPr>
      <w:rFonts w:ascii="Arial" w:eastAsia="HY헤드라인M" w:hAnsi="Arial" w:cs="Arial"/>
    </w:rPr>
  </w:style>
  <w:style w:type="character" w:customStyle="1" w:styleId="SNVChar0">
    <w:name w:val="SNV_세부 Char"/>
    <w:basedOn w:val="SNVChar"/>
    <w:link w:val="SNV1"/>
    <w:rsid w:val="00235837"/>
    <w:rPr>
      <w:rFonts w:ascii="Arial" w:eastAsia="HY헤드라인M" w:hAnsi="Arial" w:cs="Arial"/>
    </w:rPr>
  </w:style>
  <w:style w:type="paragraph" w:customStyle="1" w:styleId="SL">
    <w:name w:val="SL본문"/>
    <w:basedOn w:val="aa"/>
    <w:qFormat/>
    <w:rsid w:val="00235837"/>
    <w:pPr>
      <w:spacing w:before="120" w:after="120" w:line="276" w:lineRule="auto"/>
      <w:ind w:right="0"/>
    </w:pPr>
    <w:rPr>
      <w:rFonts w:ascii="맑은 고딕" w:eastAsia="맑은 고딕" w:hAnsi="맑은 고딕"/>
      <w:sz w:val="20"/>
    </w:rPr>
  </w:style>
  <w:style w:type="numbering" w:customStyle="1" w:styleId="110">
    <w:name w:val="목록 없음11"/>
    <w:next w:val="a5"/>
    <w:semiHidden/>
    <w:rsid w:val="00235837"/>
  </w:style>
  <w:style w:type="paragraph" w:customStyle="1" w:styleId="TableHeader">
    <w:name w:val="Table Header"/>
    <w:basedOn w:val="Table"/>
    <w:link w:val="TableHeaderChar"/>
    <w:rsid w:val="00235837"/>
    <w:pPr>
      <w:shd w:val="pct25" w:color="C0C0C0" w:fill="auto"/>
      <w:spacing w:line="240" w:lineRule="auto"/>
    </w:pPr>
    <w:rPr>
      <w:b/>
      <w:iCs/>
    </w:rPr>
  </w:style>
  <w:style w:type="paragraph" w:customStyle="1" w:styleId="Table">
    <w:name w:val="Table"/>
    <w:link w:val="TableChar"/>
    <w:rsid w:val="00235837"/>
    <w:pPr>
      <w:keepNext/>
      <w:keepLines/>
      <w:spacing w:after="0" w:line="264" w:lineRule="auto"/>
      <w:ind w:left="57" w:right="57"/>
      <w:jc w:val="left"/>
    </w:pPr>
    <w:rPr>
      <w:rFonts w:ascii="Arial" w:eastAsia="바탕" w:hAnsi="Arial" w:cs="Arial"/>
      <w:kern w:val="0"/>
      <w:szCs w:val="20"/>
      <w:lang w:val="en-GB"/>
    </w:rPr>
  </w:style>
  <w:style w:type="paragraph" w:customStyle="1" w:styleId="Text6pt">
    <w:name w:val="Text_6pt"/>
    <w:basedOn w:val="a2"/>
    <w:rsid w:val="00235837"/>
    <w:pPr>
      <w:spacing w:after="120"/>
      <w:ind w:left="284" w:right="284"/>
      <w:jc w:val="both"/>
    </w:pPr>
    <w:rPr>
      <w:rFonts w:ascii="Helvetica" w:eastAsia="바탕" w:hAnsi="Helvetica" w:cs="Times New Roman"/>
      <w:szCs w:val="20"/>
      <w:lang w:val="en-GB"/>
    </w:rPr>
  </w:style>
  <w:style w:type="paragraph" w:customStyle="1" w:styleId="TableHeaderService">
    <w:name w:val="Table Header (Service)"/>
    <w:basedOn w:val="TableHeader"/>
    <w:link w:val="TableHeaderServiceChar"/>
    <w:rsid w:val="00235837"/>
    <w:pPr>
      <w:spacing w:before="20" w:after="20"/>
      <w:ind w:left="113"/>
    </w:pPr>
    <w:rPr>
      <w:b w:val="0"/>
      <w:bCs/>
    </w:rPr>
  </w:style>
  <w:style w:type="paragraph" w:customStyle="1" w:styleId="TableService">
    <w:name w:val="Table (Service)"/>
    <w:basedOn w:val="Table"/>
    <w:rsid w:val="00235837"/>
    <w:pPr>
      <w:spacing w:before="20" w:after="20" w:line="240" w:lineRule="auto"/>
      <w:ind w:left="113"/>
    </w:pPr>
    <w:rPr>
      <w:bCs/>
    </w:rPr>
  </w:style>
  <w:style w:type="paragraph" w:customStyle="1" w:styleId="TableTitle">
    <w:name w:val="Table Title"/>
    <w:basedOn w:val="a2"/>
    <w:next w:val="a2"/>
    <w:rsid w:val="00235837"/>
    <w:pPr>
      <w:spacing w:before="120" w:after="360"/>
      <w:jc w:val="center"/>
    </w:pPr>
    <w:rPr>
      <w:rFonts w:ascii="Arial" w:eastAsia="바탕" w:hAnsi="Arial"/>
      <w:bCs/>
      <w:szCs w:val="20"/>
      <w:lang w:val="en-GB"/>
    </w:rPr>
  </w:style>
  <w:style w:type="paragraph" w:customStyle="1" w:styleId="UnderlineBoldHelv11">
    <w:name w:val="UnderlineBoldHelv11"/>
    <w:basedOn w:val="a2"/>
    <w:rsid w:val="00235837"/>
    <w:pPr>
      <w:keepNext/>
      <w:keepLines/>
      <w:spacing w:before="240" w:after="120"/>
      <w:ind w:left="284" w:right="284"/>
      <w:jc w:val="both"/>
    </w:pPr>
    <w:rPr>
      <w:rFonts w:ascii="Helvetica" w:eastAsia="바탕" w:hAnsi="Helvetica" w:cs="Times New Roman"/>
      <w:b/>
      <w:szCs w:val="20"/>
      <w:u w:val="single"/>
      <w:lang w:val="en-GB"/>
    </w:rPr>
  </w:style>
  <w:style w:type="paragraph" w:customStyle="1" w:styleId="BoldUnderlineHelv11">
    <w:name w:val="BoldUnderlineHelv11"/>
    <w:basedOn w:val="Text6pt"/>
    <w:next w:val="Text6pt"/>
    <w:rsid w:val="00235837"/>
    <w:pPr>
      <w:keepNext/>
      <w:keepLines/>
      <w:spacing w:before="360"/>
    </w:pPr>
    <w:rPr>
      <w:b/>
      <w:u w:val="single"/>
    </w:rPr>
  </w:style>
  <w:style w:type="paragraph" w:customStyle="1" w:styleId="Formula">
    <w:name w:val="Formula"/>
    <w:basedOn w:val="Text6pt"/>
    <w:rsid w:val="00235837"/>
    <w:pPr>
      <w:spacing w:before="120"/>
      <w:ind w:left="567"/>
    </w:pPr>
    <w:rPr>
      <w:b/>
    </w:rPr>
  </w:style>
  <w:style w:type="paragraph" w:customStyle="1" w:styleId="KursivHelv11">
    <w:name w:val="KursivHelv11"/>
    <w:basedOn w:val="Text6pt"/>
    <w:next w:val="Text6pt"/>
    <w:rsid w:val="00235837"/>
    <w:pPr>
      <w:keepNext/>
      <w:keepLines/>
      <w:spacing w:before="120"/>
    </w:pPr>
    <w:rPr>
      <w:i/>
    </w:rPr>
  </w:style>
  <w:style w:type="paragraph" w:customStyle="1" w:styleId="Tabellenabsatz">
    <w:name w:val="Tabellenabsatz"/>
    <w:basedOn w:val="a2"/>
    <w:rsid w:val="00235837"/>
    <w:pPr>
      <w:jc w:val="center"/>
    </w:pPr>
    <w:rPr>
      <w:rFonts w:ascii="Times New Roman" w:eastAsia="바탕" w:hAnsi="Times New Roman" w:cs="Times New Roman"/>
      <w:sz w:val="20"/>
      <w:szCs w:val="20"/>
      <w:lang w:val="en-GB"/>
    </w:rPr>
  </w:style>
  <w:style w:type="paragraph" w:customStyle="1" w:styleId="TabEnd">
    <w:name w:val="TabEnd"/>
    <w:basedOn w:val="TabRow"/>
    <w:next w:val="Text6pt"/>
    <w:rsid w:val="00235837"/>
    <w:pPr>
      <w:keepNext w:val="0"/>
      <w:keepLines w:val="0"/>
    </w:pPr>
  </w:style>
  <w:style w:type="paragraph" w:customStyle="1" w:styleId="TabRow">
    <w:name w:val="TabRow"/>
    <w:basedOn w:val="a2"/>
    <w:rsid w:val="00235837"/>
    <w:pPr>
      <w:keepNext/>
      <w:keepLines/>
      <w:jc w:val="center"/>
    </w:pPr>
    <w:rPr>
      <w:rFonts w:ascii="Helvetica" w:eastAsia="바탕" w:hAnsi="Helvetica" w:cs="Times New Roman"/>
      <w:sz w:val="18"/>
      <w:szCs w:val="20"/>
      <w:lang w:val="en-GB"/>
    </w:rPr>
  </w:style>
  <w:style w:type="paragraph" w:customStyle="1" w:styleId="TabHeading">
    <w:name w:val="TabHeading"/>
    <w:basedOn w:val="a2"/>
    <w:next w:val="TabRow"/>
    <w:rsid w:val="00235837"/>
    <w:pPr>
      <w:keepNext/>
      <w:keepLines/>
      <w:jc w:val="center"/>
    </w:pPr>
    <w:rPr>
      <w:rFonts w:ascii="Helvetica" w:eastAsia="바탕" w:hAnsi="Helvetica" w:cs="Times New Roman"/>
      <w:szCs w:val="20"/>
      <w:lang w:val="en-GB"/>
    </w:rPr>
  </w:style>
  <w:style w:type="paragraph" w:customStyle="1" w:styleId="TabTitle">
    <w:name w:val="TabTitle"/>
    <w:basedOn w:val="Text6pt"/>
    <w:next w:val="Text6pt"/>
    <w:rsid w:val="00235837"/>
    <w:pPr>
      <w:keepNext/>
      <w:keepLines/>
      <w:spacing w:before="360" w:after="240"/>
    </w:pPr>
    <w:rPr>
      <w:b/>
      <w:u w:val="single"/>
    </w:rPr>
  </w:style>
  <w:style w:type="paragraph" w:customStyle="1" w:styleId="Text">
    <w:name w:val="Text"/>
    <w:basedOn w:val="a2"/>
    <w:rsid w:val="00235837"/>
    <w:pPr>
      <w:ind w:left="284" w:right="284"/>
    </w:pPr>
    <w:rPr>
      <w:rFonts w:ascii="Helvetica" w:eastAsia="바탕" w:hAnsi="Helvetica" w:cs="Times New Roman"/>
      <w:szCs w:val="20"/>
      <w:lang w:val="de-DE"/>
    </w:rPr>
  </w:style>
  <w:style w:type="paragraph" w:customStyle="1" w:styleId="UnderlineHelv11">
    <w:name w:val="UnderlineHelv11"/>
    <w:basedOn w:val="Text6pt"/>
    <w:next w:val="Text6pt"/>
    <w:rsid w:val="00235837"/>
    <w:pPr>
      <w:keepNext/>
      <w:keepLines/>
      <w:spacing w:before="240"/>
    </w:pPr>
    <w:rPr>
      <w:u w:val="single"/>
    </w:rPr>
  </w:style>
  <w:style w:type="paragraph" w:customStyle="1" w:styleId="ChapterTitle">
    <w:name w:val="ChapterTitle"/>
    <w:basedOn w:val="a2"/>
    <w:rsid w:val="00235837"/>
    <w:pPr>
      <w:spacing w:before="3600"/>
      <w:jc w:val="center"/>
    </w:pPr>
    <w:rPr>
      <w:rFonts w:ascii="Helvetica" w:eastAsia="바탕" w:hAnsi="Helvetica" w:cs="Times New Roman"/>
      <w:b/>
      <w:sz w:val="40"/>
      <w:szCs w:val="20"/>
      <w:lang w:val="en-GB"/>
    </w:rPr>
  </w:style>
  <w:style w:type="paragraph" w:customStyle="1" w:styleId="Standard520">
    <w:name w:val="Standard (5/20)"/>
    <w:basedOn w:val="a2"/>
    <w:rsid w:val="00235837"/>
    <w:pPr>
      <w:tabs>
        <w:tab w:val="left" w:pos="2269"/>
      </w:tabs>
      <w:ind w:left="1418" w:hanging="1134"/>
    </w:pPr>
    <w:rPr>
      <w:rFonts w:ascii="Arial" w:eastAsia="바탕" w:hAnsi="Arial" w:cs="Times New Roman"/>
      <w:sz w:val="20"/>
      <w:szCs w:val="20"/>
    </w:rPr>
  </w:style>
  <w:style w:type="paragraph" w:customStyle="1" w:styleId="Standard510">
    <w:name w:val="Standard (5/10)"/>
    <w:basedOn w:val="a2"/>
    <w:rsid w:val="00235837"/>
    <w:pPr>
      <w:ind w:left="851" w:hanging="567"/>
    </w:pPr>
    <w:rPr>
      <w:rFonts w:ascii="Helvetica" w:eastAsia="바탕" w:hAnsi="Helvetica" w:cs="Times New Roman"/>
      <w:sz w:val="20"/>
      <w:szCs w:val="20"/>
      <w:lang w:val="de-DE"/>
    </w:rPr>
  </w:style>
  <w:style w:type="paragraph" w:customStyle="1" w:styleId="Figure">
    <w:name w:val="Figure"/>
    <w:next w:val="TableTitle"/>
    <w:link w:val="FigureChar"/>
    <w:rsid w:val="00235837"/>
    <w:pPr>
      <w:spacing w:before="240" w:after="240" w:line="240" w:lineRule="auto"/>
      <w:jc w:val="center"/>
    </w:pPr>
    <w:rPr>
      <w:rFonts w:ascii="Helvetica" w:eastAsia="바탕" w:hAnsi="Helvetica" w:cs="Times New Roman"/>
      <w:kern w:val="0"/>
      <w:szCs w:val="20"/>
      <w:lang w:val="en-GB" w:eastAsia="en-US"/>
    </w:rPr>
  </w:style>
  <w:style w:type="paragraph" w:customStyle="1" w:styleId="Einzug25">
    <w:name w:val="Einzug 25"/>
    <w:basedOn w:val="a2"/>
    <w:rsid w:val="00235837"/>
    <w:pPr>
      <w:ind w:left="1418" w:hanging="1134"/>
      <w:jc w:val="both"/>
    </w:pPr>
    <w:rPr>
      <w:rFonts w:ascii="Helvetica" w:eastAsia="바탕" w:hAnsi="Helvetica" w:cs="Times New Roman"/>
      <w:sz w:val="20"/>
      <w:szCs w:val="20"/>
      <w:lang w:val="de-DE" w:eastAsia="en-US"/>
    </w:rPr>
  </w:style>
  <w:style w:type="paragraph" w:customStyle="1" w:styleId="Einzug10">
    <w:name w:val="Einzug 10"/>
    <w:basedOn w:val="a2"/>
    <w:rsid w:val="00235837"/>
    <w:pPr>
      <w:ind w:left="567" w:hanging="283"/>
      <w:jc w:val="both"/>
    </w:pPr>
    <w:rPr>
      <w:rFonts w:ascii="Helvetica" w:eastAsia="바탕" w:hAnsi="Helvetica" w:cs="Times New Roman"/>
      <w:sz w:val="20"/>
      <w:szCs w:val="20"/>
      <w:lang w:val="de-DE" w:eastAsia="en-US"/>
    </w:rPr>
  </w:style>
  <w:style w:type="paragraph" w:customStyle="1" w:styleId="font5">
    <w:name w:val="font5"/>
    <w:basedOn w:val="a2"/>
    <w:rsid w:val="00235837"/>
    <w:pPr>
      <w:spacing w:before="100" w:beforeAutospacing="1" w:after="100" w:afterAutospacing="1"/>
    </w:pPr>
    <w:rPr>
      <w:rFonts w:ascii="돋움" w:eastAsia="돋움" w:hAnsi="돋움" w:cs="Times New Roman" w:hint="eastAsia"/>
      <w:sz w:val="16"/>
      <w:szCs w:val="16"/>
    </w:rPr>
  </w:style>
  <w:style w:type="paragraph" w:customStyle="1" w:styleId="font6">
    <w:name w:val="font6"/>
    <w:basedOn w:val="a2"/>
    <w:rsid w:val="00235837"/>
    <w:pPr>
      <w:spacing w:before="100" w:beforeAutospacing="1" w:after="100" w:afterAutospacing="1"/>
    </w:pPr>
    <w:rPr>
      <w:rFonts w:ascii="Verdana" w:eastAsia="바탕" w:hAnsi="Verdana" w:cs="Times New Roman"/>
      <w:sz w:val="20"/>
      <w:szCs w:val="20"/>
    </w:rPr>
  </w:style>
  <w:style w:type="paragraph" w:customStyle="1" w:styleId="xl24">
    <w:name w:val="xl24"/>
    <w:basedOn w:val="a2"/>
    <w:rsid w:val="00235837"/>
    <w:pPr>
      <w:pBdr>
        <w:top w:val="double" w:sz="6" w:space="0" w:color="auto"/>
        <w:left w:val="single" w:sz="4" w:space="0" w:color="auto"/>
        <w:bottom w:val="double" w:sz="6"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25">
    <w:name w:val="xl25"/>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26">
    <w:name w:val="xl26"/>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27">
    <w:name w:val="xl27"/>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바탕" w:hAnsi="Verdana" w:cs="Times New Roman"/>
      <w:sz w:val="20"/>
      <w:szCs w:val="20"/>
    </w:rPr>
  </w:style>
  <w:style w:type="paragraph" w:customStyle="1" w:styleId="xl28">
    <w:name w:val="xl28"/>
    <w:basedOn w:val="a2"/>
    <w:rsid w:val="00235837"/>
    <w:pPr>
      <w:pBdr>
        <w:top w:val="single" w:sz="4" w:space="0" w:color="auto"/>
        <w:left w:val="single" w:sz="4" w:space="0" w:color="auto"/>
        <w:bottom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29">
    <w:name w:val="xl29"/>
    <w:basedOn w:val="a2"/>
    <w:rsid w:val="00235837"/>
    <w:pPr>
      <w:pBdr>
        <w:top w:val="double" w:sz="6" w:space="0" w:color="auto"/>
        <w:left w:val="single" w:sz="8" w:space="0" w:color="auto"/>
        <w:bottom w:val="double" w:sz="6"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30">
    <w:name w:val="xl30"/>
    <w:basedOn w:val="a2"/>
    <w:rsid w:val="00235837"/>
    <w:pPr>
      <w:pBdr>
        <w:top w:val="single" w:sz="4" w:space="0" w:color="auto"/>
        <w:bottom w:val="single" w:sz="4" w:space="0" w:color="auto"/>
      </w:pBdr>
      <w:spacing w:before="100" w:beforeAutospacing="1" w:after="100" w:afterAutospacing="1"/>
      <w:jc w:val="center"/>
      <w:textAlignment w:val="center"/>
    </w:pPr>
    <w:rPr>
      <w:rFonts w:ascii="Verdana" w:eastAsia="바탕" w:hAnsi="Verdana" w:cs="Times New Roman"/>
      <w:color w:val="FF0000"/>
      <w:sz w:val="20"/>
      <w:szCs w:val="20"/>
    </w:rPr>
  </w:style>
  <w:style w:type="paragraph" w:customStyle="1" w:styleId="xl31">
    <w:name w:val="xl31"/>
    <w:basedOn w:val="a2"/>
    <w:rsid w:val="00235837"/>
    <w:pPr>
      <w:pBdr>
        <w:top w:val="single" w:sz="4" w:space="0" w:color="auto"/>
        <w:left w:val="single" w:sz="4" w:space="0" w:color="auto"/>
        <w:bottom w:val="single" w:sz="4" w:space="0" w:color="auto"/>
      </w:pBdr>
      <w:spacing w:before="100" w:beforeAutospacing="1" w:after="100" w:afterAutospacing="1"/>
      <w:jc w:val="center"/>
      <w:textAlignment w:val="center"/>
    </w:pPr>
    <w:rPr>
      <w:rFonts w:ascii="Verdana" w:eastAsia="바탕" w:hAnsi="Verdana" w:cs="Times New Roman"/>
      <w:color w:val="FF0000"/>
      <w:sz w:val="20"/>
      <w:szCs w:val="20"/>
    </w:rPr>
  </w:style>
  <w:style w:type="paragraph" w:customStyle="1" w:styleId="xl32">
    <w:name w:val="xl32"/>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color w:val="FF0000"/>
      <w:sz w:val="20"/>
      <w:szCs w:val="20"/>
    </w:rPr>
  </w:style>
  <w:style w:type="paragraph" w:customStyle="1" w:styleId="xl33">
    <w:name w:val="xl33"/>
    <w:basedOn w:val="a2"/>
    <w:rsid w:val="00235837"/>
    <w:pPr>
      <w:pBdr>
        <w:top w:val="double" w:sz="6" w:space="0" w:color="auto"/>
        <w:bottom w:val="double" w:sz="6" w:space="0" w:color="auto"/>
      </w:pBdr>
      <w:spacing w:before="100" w:beforeAutospacing="1" w:after="100" w:afterAutospacing="1"/>
      <w:jc w:val="center"/>
      <w:textAlignment w:val="center"/>
    </w:pPr>
    <w:rPr>
      <w:rFonts w:ascii="Verdana" w:eastAsia="바탕" w:hAnsi="Verdana" w:cs="Times New Roman"/>
      <w:color w:val="FF0000"/>
      <w:sz w:val="20"/>
      <w:szCs w:val="20"/>
    </w:rPr>
  </w:style>
  <w:style w:type="paragraph" w:customStyle="1" w:styleId="xl34">
    <w:name w:val="xl34"/>
    <w:basedOn w:val="a2"/>
    <w:rsid w:val="00235837"/>
    <w:pPr>
      <w:pBdr>
        <w:top w:val="double" w:sz="6"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35">
    <w:name w:val="xl35"/>
    <w:basedOn w:val="a2"/>
    <w:rsid w:val="00235837"/>
    <w:pPr>
      <w:pBdr>
        <w:top w:val="double" w:sz="6" w:space="0" w:color="auto"/>
        <w:left w:val="single" w:sz="4" w:space="0" w:color="auto"/>
        <w:bottom w:val="double" w:sz="6"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36">
    <w:name w:val="xl36"/>
    <w:basedOn w:val="a2"/>
    <w:rsid w:val="00235837"/>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37">
    <w:name w:val="xl37"/>
    <w:basedOn w:val="a2"/>
    <w:rsid w:val="00235837"/>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color w:val="FF0000"/>
      <w:sz w:val="20"/>
      <w:szCs w:val="20"/>
    </w:rPr>
  </w:style>
  <w:style w:type="paragraph" w:customStyle="1" w:styleId="xl38">
    <w:name w:val="xl38"/>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바탕" w:hAnsi="Verdana" w:cs="Times New Roman"/>
      <w:color w:val="FF0000"/>
      <w:sz w:val="20"/>
      <w:szCs w:val="20"/>
    </w:rPr>
  </w:style>
  <w:style w:type="paragraph" w:customStyle="1" w:styleId="xl39">
    <w:name w:val="xl39"/>
    <w:basedOn w:val="a2"/>
    <w:rsid w:val="00235837"/>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40">
    <w:name w:val="xl40"/>
    <w:basedOn w:val="a2"/>
    <w:rsid w:val="00235837"/>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erdana" w:eastAsia="바탕" w:hAnsi="Verdana" w:cs="Times New Roman"/>
      <w:sz w:val="20"/>
      <w:szCs w:val="20"/>
    </w:rPr>
  </w:style>
  <w:style w:type="paragraph" w:customStyle="1" w:styleId="xl41">
    <w:name w:val="xl41"/>
    <w:basedOn w:val="a2"/>
    <w:rsid w:val="002358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erdana" w:eastAsia="바탕" w:hAnsi="Verdana" w:cs="Times New Roman"/>
      <w:sz w:val="20"/>
      <w:szCs w:val="20"/>
    </w:rPr>
  </w:style>
  <w:style w:type="paragraph" w:customStyle="1" w:styleId="numration12">
    <w:name w:val="numration 12"/>
    <w:basedOn w:val="a2"/>
    <w:rsid w:val="00235837"/>
    <w:pPr>
      <w:keepLines/>
      <w:overflowPunct w:val="0"/>
      <w:autoSpaceDE w:val="0"/>
      <w:autoSpaceDN w:val="0"/>
      <w:adjustRightInd w:val="0"/>
      <w:ind w:left="708" w:right="-17" w:hanging="340"/>
      <w:jc w:val="both"/>
      <w:textAlignment w:val="baseline"/>
    </w:pPr>
    <w:rPr>
      <w:rFonts w:ascii="Times New Roman" w:eastAsia="바탕체" w:hAnsi="Times New Roman" w:cs="Times New Roman"/>
      <w:sz w:val="20"/>
      <w:szCs w:val="20"/>
      <w:lang w:val="fr-FR"/>
    </w:rPr>
  </w:style>
  <w:style w:type="paragraph" w:customStyle="1" w:styleId="DieFormatvorlagehat000">
    <w:name w:val="Die Formatvorlage hat000"/>
    <w:basedOn w:val="a2"/>
    <w:rsid w:val="00235837"/>
    <w:pPr>
      <w:overflowPunct w:val="0"/>
      <w:autoSpaceDE w:val="0"/>
      <w:autoSpaceDN w:val="0"/>
      <w:adjustRightInd w:val="0"/>
      <w:ind w:left="57" w:right="57"/>
      <w:jc w:val="both"/>
      <w:textAlignment w:val="baseline"/>
    </w:pPr>
    <w:rPr>
      <w:rFonts w:ascii="Arial" w:eastAsia="바탕체" w:hAnsi="Arial" w:cs="Times New Roman"/>
      <w:szCs w:val="20"/>
      <w:lang w:val="en-GB"/>
    </w:rPr>
  </w:style>
  <w:style w:type="paragraph" w:customStyle="1" w:styleId="910">
    <w:name w:val="목차 91"/>
    <w:basedOn w:val="a2"/>
    <w:rsid w:val="00235837"/>
    <w:pPr>
      <w:tabs>
        <w:tab w:val="left" w:leader="dot" w:pos="8280"/>
        <w:tab w:val="right" w:pos="8640"/>
      </w:tabs>
      <w:overflowPunct w:val="0"/>
      <w:autoSpaceDE w:val="0"/>
      <w:autoSpaceDN w:val="0"/>
      <w:adjustRightInd w:val="0"/>
      <w:ind w:left="5760" w:right="720"/>
      <w:jc w:val="both"/>
      <w:textAlignment w:val="baseline"/>
    </w:pPr>
    <w:rPr>
      <w:rFonts w:ascii="New York" w:eastAsia="바탕체" w:hAnsi="New York" w:cs="Times New Roman"/>
      <w:sz w:val="20"/>
      <w:szCs w:val="20"/>
      <w:lang w:val="fr-FR"/>
    </w:rPr>
  </w:style>
  <w:style w:type="paragraph" w:customStyle="1" w:styleId="9pt">
    <w:name w:val="표준 + 9 pt"/>
    <w:aliases w:val="가운데,오른쪽:  -0.05 cm"/>
    <w:basedOn w:val="a2"/>
    <w:rsid w:val="00235837"/>
    <w:pPr>
      <w:overflowPunct w:val="0"/>
      <w:autoSpaceDE w:val="0"/>
      <w:autoSpaceDN w:val="0"/>
      <w:adjustRightInd w:val="0"/>
      <w:ind w:right="-28"/>
      <w:jc w:val="center"/>
      <w:textAlignment w:val="baseline"/>
    </w:pPr>
    <w:rPr>
      <w:rFonts w:ascii="Arial" w:eastAsia="바탕체" w:hAnsi="Arial" w:cs="Times New Roman"/>
      <w:sz w:val="18"/>
      <w:szCs w:val="20"/>
      <w:lang w:val="en-GB"/>
    </w:rPr>
  </w:style>
  <w:style w:type="paragraph" w:customStyle="1" w:styleId="911">
    <w:name w:val="색인 91"/>
    <w:basedOn w:val="a2"/>
    <w:next w:val="a2"/>
    <w:rsid w:val="00235837"/>
    <w:pPr>
      <w:tabs>
        <w:tab w:val="right" w:pos="4175"/>
      </w:tabs>
      <w:ind w:left="1800" w:hanging="200"/>
      <w:jc w:val="both"/>
    </w:pPr>
    <w:rPr>
      <w:rFonts w:ascii="Times New Roman" w:eastAsia="바탕" w:hAnsi="Times New Roman" w:cs="Times New Roman"/>
      <w:sz w:val="18"/>
      <w:szCs w:val="20"/>
      <w:lang w:val="de-DE"/>
    </w:rPr>
  </w:style>
  <w:style w:type="paragraph" w:customStyle="1" w:styleId="22">
    <w:name w:val="스타일2"/>
    <w:basedOn w:val="a2"/>
    <w:link w:val="2Char3"/>
    <w:qFormat/>
    <w:rsid w:val="00235837"/>
    <w:pPr>
      <w:widowControl w:val="0"/>
      <w:numPr>
        <w:numId w:val="19"/>
      </w:numPr>
      <w:autoSpaceDE w:val="0"/>
      <w:autoSpaceDN w:val="0"/>
      <w:adjustRightInd w:val="0"/>
    </w:pPr>
    <w:rPr>
      <w:rFonts w:ascii="Arial" w:eastAsia="굴림체" w:hAnsi="Arial"/>
      <w:kern w:val="2"/>
      <w:szCs w:val="20"/>
    </w:rPr>
  </w:style>
  <w:style w:type="paragraph" w:customStyle="1" w:styleId="31">
    <w:name w:val="스타일3"/>
    <w:basedOn w:val="a2"/>
    <w:rsid w:val="00235837"/>
    <w:pPr>
      <w:widowControl w:val="0"/>
      <w:numPr>
        <w:numId w:val="20"/>
      </w:numPr>
      <w:wordWrap w:val="0"/>
      <w:jc w:val="both"/>
    </w:pPr>
    <w:rPr>
      <w:rFonts w:ascii="Arial" w:eastAsia="굴림체" w:hAnsi="Arial"/>
      <w:kern w:val="2"/>
      <w:szCs w:val="20"/>
    </w:rPr>
  </w:style>
  <w:style w:type="character" w:customStyle="1" w:styleId="MesstabChar">
    <w:name w:val="Mess_tab Char"/>
    <w:link w:val="Messtab"/>
    <w:rsid w:val="00235837"/>
    <w:rPr>
      <w:rFonts w:ascii="Helvetica" w:eastAsia="바탕" w:hAnsi="Helvetica" w:cs="Helvetica"/>
      <w:kern w:val="0"/>
      <w:szCs w:val="20"/>
      <w:lang w:val="de-DE"/>
    </w:rPr>
  </w:style>
  <w:style w:type="character" w:customStyle="1" w:styleId="TableHeaderServiceChar">
    <w:name w:val="Table Header (Service) Char"/>
    <w:link w:val="TableHeaderService"/>
    <w:rsid w:val="00235837"/>
    <w:rPr>
      <w:rFonts w:ascii="Arial" w:eastAsia="바탕" w:hAnsi="Arial" w:cs="Arial"/>
      <w:bCs/>
      <w:iCs/>
      <w:kern w:val="0"/>
      <w:szCs w:val="20"/>
      <w:shd w:val="pct25" w:color="C0C0C0" w:fill="auto"/>
      <w:lang w:val="en-GB"/>
    </w:rPr>
  </w:style>
  <w:style w:type="character" w:customStyle="1" w:styleId="TableChar">
    <w:name w:val="Table Char"/>
    <w:link w:val="Table"/>
    <w:rsid w:val="00235837"/>
    <w:rPr>
      <w:rFonts w:ascii="Arial" w:eastAsia="바탕" w:hAnsi="Arial" w:cs="Arial"/>
      <w:kern w:val="0"/>
      <w:szCs w:val="20"/>
      <w:lang w:val="en-GB"/>
    </w:rPr>
  </w:style>
  <w:style w:type="character" w:customStyle="1" w:styleId="TableHeaderChar">
    <w:name w:val="Table Header Char"/>
    <w:link w:val="TableHeader"/>
    <w:rsid w:val="00235837"/>
    <w:rPr>
      <w:rFonts w:ascii="Arial" w:eastAsia="바탕" w:hAnsi="Arial" w:cs="Arial"/>
      <w:b/>
      <w:iCs/>
      <w:kern w:val="0"/>
      <w:szCs w:val="20"/>
      <w:shd w:val="pct25" w:color="C0C0C0" w:fill="auto"/>
      <w:lang w:val="en-GB"/>
    </w:rPr>
  </w:style>
  <w:style w:type="paragraph" w:customStyle="1" w:styleId="Default">
    <w:name w:val="Default"/>
    <w:rsid w:val="00235837"/>
    <w:pPr>
      <w:widowControl w:val="0"/>
      <w:autoSpaceDE w:val="0"/>
      <w:autoSpaceDN w:val="0"/>
      <w:adjustRightInd w:val="0"/>
      <w:spacing w:after="0" w:line="240" w:lineRule="auto"/>
      <w:jc w:val="left"/>
    </w:pPr>
    <w:rPr>
      <w:rFonts w:ascii="Arial" w:eastAsia="바탕" w:hAnsi="Arial" w:cs="Arial"/>
      <w:color w:val="000000"/>
      <w:kern w:val="0"/>
      <w:sz w:val="24"/>
      <w:szCs w:val="24"/>
    </w:rPr>
  </w:style>
  <w:style w:type="paragraph" w:customStyle="1" w:styleId="SL10">
    <w:name w:val="SL제목1"/>
    <w:basedOn w:val="1"/>
    <w:link w:val="SL1Char0"/>
    <w:qFormat/>
    <w:rsid w:val="00235837"/>
    <w:pPr>
      <w:keepLines w:val="0"/>
      <w:widowControl w:val="0"/>
      <w:numPr>
        <w:numId w:val="21"/>
      </w:numPr>
      <w:wordWrap w:val="0"/>
      <w:autoSpaceDE w:val="0"/>
      <w:autoSpaceDN w:val="0"/>
      <w:spacing w:before="0" w:after="200" w:line="276" w:lineRule="auto"/>
      <w:jc w:val="both"/>
    </w:pPr>
    <w:rPr>
      <w:rFonts w:ascii="맑은 고딕" w:hAnsi="맑은 고딕"/>
      <w:bCs w:val="0"/>
      <w:color w:val="auto"/>
      <w:kern w:val="2"/>
      <w:sz w:val="24"/>
    </w:rPr>
  </w:style>
  <w:style w:type="paragraph" w:customStyle="1" w:styleId="SL20">
    <w:name w:val="SL제목2"/>
    <w:basedOn w:val="21"/>
    <w:link w:val="SL2Char0"/>
    <w:qFormat/>
    <w:rsid w:val="00235837"/>
    <w:pPr>
      <w:keepLines w:val="0"/>
      <w:widowControl w:val="0"/>
      <w:numPr>
        <w:numId w:val="21"/>
      </w:numPr>
      <w:wordWrap w:val="0"/>
      <w:autoSpaceDE w:val="0"/>
      <w:autoSpaceDN w:val="0"/>
      <w:spacing w:before="0" w:after="200" w:line="276" w:lineRule="auto"/>
      <w:jc w:val="both"/>
    </w:pPr>
    <w:rPr>
      <w:rFonts w:ascii="맑은 고딕" w:hAnsi="맑은 고딕"/>
      <w:bCs w:val="0"/>
      <w:color w:val="auto"/>
      <w:kern w:val="2"/>
      <w:sz w:val="22"/>
      <w:szCs w:val="22"/>
    </w:rPr>
  </w:style>
  <w:style w:type="character" w:customStyle="1" w:styleId="Char3">
    <w:name w:val="목록 단락 Char"/>
    <w:link w:val="a1"/>
    <w:uiPriority w:val="34"/>
    <w:rsid w:val="00235837"/>
    <w:rPr>
      <w:rFonts w:ascii="Calibri" w:eastAsia="맑은 고딕" w:hAnsi="Calibri" w:cs="Arial"/>
      <w:kern w:val="0"/>
      <w:sz w:val="22"/>
    </w:rPr>
  </w:style>
  <w:style w:type="character" w:customStyle="1" w:styleId="SL1Char0">
    <w:name w:val="SL제목1 Char"/>
    <w:link w:val="SL10"/>
    <w:rsid w:val="00235837"/>
    <w:rPr>
      <w:rFonts w:ascii="맑은 고딕" w:eastAsia="맑은 고딕" w:hAnsi="맑은 고딕" w:cs="Times New Roman"/>
      <w:b/>
      <w:sz w:val="24"/>
      <w:szCs w:val="28"/>
    </w:rPr>
  </w:style>
  <w:style w:type="paragraph" w:customStyle="1" w:styleId="SL30">
    <w:name w:val="SL제목3"/>
    <w:basedOn w:val="32"/>
    <w:link w:val="SL3Char1"/>
    <w:qFormat/>
    <w:rsid w:val="00235837"/>
    <w:pPr>
      <w:keepLines w:val="0"/>
      <w:widowControl w:val="0"/>
      <w:numPr>
        <w:numId w:val="21"/>
      </w:numPr>
      <w:wordWrap w:val="0"/>
      <w:autoSpaceDE w:val="0"/>
      <w:autoSpaceDN w:val="0"/>
      <w:spacing w:before="0" w:after="200" w:line="276" w:lineRule="auto"/>
      <w:jc w:val="both"/>
    </w:pPr>
    <w:rPr>
      <w:rFonts w:ascii="맑은 고딕" w:hAnsi="맑은 고딕"/>
      <w:bCs w:val="0"/>
      <w:color w:val="auto"/>
      <w:kern w:val="2"/>
      <w:sz w:val="20"/>
      <w:szCs w:val="20"/>
    </w:rPr>
  </w:style>
  <w:style w:type="character" w:customStyle="1" w:styleId="SL2Char0">
    <w:name w:val="SL제목2 Char"/>
    <w:link w:val="SL20"/>
    <w:rsid w:val="00235837"/>
    <w:rPr>
      <w:rFonts w:ascii="맑은 고딕" w:eastAsia="현대하모니 M" w:hAnsi="맑은 고딕" w:cs="Arial"/>
      <w:sz w:val="22"/>
    </w:rPr>
  </w:style>
  <w:style w:type="paragraph" w:customStyle="1" w:styleId="SL4">
    <w:name w:val="SL제목4"/>
    <w:basedOn w:val="41"/>
    <w:link w:val="SL4Char"/>
    <w:qFormat/>
    <w:rsid w:val="00235837"/>
    <w:pPr>
      <w:keepLines w:val="0"/>
      <w:widowControl w:val="0"/>
      <w:numPr>
        <w:numId w:val="21"/>
      </w:numPr>
      <w:wordWrap w:val="0"/>
      <w:autoSpaceDE w:val="0"/>
      <w:autoSpaceDN w:val="0"/>
      <w:spacing w:before="0" w:after="200" w:line="276" w:lineRule="auto"/>
      <w:jc w:val="both"/>
    </w:pPr>
    <w:rPr>
      <w:rFonts w:ascii="맑은 고딕" w:hAnsi="맑은 고딕"/>
      <w:i/>
      <w:iCs w:val="0"/>
      <w:color w:val="auto"/>
      <w:kern w:val="2"/>
      <w:sz w:val="20"/>
      <w:szCs w:val="20"/>
    </w:rPr>
  </w:style>
  <w:style w:type="character" w:customStyle="1" w:styleId="SL3Char1">
    <w:name w:val="SL제목3 Char"/>
    <w:link w:val="SL30"/>
    <w:rsid w:val="00235837"/>
    <w:rPr>
      <w:rFonts w:ascii="맑은 고딕" w:eastAsia="현대하모니 M" w:hAnsi="맑은 고딕" w:cs="Times New Roman"/>
      <w:szCs w:val="20"/>
    </w:rPr>
  </w:style>
  <w:style w:type="character" w:customStyle="1" w:styleId="SL4Char">
    <w:name w:val="SL제목4 Char"/>
    <w:link w:val="SL4"/>
    <w:rsid w:val="00235837"/>
    <w:rPr>
      <w:rFonts w:ascii="맑은 고딕" w:eastAsia="Arial Unicode MS" w:hAnsi="맑은 고딕" w:cs="Arial Unicode MS"/>
      <w:i/>
      <w:noProof/>
      <w:szCs w:val="20"/>
    </w:rPr>
  </w:style>
  <w:style w:type="paragraph" w:customStyle="1" w:styleId="SL5">
    <w:name w:val="SL제목5"/>
    <w:basedOn w:val="51"/>
    <w:link w:val="SL5Char"/>
    <w:qFormat/>
    <w:rsid w:val="00235837"/>
    <w:pPr>
      <w:keepNext/>
      <w:widowControl w:val="0"/>
      <w:numPr>
        <w:ilvl w:val="0"/>
        <w:numId w:val="0"/>
      </w:numPr>
      <w:wordWrap w:val="0"/>
      <w:autoSpaceDE w:val="0"/>
      <w:autoSpaceDN w:val="0"/>
      <w:spacing w:after="200" w:line="276" w:lineRule="auto"/>
      <w:ind w:left="284" w:hanging="284"/>
      <w:jc w:val="both"/>
    </w:pPr>
    <w:rPr>
      <w:rFonts w:ascii="맑은 고딕" w:hAnsi="맑은 고딕" w:cs="Times New Roman"/>
      <w:kern w:val="2"/>
      <w:sz w:val="20"/>
      <w:szCs w:val="20"/>
    </w:rPr>
  </w:style>
  <w:style w:type="character" w:customStyle="1" w:styleId="SL5Char">
    <w:name w:val="SL제목5 Char"/>
    <w:link w:val="SL5"/>
    <w:rsid w:val="00235837"/>
    <w:rPr>
      <w:rFonts w:ascii="맑은 고딕" w:eastAsia="맑은 고딕" w:hAnsi="맑은 고딕" w:cs="Times New Roman"/>
      <w:szCs w:val="20"/>
    </w:rPr>
  </w:style>
  <w:style w:type="table" w:customStyle="1" w:styleId="2d">
    <w:name w:val="표 구분선2"/>
    <w:basedOn w:val="a4"/>
    <w:next w:val="afff0"/>
    <w:uiPriority w:val="59"/>
    <w:rsid w:val="00235837"/>
    <w:pPr>
      <w:spacing w:after="0" w:line="240" w:lineRule="auto"/>
    </w:pPr>
    <w:rPr>
      <w:rFonts w:ascii="맑은 고딕" w:eastAsia="맑은 고딕" w:hAnsi="맑은 고딕"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9">
    <w:name w:val="본문_서식"/>
    <w:link w:val="Charfb"/>
    <w:rsid w:val="00235837"/>
    <w:pPr>
      <w:spacing w:after="0" w:line="240" w:lineRule="auto"/>
      <w:ind w:left="397"/>
      <w:jc w:val="left"/>
    </w:pPr>
    <w:rPr>
      <w:rFonts w:ascii="Arial" w:eastAsia="굴림" w:hAnsi="Arial" w:cs="Times New Roman"/>
      <w:szCs w:val="24"/>
    </w:rPr>
  </w:style>
  <w:style w:type="character" w:customStyle="1" w:styleId="Charfb">
    <w:name w:val="본문_서식 Char"/>
    <w:link w:val="afff9"/>
    <w:rsid w:val="00235837"/>
    <w:rPr>
      <w:rFonts w:ascii="Arial" w:eastAsia="굴림" w:hAnsi="Arial" w:cs="Times New Roman"/>
      <w:szCs w:val="24"/>
    </w:rPr>
  </w:style>
  <w:style w:type="paragraph" w:customStyle="1" w:styleId="322">
    <w:name w:val="스타일 제목 3 + 왼쪽:  2 글자 내어쓰기:  2 글자"/>
    <w:basedOn w:val="32"/>
    <w:rsid w:val="00235837"/>
    <w:pPr>
      <w:keepLines w:val="0"/>
      <w:widowControl w:val="0"/>
      <w:numPr>
        <w:ilvl w:val="0"/>
        <w:numId w:val="0"/>
      </w:numPr>
      <w:wordWrap w:val="0"/>
      <w:autoSpaceDE w:val="0"/>
      <w:autoSpaceDN w:val="0"/>
      <w:spacing w:before="0"/>
      <w:ind w:leftChars="150" w:left="800" w:hangingChars="200" w:hanging="400"/>
      <w:jc w:val="both"/>
    </w:pPr>
    <w:rPr>
      <w:rFonts w:ascii="Arial" w:eastAsia="굴림" w:hAnsi="Arial" w:cs="바탕"/>
      <w:bCs w:val="0"/>
      <w:color w:val="auto"/>
      <w:kern w:val="2"/>
      <w:szCs w:val="20"/>
    </w:rPr>
  </w:style>
  <w:style w:type="paragraph" w:customStyle="1" w:styleId="250">
    <w:name w:val="스타일 본문내용 + 왼쪽:  2.5 글자"/>
    <w:basedOn w:val="a2"/>
    <w:rsid w:val="00235837"/>
    <w:pPr>
      <w:widowControl w:val="0"/>
      <w:wordWrap w:val="0"/>
      <w:autoSpaceDE w:val="0"/>
      <w:autoSpaceDN w:val="0"/>
      <w:ind w:leftChars="250" w:left="500"/>
      <w:jc w:val="both"/>
    </w:pPr>
    <w:rPr>
      <w:rFonts w:ascii="바탕" w:eastAsia="굴림" w:hAnsi="Times New Roman" w:cs="바탕"/>
      <w:kern w:val="2"/>
      <w:szCs w:val="20"/>
    </w:rPr>
  </w:style>
  <w:style w:type="character" w:customStyle="1" w:styleId="SL3Char0">
    <w:name w:val="SL 본문3 Char"/>
    <w:link w:val="SL31"/>
    <w:rsid w:val="00235837"/>
    <w:rPr>
      <w:rFonts w:ascii="Arial" w:eastAsia="굴림" w:hAnsi="Arial" w:cs="Times New Roman"/>
      <w:szCs w:val="24"/>
    </w:rPr>
  </w:style>
  <w:style w:type="character" w:styleId="afffa">
    <w:name w:val="endnote reference"/>
    <w:semiHidden/>
    <w:rsid w:val="00235837"/>
    <w:rPr>
      <w:vertAlign w:val="superscript"/>
    </w:rPr>
  </w:style>
  <w:style w:type="character" w:customStyle="1" w:styleId="2Char3">
    <w:name w:val="스타일2 Char"/>
    <w:link w:val="22"/>
    <w:rsid w:val="00235837"/>
    <w:rPr>
      <w:rFonts w:ascii="Arial" w:eastAsia="굴림체" w:hAnsi="Arial" w:cs="Arial"/>
      <w:sz w:val="22"/>
      <w:szCs w:val="20"/>
    </w:rPr>
  </w:style>
  <w:style w:type="character" w:customStyle="1" w:styleId="apple-style-span">
    <w:name w:val="apple-style-span"/>
    <w:basedOn w:val="a3"/>
    <w:rsid w:val="00235837"/>
  </w:style>
  <w:style w:type="character" w:customStyle="1" w:styleId="apple-converted-space">
    <w:name w:val="apple-converted-space"/>
    <w:basedOn w:val="a3"/>
    <w:rsid w:val="00235837"/>
  </w:style>
  <w:style w:type="character" w:styleId="afffb">
    <w:name w:val="Placeholder Text"/>
    <w:basedOn w:val="a3"/>
    <w:uiPriority w:val="99"/>
    <w:semiHidden/>
    <w:rsid w:val="00235837"/>
    <w:rPr>
      <w:color w:val="808080"/>
    </w:rPr>
  </w:style>
  <w:style w:type="numbering" w:customStyle="1" w:styleId="2e">
    <w:name w:val="목록 없음2"/>
    <w:next w:val="a5"/>
    <w:uiPriority w:val="99"/>
    <w:semiHidden/>
    <w:unhideWhenUsed/>
    <w:rsid w:val="00235837"/>
  </w:style>
  <w:style w:type="table" w:customStyle="1" w:styleId="3a">
    <w:name w:val="표 구분선3"/>
    <w:basedOn w:val="a4"/>
    <w:next w:val="afff0"/>
    <w:rsid w:val="00235837"/>
    <w:pPr>
      <w:widowControl w:val="0"/>
      <w:wordWrap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 구분선11"/>
    <w:basedOn w:val="a4"/>
    <w:next w:val="afff0"/>
    <w:rsid w:val="00235837"/>
    <w:pPr>
      <w:widowControl w:val="0"/>
      <w:adjustRightInd w:val="0"/>
      <w:snapToGrid w:val="0"/>
      <w:spacing w:after="0" w:line="360" w:lineRule="atLeast"/>
      <w:jc w:val="left"/>
      <w:textAlignment w:val="baseline"/>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목록 없음111"/>
    <w:next w:val="a5"/>
    <w:semiHidden/>
    <w:rsid w:val="00235837"/>
  </w:style>
  <w:style w:type="table" w:customStyle="1" w:styleId="210">
    <w:name w:val="표 구분선21"/>
    <w:basedOn w:val="a4"/>
    <w:next w:val="afff0"/>
    <w:uiPriority w:val="59"/>
    <w:rsid w:val="00235837"/>
    <w:pPr>
      <w:spacing w:after="0" w:line="240" w:lineRule="auto"/>
    </w:pPr>
    <w:rPr>
      <w:rFonts w:ascii="맑은 고딕" w:eastAsia="맑은 고딕" w:hAnsi="맑은 고딕"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4"/>
    <w:next w:val="afff0"/>
    <w:rsid w:val="00235837"/>
    <w:pPr>
      <w:widowControl w:val="0"/>
      <w:wordWrap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235837"/>
    <w:rPr>
      <w:rFonts w:ascii="Helvetica" w:eastAsia="바탕" w:hAnsi="Helvetica" w:cs="Times New Roman"/>
      <w:kern w:val="0"/>
      <w:szCs w:val="20"/>
      <w:lang w:val="en-GB" w:eastAsia="en-US"/>
    </w:rPr>
  </w:style>
  <w:style w:type="paragraph" w:customStyle="1" w:styleId="Tabellenberschrift">
    <w:name w:val="Tabellenüberschrift"/>
    <w:basedOn w:val="a2"/>
    <w:rsid w:val="00235837"/>
    <w:pPr>
      <w:spacing w:before="40" w:after="40"/>
    </w:pPr>
    <w:rPr>
      <w:rFonts w:ascii="굴림" w:eastAsia="굴림" w:hAnsi="굴림" w:cs="Times New Roman"/>
      <w:b/>
    </w:rPr>
  </w:style>
  <w:style w:type="paragraph" w:customStyle="1" w:styleId="Table-ColHead">
    <w:name w:val="Table - Col. Head"/>
    <w:basedOn w:val="a2"/>
    <w:rsid w:val="00235837"/>
    <w:rPr>
      <w:rFonts w:ascii="Times New Roman" w:eastAsia="Times New Roman" w:hAnsi="Times New Roman" w:cs="Times New Roman"/>
      <w:szCs w:val="20"/>
      <w:lang w:eastAsia="de-DE"/>
    </w:rPr>
  </w:style>
  <w:style w:type="character" w:customStyle="1" w:styleId="2Char10">
    <w:name w:val="제목 2 Char1"/>
    <w:aliases w:val="A:TIT_lv-2 Char1,F:TIT_nv-2 Char1"/>
    <w:semiHidden/>
    <w:rsid w:val="00235837"/>
    <w:rPr>
      <w:rFonts w:ascii="맑은 고딕" w:eastAsia="맑은 고딕" w:hAnsi="맑은 고딕" w:cs="Times New Roman"/>
      <w:kern w:val="2"/>
      <w:sz w:val="22"/>
    </w:rPr>
  </w:style>
  <w:style w:type="character" w:customStyle="1" w:styleId="3Char10">
    <w:name w:val="제목 3 Char1"/>
    <w:aliases w:val="A:TIT_lv-3 Char1,F:TIT_nv-3 Char1"/>
    <w:semiHidden/>
    <w:rsid w:val="00235837"/>
    <w:rPr>
      <w:rFonts w:ascii="맑은 고딕" w:eastAsia="맑은 고딕" w:hAnsi="맑은 고딕" w:cs="Times New Roman"/>
      <w:kern w:val="2"/>
      <w:sz w:val="22"/>
    </w:rPr>
  </w:style>
  <w:style w:type="character" w:customStyle="1" w:styleId="4Char1">
    <w:name w:val="제목 4 Char1"/>
    <w:aliases w:val="A:TIT_lv-4 Char1,F:TIT_nv-4 Char1"/>
    <w:semiHidden/>
    <w:rsid w:val="00235837"/>
    <w:rPr>
      <w:rFonts w:ascii="Arial" w:eastAsia="바탕체" w:hAnsi="Arial"/>
      <w:b/>
      <w:bCs/>
      <w:kern w:val="2"/>
      <w:sz w:val="22"/>
    </w:rPr>
  </w:style>
  <w:style w:type="paragraph" w:customStyle="1" w:styleId="xl361">
    <w:name w:val="xl361"/>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both"/>
    </w:pPr>
    <w:rPr>
      <w:rFonts w:ascii="Arial" w:eastAsia="굴림" w:hAnsi="Arial"/>
      <w:b/>
      <w:bCs/>
      <w:sz w:val="16"/>
      <w:szCs w:val="16"/>
    </w:rPr>
  </w:style>
  <w:style w:type="paragraph" w:customStyle="1" w:styleId="xl362">
    <w:name w:val="xl362"/>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both"/>
    </w:pPr>
    <w:rPr>
      <w:rFonts w:ascii="Arial" w:eastAsia="굴림" w:hAnsi="Arial"/>
      <w:sz w:val="16"/>
      <w:szCs w:val="16"/>
    </w:rPr>
  </w:style>
  <w:style w:type="paragraph" w:customStyle="1" w:styleId="xl363">
    <w:name w:val="xl363"/>
    <w:basedOn w:val="a2"/>
    <w:rsid w:val="00235837"/>
    <w:pPr>
      <w:pBdr>
        <w:left w:val="single" w:sz="8" w:space="0" w:color="auto"/>
        <w:bottom w:val="single" w:sz="8" w:space="0" w:color="auto"/>
        <w:right w:val="single" w:sz="8" w:space="0" w:color="auto"/>
      </w:pBdr>
      <w:spacing w:before="100" w:beforeAutospacing="1" w:after="100" w:afterAutospacing="1"/>
      <w:jc w:val="both"/>
    </w:pPr>
    <w:rPr>
      <w:rFonts w:ascii="Arial" w:eastAsia="굴림" w:hAnsi="Arial"/>
      <w:b/>
      <w:bCs/>
      <w:sz w:val="16"/>
      <w:szCs w:val="16"/>
    </w:rPr>
  </w:style>
  <w:style w:type="paragraph" w:customStyle="1" w:styleId="xl364">
    <w:name w:val="xl364"/>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pPr>
    <w:rPr>
      <w:rFonts w:ascii="굴림" w:eastAsia="굴림" w:hAnsi="굴림" w:cs="굴림"/>
      <w:sz w:val="24"/>
      <w:szCs w:val="24"/>
    </w:rPr>
  </w:style>
  <w:style w:type="paragraph" w:customStyle="1" w:styleId="xl365">
    <w:name w:val="xl365"/>
    <w:basedOn w:val="a2"/>
    <w:rsid w:val="00235837"/>
    <w:pPr>
      <w:pBdr>
        <w:top w:val="single" w:sz="8" w:space="0" w:color="auto"/>
        <w:left w:val="single" w:sz="8" w:space="0" w:color="auto"/>
        <w:right w:val="single" w:sz="8" w:space="0" w:color="auto"/>
      </w:pBdr>
      <w:spacing w:before="100" w:beforeAutospacing="1" w:after="100" w:afterAutospacing="1"/>
      <w:jc w:val="both"/>
    </w:pPr>
    <w:rPr>
      <w:rFonts w:ascii="Arial" w:eastAsia="굴림" w:hAnsi="Arial"/>
      <w:b/>
      <w:bCs/>
      <w:sz w:val="16"/>
      <w:szCs w:val="16"/>
    </w:rPr>
  </w:style>
  <w:style w:type="paragraph" w:customStyle="1" w:styleId="xl366">
    <w:name w:val="xl366"/>
    <w:basedOn w:val="a2"/>
    <w:rsid w:val="00235837"/>
    <w:pPr>
      <w:pBdr>
        <w:top w:val="single" w:sz="8" w:space="0" w:color="auto"/>
        <w:left w:val="single" w:sz="8" w:space="0" w:color="auto"/>
        <w:bottom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67">
    <w:name w:val="xl367"/>
    <w:basedOn w:val="a2"/>
    <w:rsid w:val="00235837"/>
    <w:pPr>
      <w:pBdr>
        <w:top w:val="single" w:sz="8" w:space="0" w:color="auto"/>
        <w:bottom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68">
    <w:name w:val="xl368"/>
    <w:basedOn w:val="a2"/>
    <w:rsid w:val="00235837"/>
    <w:pPr>
      <w:pBdr>
        <w:top w:val="single" w:sz="8" w:space="0" w:color="auto"/>
        <w:bottom w:val="single" w:sz="8" w:space="0" w:color="auto"/>
        <w:right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69">
    <w:name w:val="xl369"/>
    <w:basedOn w:val="a2"/>
    <w:rsid w:val="00235837"/>
    <w:pPr>
      <w:pBdr>
        <w:top w:val="single" w:sz="8" w:space="0" w:color="auto"/>
        <w:left w:val="single" w:sz="8" w:space="0" w:color="auto"/>
        <w:bottom w:val="single" w:sz="8" w:space="0" w:color="auto"/>
      </w:pBdr>
      <w:spacing w:before="100" w:beforeAutospacing="1" w:after="100" w:afterAutospacing="1"/>
    </w:pPr>
    <w:rPr>
      <w:rFonts w:ascii="Arial" w:eastAsia="굴림" w:hAnsi="Arial"/>
      <w:color w:val="000000"/>
      <w:sz w:val="16"/>
      <w:szCs w:val="16"/>
    </w:rPr>
  </w:style>
  <w:style w:type="paragraph" w:customStyle="1" w:styleId="xl370">
    <w:name w:val="xl370"/>
    <w:basedOn w:val="a2"/>
    <w:rsid w:val="00235837"/>
    <w:pPr>
      <w:pBdr>
        <w:top w:val="single" w:sz="8" w:space="0" w:color="auto"/>
        <w:bottom w:val="single" w:sz="8" w:space="0" w:color="auto"/>
      </w:pBdr>
      <w:spacing w:before="100" w:beforeAutospacing="1" w:after="100" w:afterAutospacing="1"/>
    </w:pPr>
    <w:rPr>
      <w:rFonts w:ascii="Arial" w:eastAsia="굴림" w:hAnsi="Arial"/>
      <w:color w:val="000000"/>
      <w:sz w:val="16"/>
      <w:szCs w:val="16"/>
    </w:rPr>
  </w:style>
  <w:style w:type="paragraph" w:customStyle="1" w:styleId="xl371">
    <w:name w:val="xl371"/>
    <w:basedOn w:val="a2"/>
    <w:rsid w:val="00235837"/>
    <w:pPr>
      <w:pBdr>
        <w:top w:val="single" w:sz="8" w:space="0" w:color="auto"/>
        <w:bottom w:val="single" w:sz="8" w:space="0" w:color="auto"/>
        <w:right w:val="single" w:sz="8" w:space="0" w:color="auto"/>
      </w:pBdr>
      <w:spacing w:before="100" w:beforeAutospacing="1" w:after="100" w:afterAutospacing="1"/>
    </w:pPr>
    <w:rPr>
      <w:rFonts w:ascii="Arial" w:eastAsia="굴림" w:hAnsi="Arial"/>
      <w:color w:val="000000"/>
      <w:sz w:val="16"/>
      <w:szCs w:val="16"/>
    </w:rPr>
  </w:style>
  <w:style w:type="paragraph" w:customStyle="1" w:styleId="xl372">
    <w:name w:val="xl372"/>
    <w:basedOn w:val="a2"/>
    <w:rsid w:val="00235837"/>
    <w:pPr>
      <w:pBdr>
        <w:top w:val="single" w:sz="8" w:space="0" w:color="auto"/>
        <w:left w:val="single" w:sz="8" w:space="0" w:color="auto"/>
        <w:bottom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73">
    <w:name w:val="xl373"/>
    <w:basedOn w:val="a2"/>
    <w:rsid w:val="00235837"/>
    <w:pPr>
      <w:pBdr>
        <w:top w:val="single" w:sz="8" w:space="0" w:color="auto"/>
        <w:bottom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74">
    <w:name w:val="xl374"/>
    <w:basedOn w:val="a2"/>
    <w:rsid w:val="00235837"/>
    <w:pPr>
      <w:pBdr>
        <w:top w:val="single" w:sz="8" w:space="0" w:color="auto"/>
        <w:bottom w:val="single" w:sz="8" w:space="0" w:color="auto"/>
        <w:right w:val="single" w:sz="8" w:space="0" w:color="auto"/>
      </w:pBdr>
      <w:spacing w:before="100" w:beforeAutospacing="1" w:after="100" w:afterAutospacing="1"/>
    </w:pPr>
    <w:rPr>
      <w:rFonts w:ascii="굴림" w:eastAsia="굴림" w:hAnsi="굴림" w:cs="굴림"/>
      <w:color w:val="000000"/>
      <w:sz w:val="18"/>
      <w:szCs w:val="18"/>
    </w:rPr>
  </w:style>
  <w:style w:type="paragraph" w:customStyle="1" w:styleId="xl375">
    <w:name w:val="xl375"/>
    <w:basedOn w:val="a2"/>
    <w:rsid w:val="00235837"/>
    <w:pPr>
      <w:pBdr>
        <w:top w:val="single" w:sz="8" w:space="0" w:color="auto"/>
        <w:left w:val="single" w:sz="8" w:space="0" w:color="auto"/>
        <w:bottom w:val="single" w:sz="8" w:space="0" w:color="auto"/>
      </w:pBdr>
      <w:spacing w:before="100" w:beforeAutospacing="1" w:after="100" w:afterAutospacing="1"/>
      <w:jc w:val="both"/>
    </w:pPr>
    <w:rPr>
      <w:rFonts w:ascii="Arial" w:eastAsia="굴림" w:hAnsi="Arial"/>
      <w:color w:val="000000"/>
      <w:sz w:val="16"/>
      <w:szCs w:val="16"/>
    </w:rPr>
  </w:style>
  <w:style w:type="paragraph" w:customStyle="1" w:styleId="xl376">
    <w:name w:val="xl376"/>
    <w:basedOn w:val="a2"/>
    <w:rsid w:val="00235837"/>
    <w:pPr>
      <w:pBdr>
        <w:top w:val="single" w:sz="8" w:space="0" w:color="auto"/>
        <w:bottom w:val="single" w:sz="8" w:space="0" w:color="auto"/>
      </w:pBdr>
      <w:spacing w:before="100" w:beforeAutospacing="1" w:after="100" w:afterAutospacing="1"/>
      <w:jc w:val="both"/>
    </w:pPr>
    <w:rPr>
      <w:rFonts w:ascii="Arial" w:eastAsia="굴림" w:hAnsi="Arial"/>
      <w:color w:val="000000"/>
      <w:sz w:val="16"/>
      <w:szCs w:val="16"/>
    </w:rPr>
  </w:style>
  <w:style w:type="paragraph" w:customStyle="1" w:styleId="xl377">
    <w:name w:val="xl377"/>
    <w:basedOn w:val="a2"/>
    <w:rsid w:val="00235837"/>
    <w:pPr>
      <w:pBdr>
        <w:top w:val="single" w:sz="8" w:space="0" w:color="auto"/>
        <w:bottom w:val="single" w:sz="8" w:space="0" w:color="auto"/>
        <w:right w:val="single" w:sz="8" w:space="0" w:color="auto"/>
      </w:pBdr>
      <w:spacing w:before="100" w:beforeAutospacing="1" w:after="100" w:afterAutospacing="1"/>
      <w:jc w:val="both"/>
    </w:pPr>
    <w:rPr>
      <w:rFonts w:ascii="Arial" w:eastAsia="굴림" w:hAnsi="Arial"/>
      <w:color w:val="000000"/>
      <w:sz w:val="16"/>
      <w:szCs w:val="16"/>
    </w:rPr>
  </w:style>
  <w:style w:type="paragraph" w:customStyle="1" w:styleId="xl378">
    <w:name w:val="xl378"/>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굴림" w:eastAsia="굴림" w:hAnsi="굴림" w:cs="굴림"/>
      <w:color w:val="000000"/>
      <w:sz w:val="18"/>
      <w:szCs w:val="18"/>
    </w:rPr>
  </w:style>
  <w:style w:type="paragraph" w:customStyle="1" w:styleId="xl379">
    <w:name w:val="xl379"/>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Arial" w:eastAsia="굴림" w:hAnsi="Arial"/>
      <w:color w:val="000000"/>
      <w:sz w:val="16"/>
      <w:szCs w:val="16"/>
    </w:rPr>
  </w:style>
  <w:style w:type="paragraph" w:customStyle="1" w:styleId="xl380">
    <w:name w:val="xl380"/>
    <w:basedOn w:val="a2"/>
    <w:rsid w:val="00235837"/>
    <w:pPr>
      <w:pBdr>
        <w:top w:val="single" w:sz="8" w:space="0" w:color="auto"/>
        <w:left w:val="single" w:sz="8" w:space="0" w:color="auto"/>
        <w:bottom w:val="single" w:sz="8" w:space="0" w:color="auto"/>
      </w:pBdr>
      <w:spacing w:before="100" w:beforeAutospacing="1" w:after="100" w:afterAutospacing="1"/>
    </w:pPr>
    <w:rPr>
      <w:rFonts w:ascii="Arial" w:eastAsia="굴림" w:hAnsi="Arial"/>
      <w:color w:val="000000"/>
      <w:sz w:val="16"/>
      <w:szCs w:val="16"/>
    </w:rPr>
  </w:style>
  <w:style w:type="paragraph" w:customStyle="1" w:styleId="xl381">
    <w:name w:val="xl381"/>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굴림" w:eastAsia="굴림" w:hAnsi="굴림" w:cs="굴림"/>
      <w:color w:val="000000"/>
      <w:sz w:val="18"/>
      <w:szCs w:val="18"/>
    </w:rPr>
  </w:style>
  <w:style w:type="paragraph" w:customStyle="1" w:styleId="xl382">
    <w:name w:val="xl382"/>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굴림" w:hAnsi="Arial"/>
      <w:color w:val="000000"/>
      <w:sz w:val="16"/>
      <w:szCs w:val="16"/>
    </w:rPr>
  </w:style>
  <w:style w:type="paragraph" w:customStyle="1" w:styleId="xl383">
    <w:name w:val="xl383"/>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굴림" w:hAnsi="Arial"/>
      <w:sz w:val="16"/>
      <w:szCs w:val="16"/>
    </w:rPr>
  </w:style>
  <w:style w:type="paragraph" w:customStyle="1" w:styleId="xl384">
    <w:name w:val="xl384"/>
    <w:basedOn w:val="a2"/>
    <w:rsid w:val="00235837"/>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center"/>
    </w:pPr>
    <w:rPr>
      <w:rFonts w:ascii="Arial" w:eastAsia="굴림" w:hAnsi="Arial"/>
      <w:sz w:val="16"/>
      <w:szCs w:val="16"/>
    </w:rPr>
  </w:style>
  <w:style w:type="paragraph" w:customStyle="1" w:styleId="xl385">
    <w:name w:val="xl385"/>
    <w:basedOn w:val="a2"/>
    <w:rsid w:val="00235837"/>
    <w:pPr>
      <w:pBdr>
        <w:left w:val="single" w:sz="8" w:space="0" w:color="auto"/>
        <w:right w:val="single" w:sz="8" w:space="0" w:color="auto"/>
      </w:pBdr>
      <w:spacing w:before="100" w:beforeAutospacing="1" w:after="100" w:afterAutospacing="1"/>
      <w:jc w:val="center"/>
    </w:pPr>
    <w:rPr>
      <w:rFonts w:ascii="Arial" w:eastAsia="굴림" w:hAnsi="Arial"/>
      <w:sz w:val="16"/>
      <w:szCs w:val="16"/>
    </w:rPr>
  </w:style>
  <w:style w:type="paragraph" w:customStyle="1" w:styleId="xl386">
    <w:name w:val="xl386"/>
    <w:basedOn w:val="a2"/>
    <w:rsid w:val="00235837"/>
    <w:pPr>
      <w:pBdr>
        <w:left w:val="single" w:sz="8" w:space="0" w:color="auto"/>
        <w:bottom w:val="single" w:sz="8" w:space="0" w:color="auto"/>
        <w:right w:val="single" w:sz="8" w:space="0" w:color="auto"/>
      </w:pBdr>
      <w:spacing w:before="100" w:beforeAutospacing="1" w:after="100" w:afterAutospacing="1"/>
      <w:jc w:val="center"/>
    </w:pPr>
    <w:rPr>
      <w:rFonts w:ascii="Arial" w:eastAsia="굴림" w:hAnsi="Arial"/>
      <w:sz w:val="16"/>
      <w:szCs w:val="16"/>
    </w:rPr>
  </w:style>
  <w:style w:type="paragraph" w:customStyle="1" w:styleId="xl387">
    <w:name w:val="xl387"/>
    <w:basedOn w:val="a2"/>
    <w:rsid w:val="00235837"/>
    <w:pPr>
      <w:pBdr>
        <w:top w:val="single" w:sz="8" w:space="0" w:color="auto"/>
        <w:left w:val="single" w:sz="8" w:space="0" w:color="auto"/>
        <w:bottom w:val="single" w:sz="8" w:space="0" w:color="auto"/>
      </w:pBdr>
      <w:spacing w:before="100" w:beforeAutospacing="1" w:after="100" w:afterAutospacing="1"/>
      <w:jc w:val="center"/>
    </w:pPr>
    <w:rPr>
      <w:rFonts w:ascii="Arial" w:eastAsia="굴림" w:hAnsi="Arial"/>
      <w:b/>
      <w:bCs/>
      <w:sz w:val="16"/>
      <w:szCs w:val="16"/>
    </w:rPr>
  </w:style>
  <w:style w:type="paragraph" w:customStyle="1" w:styleId="xl388">
    <w:name w:val="xl388"/>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Arial" w:eastAsia="굴림" w:hAnsi="Arial"/>
      <w:b/>
      <w:bCs/>
      <w:sz w:val="16"/>
      <w:szCs w:val="16"/>
    </w:rPr>
  </w:style>
  <w:style w:type="paragraph" w:customStyle="1" w:styleId="xl389">
    <w:name w:val="xl389"/>
    <w:basedOn w:val="a2"/>
    <w:rsid w:val="00235837"/>
    <w:pPr>
      <w:pBdr>
        <w:top w:val="single" w:sz="8" w:space="0" w:color="auto"/>
        <w:left w:val="single" w:sz="8" w:space="0" w:color="auto"/>
      </w:pBdr>
      <w:spacing w:before="100" w:beforeAutospacing="1" w:after="100" w:afterAutospacing="1"/>
      <w:jc w:val="center"/>
    </w:pPr>
    <w:rPr>
      <w:rFonts w:ascii="Arial" w:eastAsia="굴림" w:hAnsi="Arial"/>
      <w:b/>
      <w:bCs/>
      <w:sz w:val="16"/>
      <w:szCs w:val="16"/>
    </w:rPr>
  </w:style>
  <w:style w:type="paragraph" w:customStyle="1" w:styleId="xl390">
    <w:name w:val="xl390"/>
    <w:basedOn w:val="a2"/>
    <w:rsid w:val="00235837"/>
    <w:pPr>
      <w:pBdr>
        <w:top w:val="single" w:sz="8" w:space="0" w:color="auto"/>
      </w:pBdr>
      <w:spacing w:before="100" w:beforeAutospacing="1" w:after="100" w:afterAutospacing="1"/>
      <w:jc w:val="center"/>
    </w:pPr>
    <w:rPr>
      <w:rFonts w:ascii="Arial" w:eastAsia="굴림" w:hAnsi="Arial"/>
      <w:b/>
      <w:bCs/>
      <w:sz w:val="16"/>
      <w:szCs w:val="16"/>
    </w:rPr>
  </w:style>
  <w:style w:type="paragraph" w:customStyle="1" w:styleId="xl391">
    <w:name w:val="xl391"/>
    <w:basedOn w:val="a2"/>
    <w:rsid w:val="00235837"/>
    <w:pPr>
      <w:pBdr>
        <w:top w:val="single" w:sz="8" w:space="0" w:color="auto"/>
        <w:right w:val="single" w:sz="8" w:space="0" w:color="auto"/>
      </w:pBdr>
      <w:spacing w:before="100" w:beforeAutospacing="1" w:after="100" w:afterAutospacing="1"/>
      <w:jc w:val="center"/>
    </w:pPr>
    <w:rPr>
      <w:rFonts w:ascii="Arial" w:eastAsia="굴림" w:hAnsi="Arial"/>
      <w:b/>
      <w:bCs/>
      <w:sz w:val="16"/>
      <w:szCs w:val="16"/>
    </w:rPr>
  </w:style>
  <w:style w:type="paragraph" w:customStyle="1" w:styleId="xl392">
    <w:name w:val="xl392"/>
    <w:basedOn w:val="a2"/>
    <w:rsid w:val="00235837"/>
    <w:pPr>
      <w:pBdr>
        <w:top w:val="single" w:sz="8" w:space="0" w:color="auto"/>
        <w:bottom w:val="single" w:sz="8" w:space="0" w:color="auto"/>
      </w:pBdr>
      <w:spacing w:before="100" w:beforeAutospacing="1" w:after="100" w:afterAutospacing="1"/>
      <w:jc w:val="center"/>
    </w:pPr>
    <w:rPr>
      <w:rFonts w:ascii="Arial" w:eastAsia="굴림" w:hAnsi="Arial"/>
      <w:b/>
      <w:bCs/>
      <w:sz w:val="16"/>
      <w:szCs w:val="16"/>
    </w:rPr>
  </w:style>
  <w:style w:type="paragraph" w:customStyle="1" w:styleId="xl393">
    <w:name w:val="xl393"/>
    <w:basedOn w:val="a2"/>
    <w:rsid w:val="00235837"/>
    <w:pPr>
      <w:pBdr>
        <w:left w:val="single" w:sz="8" w:space="0" w:color="auto"/>
        <w:bottom w:val="single" w:sz="8" w:space="0" w:color="auto"/>
      </w:pBdr>
      <w:spacing w:before="100" w:beforeAutospacing="1" w:after="100" w:afterAutospacing="1"/>
      <w:jc w:val="center"/>
    </w:pPr>
    <w:rPr>
      <w:rFonts w:ascii="Arial" w:eastAsia="굴림" w:hAnsi="Arial"/>
      <w:b/>
      <w:bCs/>
      <w:sz w:val="16"/>
      <w:szCs w:val="16"/>
    </w:rPr>
  </w:style>
  <w:style w:type="paragraph" w:customStyle="1" w:styleId="xl394">
    <w:name w:val="xl394"/>
    <w:basedOn w:val="a2"/>
    <w:rsid w:val="00235837"/>
    <w:pPr>
      <w:pBdr>
        <w:bottom w:val="single" w:sz="8" w:space="0" w:color="auto"/>
        <w:right w:val="single" w:sz="8" w:space="0" w:color="auto"/>
      </w:pBdr>
      <w:spacing w:before="100" w:beforeAutospacing="1" w:after="100" w:afterAutospacing="1"/>
      <w:jc w:val="center"/>
    </w:pPr>
    <w:rPr>
      <w:rFonts w:ascii="Arial" w:eastAsia="굴림" w:hAnsi="Arial"/>
      <w:b/>
      <w:bCs/>
      <w:sz w:val="16"/>
      <w:szCs w:val="16"/>
    </w:rPr>
  </w:style>
  <w:style w:type="paragraph" w:customStyle="1" w:styleId="xl395">
    <w:name w:val="xl395"/>
    <w:basedOn w:val="a2"/>
    <w:rsid w:val="00235837"/>
    <w:pPr>
      <w:pBdr>
        <w:top w:val="single" w:sz="8" w:space="0" w:color="auto"/>
        <w:left w:val="single" w:sz="8" w:space="0" w:color="auto"/>
        <w:bottom w:val="single" w:sz="8" w:space="0" w:color="auto"/>
      </w:pBdr>
      <w:spacing w:before="100" w:beforeAutospacing="1" w:after="100" w:afterAutospacing="1"/>
    </w:pPr>
    <w:rPr>
      <w:rFonts w:ascii="Arial" w:eastAsia="굴림" w:hAnsi="Arial"/>
      <w:sz w:val="16"/>
      <w:szCs w:val="16"/>
    </w:rPr>
  </w:style>
  <w:style w:type="paragraph" w:customStyle="1" w:styleId="xl396">
    <w:name w:val="xl396"/>
    <w:basedOn w:val="a2"/>
    <w:rsid w:val="00235837"/>
    <w:pPr>
      <w:pBdr>
        <w:top w:val="single" w:sz="8" w:space="0" w:color="auto"/>
        <w:bottom w:val="single" w:sz="8" w:space="0" w:color="auto"/>
      </w:pBdr>
      <w:spacing w:before="100" w:beforeAutospacing="1" w:after="100" w:afterAutospacing="1"/>
    </w:pPr>
    <w:rPr>
      <w:rFonts w:ascii="Arial" w:eastAsia="굴림" w:hAnsi="Arial"/>
      <w:sz w:val="16"/>
      <w:szCs w:val="16"/>
    </w:rPr>
  </w:style>
  <w:style w:type="paragraph" w:customStyle="1" w:styleId="xl397">
    <w:name w:val="xl397"/>
    <w:basedOn w:val="a2"/>
    <w:rsid w:val="00235837"/>
    <w:pPr>
      <w:pBdr>
        <w:top w:val="single" w:sz="8" w:space="0" w:color="auto"/>
        <w:bottom w:val="single" w:sz="8" w:space="0" w:color="auto"/>
        <w:right w:val="single" w:sz="8" w:space="0" w:color="auto"/>
      </w:pBdr>
      <w:spacing w:before="100" w:beforeAutospacing="1" w:after="100" w:afterAutospacing="1"/>
    </w:pPr>
    <w:rPr>
      <w:rFonts w:ascii="Arial" w:eastAsia="굴림" w:hAnsi="Arial"/>
      <w:sz w:val="16"/>
      <w:szCs w:val="16"/>
    </w:rPr>
  </w:style>
  <w:style w:type="paragraph" w:customStyle="1" w:styleId="xl398">
    <w:name w:val="xl398"/>
    <w:basedOn w:val="a2"/>
    <w:rsid w:val="00235837"/>
    <w:pPr>
      <w:pBdr>
        <w:top w:val="single" w:sz="8" w:space="0" w:color="auto"/>
        <w:left w:val="single" w:sz="8" w:space="0" w:color="auto"/>
        <w:bottom w:val="single" w:sz="8" w:space="0" w:color="auto"/>
      </w:pBdr>
      <w:spacing w:before="100" w:beforeAutospacing="1" w:after="100" w:afterAutospacing="1"/>
      <w:jc w:val="center"/>
    </w:pPr>
    <w:rPr>
      <w:rFonts w:ascii="Arial" w:eastAsia="굴림" w:hAnsi="Arial"/>
      <w:b/>
      <w:bCs/>
      <w:color w:val="0000FF"/>
      <w:sz w:val="16"/>
      <w:szCs w:val="16"/>
    </w:rPr>
  </w:style>
  <w:style w:type="paragraph" w:customStyle="1" w:styleId="xl399">
    <w:name w:val="xl399"/>
    <w:basedOn w:val="a2"/>
    <w:rsid w:val="00235837"/>
    <w:pPr>
      <w:pBdr>
        <w:top w:val="single" w:sz="8" w:space="0" w:color="auto"/>
        <w:bottom w:val="single" w:sz="8" w:space="0" w:color="auto"/>
      </w:pBdr>
      <w:spacing w:before="100" w:beforeAutospacing="1" w:after="100" w:afterAutospacing="1"/>
      <w:jc w:val="center"/>
    </w:pPr>
    <w:rPr>
      <w:rFonts w:ascii="Arial" w:eastAsia="굴림" w:hAnsi="Arial"/>
      <w:b/>
      <w:bCs/>
      <w:color w:val="0000FF"/>
      <w:sz w:val="16"/>
      <w:szCs w:val="16"/>
    </w:rPr>
  </w:style>
  <w:style w:type="paragraph" w:customStyle="1" w:styleId="xl400">
    <w:name w:val="xl400"/>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Arial" w:eastAsia="굴림" w:hAnsi="Arial"/>
      <w:b/>
      <w:bCs/>
      <w:color w:val="0000FF"/>
      <w:sz w:val="16"/>
      <w:szCs w:val="16"/>
    </w:rPr>
  </w:style>
  <w:style w:type="paragraph" w:customStyle="1" w:styleId="xl401">
    <w:name w:val="xl401"/>
    <w:basedOn w:val="a2"/>
    <w:rsid w:val="00235837"/>
    <w:pPr>
      <w:pBdr>
        <w:bottom w:val="single" w:sz="8" w:space="0" w:color="auto"/>
      </w:pBdr>
      <w:spacing w:before="100" w:beforeAutospacing="1" w:after="100" w:afterAutospacing="1"/>
      <w:jc w:val="center"/>
    </w:pPr>
    <w:rPr>
      <w:rFonts w:ascii="Arial" w:eastAsia="굴림" w:hAnsi="Arial"/>
      <w:b/>
      <w:bCs/>
      <w:sz w:val="16"/>
      <w:szCs w:val="16"/>
    </w:rPr>
  </w:style>
  <w:style w:type="paragraph" w:customStyle="1" w:styleId="Functional">
    <w:name w:val="Functional"/>
    <w:basedOn w:val="a2"/>
    <w:rsid w:val="00235837"/>
    <w:pPr>
      <w:ind w:firstLine="708"/>
    </w:pPr>
    <w:rPr>
      <w:rFonts w:ascii="Arial" w:hAnsi="Arial" w:cs="Times New Roman"/>
      <w:i/>
      <w:sz w:val="28"/>
      <w:szCs w:val="16"/>
      <w:lang w:val="en-GB" w:eastAsia="en-US"/>
    </w:rPr>
  </w:style>
  <w:style w:type="paragraph" w:customStyle="1" w:styleId="moduletitle">
    <w:name w:val="module title"/>
    <w:basedOn w:val="aff2"/>
    <w:next w:val="aff2"/>
    <w:rsid w:val="00235837"/>
    <w:pPr>
      <w:spacing w:after="120"/>
      <w:ind w:leftChars="0" w:left="0" w:rightChars="0" w:right="0"/>
      <w:jc w:val="center"/>
    </w:pPr>
    <w:rPr>
      <w:rFonts w:ascii="Arial" w:hAnsi="Arial" w:cs="Times New Roman"/>
      <w:sz w:val="32"/>
      <w:szCs w:val="16"/>
      <w:lang w:val="en-GB" w:eastAsia="en-US"/>
    </w:rPr>
  </w:style>
  <w:style w:type="paragraph" w:customStyle="1" w:styleId="FrontMatterTitle">
    <w:name w:val="Front Matter Title"/>
    <w:basedOn w:val="a2"/>
    <w:rsid w:val="00235837"/>
    <w:rPr>
      <w:rFonts w:ascii="Arial" w:hAnsi="Arial" w:cs="Times New Roman"/>
      <w:i/>
      <w:sz w:val="16"/>
      <w:szCs w:val="16"/>
      <w:u w:val="single"/>
      <w:lang w:eastAsia="en-US"/>
    </w:rPr>
  </w:style>
  <w:style w:type="paragraph" w:customStyle="1" w:styleId="ReqCap">
    <w:name w:val="ReqCap"/>
    <w:basedOn w:val="a2"/>
    <w:autoRedefine/>
    <w:rsid w:val="00235837"/>
    <w:pPr>
      <w:keepNext/>
      <w:shd w:val="clear" w:color="auto" w:fill="C0C0C0"/>
    </w:pPr>
    <w:rPr>
      <w:rFonts w:ascii="Arial Narrow" w:hAnsi="Arial Narrow" w:cs="Helvetica"/>
      <w:b/>
      <w:bCs/>
      <w:color w:val="000000"/>
      <w:sz w:val="20"/>
      <w:szCs w:val="20"/>
      <w:lang w:val="en-GB" w:eastAsia="en-US"/>
    </w:rPr>
  </w:style>
  <w:style w:type="character" w:customStyle="1" w:styleId="RequirementChar">
    <w:name w:val="Requirement Char"/>
    <w:link w:val="Requirement"/>
    <w:locked/>
    <w:rsid w:val="00235837"/>
    <w:rPr>
      <w:rFonts w:ascii="Arial" w:hAnsi="Arial"/>
      <w:color w:val="000000"/>
      <w:sz w:val="22"/>
      <w:shd w:val="pct10" w:color="auto" w:fill="FFFFFF"/>
      <w:lang w:val="en-GB" w:eastAsia="en-US"/>
    </w:rPr>
  </w:style>
  <w:style w:type="paragraph" w:customStyle="1" w:styleId="Requirement">
    <w:name w:val="Requirement"/>
    <w:basedOn w:val="a2"/>
    <w:next w:val="a2"/>
    <w:link w:val="RequirementChar"/>
    <w:rsid w:val="00235837"/>
    <w:pPr>
      <w:keepLines/>
      <w:shd w:val="pct10" w:color="auto" w:fill="FFFFFF"/>
      <w:tabs>
        <w:tab w:val="left" w:pos="1418"/>
      </w:tabs>
      <w:ind w:left="284"/>
      <w:jc w:val="both"/>
    </w:pPr>
    <w:rPr>
      <w:rFonts w:ascii="Arial" w:eastAsiaTheme="minorEastAsia" w:hAnsi="Arial" w:cstheme="minorBidi"/>
      <w:color w:val="000000"/>
      <w:kern w:val="2"/>
      <w:lang w:val="en-GB" w:eastAsia="en-US"/>
    </w:rPr>
  </w:style>
  <w:style w:type="character" w:customStyle="1" w:styleId="ColumnCellZchn">
    <w:name w:val="Column Cell Zchn"/>
    <w:link w:val="ColumnCell"/>
    <w:locked/>
    <w:rsid w:val="00235837"/>
    <w:rPr>
      <w:rFonts w:ascii="Arial" w:hAnsi="Arial"/>
      <w:szCs w:val="16"/>
      <w:lang w:eastAsia="en-US"/>
    </w:rPr>
  </w:style>
  <w:style w:type="paragraph" w:customStyle="1" w:styleId="ColumnCell">
    <w:name w:val="Column Cell"/>
    <w:basedOn w:val="a2"/>
    <w:link w:val="ColumnCellZchn"/>
    <w:rsid w:val="00235837"/>
    <w:rPr>
      <w:rFonts w:ascii="Arial" w:eastAsiaTheme="minorEastAsia" w:hAnsi="Arial" w:cstheme="minorBidi"/>
      <w:kern w:val="2"/>
      <w:sz w:val="20"/>
      <w:szCs w:val="16"/>
      <w:lang w:eastAsia="en-US"/>
    </w:rPr>
  </w:style>
  <w:style w:type="paragraph" w:customStyle="1" w:styleId="ColumnTitle">
    <w:name w:val="Column Title"/>
    <w:rsid w:val="00235837"/>
    <w:pPr>
      <w:spacing w:after="0" w:line="240" w:lineRule="auto"/>
      <w:jc w:val="left"/>
    </w:pPr>
    <w:rPr>
      <w:rFonts w:ascii="Arial Narrow" w:eastAsia="맑은 고딕" w:hAnsi="Arial Narrow" w:cs="Times New Roman"/>
      <w:b/>
      <w:kern w:val="0"/>
      <w:szCs w:val="16"/>
      <w:lang w:eastAsia="en-US"/>
    </w:rPr>
  </w:style>
  <w:style w:type="character" w:customStyle="1" w:styleId="CommentZchn">
    <w:name w:val="Comment Zchn"/>
    <w:link w:val="Comment"/>
    <w:locked/>
    <w:rsid w:val="00235837"/>
    <w:rPr>
      <w:rFonts w:ascii="Arial" w:hAnsi="Arial"/>
      <w:lang w:eastAsia="en-US"/>
    </w:rPr>
  </w:style>
  <w:style w:type="paragraph" w:customStyle="1" w:styleId="Comment">
    <w:name w:val="Comment"/>
    <w:basedOn w:val="a2"/>
    <w:link w:val="CommentZchn"/>
    <w:rsid w:val="00235837"/>
    <w:rPr>
      <w:rFonts w:ascii="Arial" w:eastAsiaTheme="minorEastAsia" w:hAnsi="Arial" w:cstheme="minorBidi"/>
      <w:kern w:val="2"/>
      <w:sz w:val="20"/>
      <w:lang w:eastAsia="en-US"/>
    </w:rPr>
  </w:style>
  <w:style w:type="character" w:customStyle="1" w:styleId="1ATITlv-1FTITnv-1ArialChar">
    <w:name w:val="스타일 제목 1A:TIT_lv-1F:TIT_nv-1 + (양방향) Arial Char"/>
    <w:link w:val="1ATITlv-1FTITnv-1Arial"/>
    <w:locked/>
    <w:rsid w:val="00235837"/>
    <w:rPr>
      <w:rFonts w:ascii="Arial" w:eastAsia="Times New Roman" w:hAnsi="Arial"/>
      <w:noProof/>
      <w:sz w:val="32"/>
      <w:lang w:val="x-none"/>
    </w:rPr>
  </w:style>
  <w:style w:type="paragraph" w:customStyle="1" w:styleId="1ATITlv-1FTITnv-1Arial">
    <w:name w:val="스타일 제목 1A:TIT_lv-1F:TIT_nv-1 + (양방향) Arial"/>
    <w:basedOn w:val="1"/>
    <w:link w:val="1ATITlv-1FTITnv-1ArialChar"/>
    <w:rsid w:val="00235837"/>
    <w:pPr>
      <w:pageBreakBefore/>
      <w:tabs>
        <w:tab w:val="num" w:pos="432"/>
      </w:tabs>
      <w:spacing w:before="0" w:after="240"/>
    </w:pPr>
    <w:rPr>
      <w:rFonts w:ascii="Arial" w:eastAsia="Times New Roman" w:hAnsi="Arial" w:cstheme="minorBidi"/>
      <w:b w:val="0"/>
      <w:bCs w:val="0"/>
      <w:noProof/>
      <w:color w:val="auto"/>
      <w:kern w:val="2"/>
      <w:sz w:val="32"/>
      <w:szCs w:val="22"/>
      <w:lang w:val="x-none"/>
    </w:rPr>
  </w:style>
  <w:style w:type="character" w:customStyle="1" w:styleId="2ATITlv-2FTITnv-2ArialChar">
    <w:name w:val="스타일 제목 2A:TIT_lv-2F:TIT_nv-2 + (양방향) Arial Char"/>
    <w:link w:val="2ATITlv-2FTITnv-2Arial"/>
    <w:locked/>
    <w:rsid w:val="00235837"/>
    <w:rPr>
      <w:rFonts w:ascii="현대하모니 B" w:eastAsia="현대하모니 B" w:hAnsi="현대하모니 B"/>
      <w:b/>
      <w:sz w:val="28"/>
      <w:lang w:val="x-none" w:eastAsia="x-none"/>
    </w:rPr>
  </w:style>
  <w:style w:type="paragraph" w:customStyle="1" w:styleId="2ATITlv-2FTITnv-2Arial">
    <w:name w:val="스타일 제목 2A:TIT_lv-2F:TIT_nv-2 + (양방향) Arial"/>
    <w:basedOn w:val="21"/>
    <w:link w:val="2ATITlv-2FTITnv-2ArialChar"/>
    <w:rsid w:val="00235837"/>
    <w:pPr>
      <w:keepLines w:val="0"/>
      <w:tabs>
        <w:tab w:val="num" w:pos="756"/>
        <w:tab w:val="num" w:pos="936"/>
      </w:tabs>
      <w:spacing w:before="240" w:after="240"/>
      <w:ind w:left="756"/>
    </w:pPr>
    <w:rPr>
      <w:rFonts w:ascii="현대하모니 B" w:eastAsia="현대하모니 B" w:hAnsi="현대하모니 B" w:cstheme="minorBidi"/>
      <w:b/>
      <w:bCs w:val="0"/>
      <w:color w:val="auto"/>
      <w:kern w:val="2"/>
      <w:sz w:val="28"/>
      <w:szCs w:val="22"/>
      <w:lang w:val="x-none" w:eastAsia="x-none"/>
    </w:rPr>
  </w:style>
  <w:style w:type="character" w:customStyle="1" w:styleId="3ATITlv-3FTITnv-3ArialChar">
    <w:name w:val="스타일 제목 3A:TIT_lv-3F:TIT_nv-3 + (양방향) Arial Char"/>
    <w:link w:val="3ATITlv-3FTITnv-3Arial"/>
    <w:locked/>
    <w:rsid w:val="00235837"/>
    <w:rPr>
      <w:rFonts w:ascii="현대하모니 B" w:eastAsia="현대하모니 B" w:hAnsi="현대하모니 B"/>
      <w:sz w:val="22"/>
      <w:lang w:val="x-none" w:eastAsia="x-none"/>
    </w:rPr>
  </w:style>
  <w:style w:type="paragraph" w:customStyle="1" w:styleId="3ATITlv-3FTITnv-3Arial">
    <w:name w:val="스타일 제목 3A:TIT_lv-3F:TIT_nv-3 + (양방향) Arial"/>
    <w:basedOn w:val="32"/>
    <w:link w:val="3ATITlv-3FTITnv-3ArialChar"/>
    <w:rsid w:val="00235837"/>
    <w:pPr>
      <w:keepNext w:val="0"/>
      <w:keepLines w:val="0"/>
      <w:numPr>
        <w:ilvl w:val="0"/>
        <w:numId w:val="0"/>
      </w:numPr>
      <w:spacing w:before="240" w:after="240"/>
    </w:pPr>
    <w:rPr>
      <w:rFonts w:ascii="현대하모니 B" w:eastAsia="현대하모니 B" w:hAnsi="현대하모니 B" w:cstheme="minorBidi"/>
      <w:b/>
      <w:bCs w:val="0"/>
      <w:color w:val="auto"/>
      <w:kern w:val="2"/>
      <w:lang w:val="x-none" w:eastAsia="x-none"/>
    </w:rPr>
  </w:style>
  <w:style w:type="character" w:customStyle="1" w:styleId="4ATITlv-4FTITnv-4ArialChar">
    <w:name w:val="스타일 제목 4A:TIT_lv-4F:TIT_nv-4 + (양방향) Arial Char"/>
    <w:link w:val="4ATITlv-4FTITnv-4Arial"/>
    <w:locked/>
    <w:rsid w:val="00235837"/>
    <w:rPr>
      <w:rFonts w:ascii="현대하모니 B" w:eastAsia="현대하모니 B" w:hAnsi="현대하모니 B"/>
      <w:b/>
      <w:bCs/>
      <w:i/>
      <w:noProof/>
      <w:sz w:val="22"/>
      <w:lang w:val="en-GB" w:eastAsia="x-none"/>
    </w:rPr>
  </w:style>
  <w:style w:type="paragraph" w:customStyle="1" w:styleId="4ATITlv-4FTITnv-4Arial">
    <w:name w:val="스타일 제목 4A:TIT_lv-4F:TIT_nv-4 + (양방향) Arial"/>
    <w:basedOn w:val="41"/>
    <w:link w:val="4ATITlv-4FTITnv-4ArialChar"/>
    <w:rsid w:val="00235837"/>
    <w:pPr>
      <w:keepLines w:val="0"/>
      <w:tabs>
        <w:tab w:val="num" w:pos="864"/>
      </w:tabs>
      <w:spacing w:before="240" w:after="240"/>
    </w:pPr>
    <w:rPr>
      <w:rFonts w:ascii="현대하모니 B" w:eastAsia="현대하모니 B" w:hAnsi="현대하모니 B" w:cstheme="minorBidi"/>
      <w:b/>
      <w:bCs/>
      <w:i/>
      <w:iCs w:val="0"/>
      <w:color w:val="auto"/>
      <w:kern w:val="2"/>
      <w:lang w:val="en-GB" w:eastAsia="x-none"/>
    </w:rPr>
  </w:style>
  <w:style w:type="paragraph" w:customStyle="1" w:styleId="5Arial">
    <w:name w:val="스타일 제목 5 + (양방향) Arial"/>
    <w:basedOn w:val="51"/>
    <w:rsid w:val="00235837"/>
    <w:pPr>
      <w:keepNext/>
      <w:numPr>
        <w:ilvl w:val="0"/>
        <w:numId w:val="0"/>
      </w:numPr>
      <w:spacing w:before="240" w:after="120"/>
      <w:ind w:left="-28"/>
    </w:pPr>
    <w:rPr>
      <w:rFonts w:ascii="현대하모니 L" w:eastAsia="MS Mincho" w:hAnsi="현대하모니 L"/>
      <w:b/>
      <w:sz w:val="20"/>
      <w:lang w:val="de-DE" w:eastAsia="ja-JP"/>
    </w:rPr>
  </w:style>
  <w:style w:type="paragraph" w:customStyle="1" w:styleId="410">
    <w:name w:val="스타일 제목4 + 왼쪽:  1 글자"/>
    <w:basedOn w:val="a2"/>
    <w:autoRedefine/>
    <w:rsid w:val="00235837"/>
    <w:pPr>
      <w:jc w:val="both"/>
    </w:pPr>
    <w:rPr>
      <w:rFonts w:ascii="Arial" w:eastAsia="굴림체" w:hAnsi="Arial" w:cs="바탕"/>
      <w:bCs/>
      <w:color w:val="0000FF"/>
      <w:lang w:val="en-AU"/>
    </w:rPr>
  </w:style>
  <w:style w:type="paragraph" w:customStyle="1" w:styleId="4125">
    <w:name w:val="스타일 스타일 제목4 + 왼쪽:  1 글자 + 왼쪽:  2.5 글자"/>
    <w:basedOn w:val="410"/>
    <w:autoRedefine/>
    <w:rsid w:val="00235837"/>
    <w:pPr>
      <w:ind w:leftChars="250" w:left="550"/>
    </w:pPr>
    <w:rPr>
      <w:bCs w:val="0"/>
      <w:szCs w:val="20"/>
    </w:rPr>
  </w:style>
  <w:style w:type="paragraph" w:customStyle="1" w:styleId="2ATITlv-2FTITnv-26pt">
    <w:name w:val="스타일 제목 2A:TIT_lv-2F:TIT_nv-2 + 단락 뒤: 6 pt"/>
    <w:basedOn w:val="21"/>
    <w:autoRedefine/>
    <w:rsid w:val="00235837"/>
    <w:pPr>
      <w:keepLines w:val="0"/>
      <w:numPr>
        <w:ilvl w:val="0"/>
        <w:numId w:val="0"/>
      </w:numPr>
      <w:adjustRightInd w:val="0"/>
      <w:spacing w:before="240" w:after="120"/>
    </w:pPr>
    <w:rPr>
      <w:rFonts w:ascii="현대하모니 B" w:eastAsia="굴림" w:hAnsi="현대하모니 B" w:cs="바탕"/>
      <w:bCs w:val="0"/>
      <w:color w:val="0000FF"/>
      <w:sz w:val="24"/>
      <w:szCs w:val="20"/>
      <w:lang w:val="de-DE" w:eastAsia="x-none"/>
    </w:rPr>
  </w:style>
  <w:style w:type="paragraph" w:customStyle="1" w:styleId="30511112pt">
    <w:name w:val="스타일 제목 3 + 왼쪽:  0.5 글자 + 왼쪽:  1 글자 + 왼쪽:  1 글자1 + 굴림체 12 pt 첫 줄..."/>
    <w:basedOn w:val="a2"/>
    <w:autoRedefine/>
    <w:rsid w:val="00235837"/>
    <w:pPr>
      <w:widowControl w:val="0"/>
      <w:wordWrap w:val="0"/>
      <w:autoSpaceDE w:val="0"/>
      <w:autoSpaceDN w:val="0"/>
      <w:adjustRightInd w:val="0"/>
      <w:spacing w:line="360" w:lineRule="auto"/>
      <w:ind w:firstLineChars="100" w:firstLine="240"/>
      <w:jc w:val="both"/>
      <w:outlineLvl w:val="2"/>
    </w:pPr>
    <w:rPr>
      <w:rFonts w:ascii="굴림체" w:eastAsia="굴림체" w:hAnsi="굴림체" w:cs="바탕"/>
      <w:color w:val="000000"/>
      <w:szCs w:val="20"/>
    </w:rPr>
  </w:style>
  <w:style w:type="paragraph" w:customStyle="1" w:styleId="18">
    <w:name w:val="제목1"/>
    <w:basedOn w:val="1"/>
    <w:autoRedefine/>
    <w:rsid w:val="00235837"/>
    <w:pPr>
      <w:keepLines w:val="0"/>
      <w:numPr>
        <w:numId w:val="0"/>
      </w:numPr>
      <w:spacing w:before="240" w:after="60"/>
      <w:ind w:left="1844"/>
    </w:pPr>
    <w:rPr>
      <w:rFonts w:ascii="바탕" w:eastAsia="돋움체" w:hAnsi="Times New Roman" w:cs="굴림"/>
      <w:color w:val="0000FF"/>
      <w:kern w:val="2"/>
      <w:sz w:val="24"/>
      <w:szCs w:val="24"/>
      <w:lang w:val="x-none"/>
    </w:rPr>
  </w:style>
  <w:style w:type="paragraph" w:customStyle="1" w:styleId="11515">
    <w:name w:val="스타일 스타일 스타일1 + 왼쪽:  1.5 글자 + 자동 앞: 1.5 글자"/>
    <w:basedOn w:val="a2"/>
    <w:rsid w:val="00235837"/>
    <w:pPr>
      <w:widowControl w:val="0"/>
      <w:wordWrap w:val="0"/>
      <w:autoSpaceDE w:val="0"/>
      <w:autoSpaceDN w:val="0"/>
      <w:adjustRightInd w:val="0"/>
      <w:spacing w:line="360" w:lineRule="auto"/>
      <w:ind w:leftChars="150" w:left="330"/>
    </w:pPr>
    <w:rPr>
      <w:rFonts w:ascii="Arial" w:eastAsia="굴림" w:hAnsi="Arial" w:cs="굴림"/>
      <w:bCs/>
      <w:color w:val="0000FF"/>
      <w:sz w:val="20"/>
    </w:rPr>
  </w:style>
  <w:style w:type="paragraph" w:customStyle="1" w:styleId="4ATITlv-4FTITnv-4422">
    <w:name w:val="스타일 스타일 제목 4A:TIT_lv-4F:TIT_nv-4 + 앞: 4 글자 내어쓰기:  2 글자 + 앞: 2 글자"/>
    <w:basedOn w:val="a2"/>
    <w:rsid w:val="00235837"/>
    <w:pPr>
      <w:widowControl w:val="0"/>
      <w:wordWrap w:val="0"/>
      <w:autoSpaceDE w:val="0"/>
      <w:autoSpaceDN w:val="0"/>
      <w:adjustRightInd w:val="0"/>
      <w:ind w:leftChars="100" w:left="100"/>
      <w:outlineLvl w:val="3"/>
    </w:pPr>
    <w:rPr>
      <w:rFonts w:ascii="Arial" w:eastAsia="굴림" w:hAnsi="Arial" w:cs="Times New Roman"/>
      <w:kern w:val="2"/>
      <w:szCs w:val="24"/>
    </w:rPr>
  </w:style>
  <w:style w:type="paragraph" w:customStyle="1" w:styleId="3ATITlv-3FTITnv-312pt">
    <w:name w:val="스타일 제목 3A:TIT_lv-3F:TIT_nv-3 + (한글) 바탕 (영어) 12 pt"/>
    <w:basedOn w:val="32"/>
    <w:rsid w:val="00235837"/>
    <w:pPr>
      <w:keepNext w:val="0"/>
      <w:keepLines w:val="0"/>
      <w:numPr>
        <w:ilvl w:val="0"/>
        <w:numId w:val="0"/>
      </w:numPr>
      <w:tabs>
        <w:tab w:val="num" w:pos="0"/>
      </w:tabs>
      <w:spacing w:before="240" w:after="240"/>
    </w:pPr>
    <w:rPr>
      <w:rFonts w:ascii="현대하모니 B" w:eastAsia="바탕" w:hAnsi="현대하모니 B"/>
      <w:color w:val="auto"/>
      <w:sz w:val="24"/>
      <w:szCs w:val="20"/>
      <w:lang w:val="x-none" w:eastAsia="x-none"/>
    </w:rPr>
  </w:style>
  <w:style w:type="paragraph" w:customStyle="1" w:styleId="1ATITlv-1FTITnv-1">
    <w:name w:val="스타일 제목 1A:TIT_lv-1F:TIT_nv-1 + (기호) 굴림"/>
    <w:basedOn w:val="1"/>
    <w:rsid w:val="00235837"/>
    <w:pPr>
      <w:keepNext w:val="0"/>
      <w:keepLines w:val="0"/>
      <w:widowControl w:val="0"/>
      <w:numPr>
        <w:numId w:val="0"/>
      </w:numPr>
      <w:wordWrap w:val="0"/>
      <w:autoSpaceDE w:val="0"/>
      <w:autoSpaceDN w:val="0"/>
      <w:spacing w:before="0" w:line="0" w:lineRule="atLeast"/>
      <w:jc w:val="both"/>
    </w:pPr>
    <w:rPr>
      <w:rFonts w:ascii="Arial" w:eastAsia="굴림" w:hAnsi="Arial"/>
      <w:color w:val="auto"/>
      <w:kern w:val="2"/>
      <w:lang w:val="x-none"/>
    </w:rPr>
  </w:style>
  <w:style w:type="paragraph" w:customStyle="1" w:styleId="o">
    <w:name w:val="o"/>
    <w:basedOn w:val="a2"/>
    <w:rsid w:val="00235837"/>
    <w:pPr>
      <w:spacing w:before="100" w:beforeAutospacing="1" w:after="100" w:afterAutospacing="1"/>
    </w:pPr>
    <w:rPr>
      <w:rFonts w:ascii="굴림" w:eastAsia="굴림" w:hAnsi="굴림" w:cs="굴림"/>
      <w:color w:val="000000"/>
      <w:sz w:val="36"/>
      <w:szCs w:val="36"/>
    </w:rPr>
  </w:style>
  <w:style w:type="character" w:customStyle="1" w:styleId="4ATITlv-4FTITnv-4Arial10ptChar">
    <w:name w:val="스타일 스타일 제목 4A:TIT_lv-4F:TIT_nv-4 + (양방향) Arial + (한글) 바탕 10 pt Char"/>
    <w:link w:val="4ATITlv-4FTITnv-4Arial10pt"/>
    <w:locked/>
    <w:rsid w:val="00235837"/>
    <w:rPr>
      <w:b/>
      <w:bCs/>
      <w:i/>
      <w:noProof/>
    </w:rPr>
  </w:style>
  <w:style w:type="paragraph" w:customStyle="1" w:styleId="4ATITlv-4FTITnv-4Arial10pt">
    <w:name w:val="스타일 스타일 제목 4A:TIT_lv-4F:TIT_nv-4 + (양방향) Arial + (한글) 바탕 10 pt"/>
    <w:basedOn w:val="4ATITlv-4FTITnv-4Arial"/>
    <w:link w:val="4ATITlv-4FTITnv-4Arial10ptChar"/>
    <w:rsid w:val="00235837"/>
    <w:rPr>
      <w:rFonts w:asciiTheme="minorHAnsi" w:eastAsiaTheme="minorEastAsia" w:hAnsiTheme="minorHAnsi"/>
      <w:sz w:val="20"/>
      <w:lang w:val="en-US" w:eastAsia="ko-KR"/>
    </w:rPr>
  </w:style>
  <w:style w:type="character" w:customStyle="1" w:styleId="4ATITlv-4FTITnv-4ArialChar0">
    <w:name w:val="스타일 스타일 제목 4A:TIT_lv-4F:TIT_nv-4 + (양방향) Arial + (한글) 바탕 Char"/>
    <w:link w:val="4ATITlv-4FTITnv-4Arial0"/>
    <w:locked/>
    <w:rsid w:val="00235837"/>
    <w:rPr>
      <w:b/>
      <w:bCs/>
      <w:i/>
      <w:noProof/>
    </w:rPr>
  </w:style>
  <w:style w:type="paragraph" w:customStyle="1" w:styleId="4ATITlv-4FTITnv-4Arial0">
    <w:name w:val="스타일 스타일 제목 4A:TIT_lv-4F:TIT_nv-4 + (양방향) Arial + (한글) 바탕"/>
    <w:basedOn w:val="4ATITlv-4FTITnv-4Arial"/>
    <w:link w:val="4ATITlv-4FTITnv-4ArialChar0"/>
    <w:rsid w:val="00235837"/>
    <w:rPr>
      <w:rFonts w:asciiTheme="minorHAnsi" w:eastAsiaTheme="minorEastAsia" w:hAnsiTheme="minorHAnsi"/>
      <w:sz w:val="20"/>
      <w:lang w:val="en-US" w:eastAsia="ko-KR"/>
    </w:rPr>
  </w:style>
  <w:style w:type="paragraph" w:customStyle="1" w:styleId="ECU">
    <w:name w:val="見出し３（現代ECU個別ダイアグ仕様）"/>
    <w:basedOn w:val="32"/>
    <w:rsid w:val="00235837"/>
    <w:pPr>
      <w:keepNext w:val="0"/>
      <w:keepLines w:val="0"/>
      <w:numPr>
        <w:ilvl w:val="0"/>
        <w:numId w:val="0"/>
      </w:numPr>
      <w:tabs>
        <w:tab w:val="num" w:pos="900"/>
      </w:tabs>
      <w:spacing w:before="240" w:after="240"/>
      <w:ind w:left="720"/>
    </w:pPr>
    <w:rPr>
      <w:rFonts w:ascii="현대하모니 B" w:eastAsia="MS Mincho" w:hAnsi="현대하모니 B"/>
      <w:b/>
      <w:bCs w:val="0"/>
      <w:color w:val="auto"/>
      <w:sz w:val="28"/>
      <w:szCs w:val="28"/>
      <w:lang w:val="x-none" w:eastAsia="ja-JP"/>
    </w:rPr>
  </w:style>
  <w:style w:type="paragraph" w:customStyle="1" w:styleId="xl402">
    <w:name w:val="xl402"/>
    <w:basedOn w:val="a2"/>
    <w:rsid w:val="00235837"/>
    <w:pPr>
      <w:pBdr>
        <w:bottom w:val="single" w:sz="8" w:space="0" w:color="auto"/>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03">
    <w:name w:val="xl403"/>
    <w:basedOn w:val="a2"/>
    <w:rsid w:val="00235837"/>
    <w:pPr>
      <w:pBdr>
        <w:left w:val="single" w:sz="8" w:space="0" w:color="auto"/>
        <w:bottom w:val="single" w:sz="8" w:space="0" w:color="auto"/>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04">
    <w:name w:val="xl404"/>
    <w:basedOn w:val="a2"/>
    <w:rsid w:val="00235837"/>
    <w:pPr>
      <w:pBdr>
        <w:top w:val="single" w:sz="8" w:space="0" w:color="auto"/>
        <w:left w:val="single" w:sz="8" w:space="0" w:color="auto"/>
        <w:bottom w:val="single" w:sz="8" w:space="0" w:color="auto"/>
        <w:right w:val="single" w:sz="8" w:space="0" w:color="auto"/>
      </w:pBdr>
      <w:spacing w:before="100" w:beforeAutospacing="1" w:after="100" w:afterAutospacing="1"/>
      <w:jc w:val="both"/>
    </w:pPr>
    <w:rPr>
      <w:rFonts w:ascii="Arial" w:eastAsia="MS PGothic" w:hAnsi="Arial"/>
      <w:b/>
      <w:bCs/>
      <w:sz w:val="16"/>
      <w:szCs w:val="16"/>
      <w:lang w:eastAsia="ja-JP"/>
    </w:rPr>
  </w:style>
  <w:style w:type="paragraph" w:customStyle="1" w:styleId="xl405">
    <w:name w:val="xl405"/>
    <w:basedOn w:val="a2"/>
    <w:rsid w:val="00235837"/>
    <w:pPr>
      <w:pBdr>
        <w:top w:val="single" w:sz="8" w:space="0" w:color="auto"/>
        <w:left w:val="single" w:sz="8" w:space="0" w:color="auto"/>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06">
    <w:name w:val="xl406"/>
    <w:basedOn w:val="a2"/>
    <w:rsid w:val="00235837"/>
    <w:pPr>
      <w:pBdr>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07">
    <w:name w:val="xl407"/>
    <w:basedOn w:val="a2"/>
    <w:rsid w:val="00235837"/>
    <w:pPr>
      <w:pBdr>
        <w:left w:val="single" w:sz="8" w:space="0" w:color="auto"/>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08">
    <w:name w:val="xl408"/>
    <w:basedOn w:val="a2"/>
    <w:rsid w:val="00235837"/>
    <w:pPr>
      <w:pBdr>
        <w:left w:val="single" w:sz="8"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09">
    <w:name w:val="xl409"/>
    <w:basedOn w:val="a2"/>
    <w:rsid w:val="00235837"/>
    <w:pPr>
      <w:pBdr>
        <w:left w:val="single" w:sz="8" w:space="0" w:color="auto"/>
        <w:bottom w:val="single" w:sz="8"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10">
    <w:name w:val="xl410"/>
    <w:basedOn w:val="a2"/>
    <w:rsid w:val="00235837"/>
    <w:pPr>
      <w:pBdr>
        <w:top w:val="single" w:sz="8" w:space="0" w:color="auto"/>
        <w:bottom w:val="single" w:sz="4" w:space="0" w:color="auto"/>
        <w:right w:val="single" w:sz="8" w:space="0" w:color="auto"/>
      </w:pBdr>
      <w:spacing w:before="100" w:beforeAutospacing="1" w:after="100" w:afterAutospacing="1"/>
    </w:pPr>
    <w:rPr>
      <w:rFonts w:ascii="MS PGothic" w:eastAsia="MS PGothic" w:hAnsi="MS PGothic" w:cs="MS PGothic"/>
      <w:color w:val="000000"/>
      <w:sz w:val="18"/>
      <w:szCs w:val="18"/>
      <w:lang w:eastAsia="ja-JP"/>
    </w:rPr>
  </w:style>
  <w:style w:type="paragraph" w:customStyle="1" w:styleId="xl411">
    <w:name w:val="xl411"/>
    <w:basedOn w:val="a2"/>
    <w:rsid w:val="00235837"/>
    <w:pPr>
      <w:pBdr>
        <w:top w:val="single" w:sz="4" w:space="0" w:color="auto"/>
        <w:bottom w:val="single" w:sz="4" w:space="0" w:color="auto"/>
        <w:right w:val="single" w:sz="8" w:space="0" w:color="auto"/>
      </w:pBdr>
      <w:spacing w:before="100" w:beforeAutospacing="1" w:after="100" w:afterAutospacing="1"/>
    </w:pPr>
    <w:rPr>
      <w:rFonts w:ascii="MS PGothic" w:eastAsia="MS PGothic" w:hAnsi="MS PGothic" w:cs="MS PGothic"/>
      <w:color w:val="000000"/>
      <w:sz w:val="18"/>
      <w:szCs w:val="18"/>
      <w:lang w:eastAsia="ja-JP"/>
    </w:rPr>
  </w:style>
  <w:style w:type="paragraph" w:customStyle="1" w:styleId="xl412">
    <w:name w:val="xl412"/>
    <w:basedOn w:val="a2"/>
    <w:rsid w:val="00235837"/>
    <w:pPr>
      <w:pBdr>
        <w:top w:val="single" w:sz="8" w:space="0" w:color="auto"/>
        <w:right w:val="single" w:sz="8" w:space="0" w:color="auto"/>
      </w:pBdr>
      <w:spacing w:before="100" w:beforeAutospacing="1" w:after="100" w:afterAutospacing="1"/>
      <w:jc w:val="center"/>
    </w:pPr>
    <w:rPr>
      <w:rFonts w:ascii="MS PGothic" w:eastAsia="MS PGothic" w:hAnsi="MS PGothic" w:cs="MS PGothic"/>
      <w:sz w:val="16"/>
      <w:szCs w:val="16"/>
      <w:lang w:eastAsia="ja-JP"/>
    </w:rPr>
  </w:style>
  <w:style w:type="paragraph" w:customStyle="1" w:styleId="xl413">
    <w:name w:val="xl413"/>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MS PGothic" w:eastAsia="MS PGothic" w:hAnsi="MS PGothic" w:cs="MS PGothic"/>
      <w:sz w:val="16"/>
      <w:szCs w:val="16"/>
      <w:lang w:eastAsia="ja-JP"/>
    </w:rPr>
  </w:style>
  <w:style w:type="paragraph" w:customStyle="1" w:styleId="xl414">
    <w:name w:val="xl414"/>
    <w:basedOn w:val="a2"/>
    <w:rsid w:val="00235837"/>
    <w:pPr>
      <w:pBdr>
        <w:bottom w:val="single" w:sz="8" w:space="0" w:color="auto"/>
        <w:right w:val="single" w:sz="8" w:space="0" w:color="auto"/>
      </w:pBdr>
      <w:spacing w:before="100" w:beforeAutospacing="1" w:after="100" w:afterAutospacing="1"/>
      <w:jc w:val="center"/>
    </w:pPr>
    <w:rPr>
      <w:rFonts w:ascii="MS PGothic" w:eastAsia="MS PGothic" w:hAnsi="MS PGothic" w:cs="MS PGothic"/>
      <w:sz w:val="16"/>
      <w:szCs w:val="16"/>
      <w:lang w:eastAsia="ja-JP"/>
    </w:rPr>
  </w:style>
  <w:style w:type="paragraph" w:customStyle="1" w:styleId="xl415">
    <w:name w:val="xl415"/>
    <w:basedOn w:val="a2"/>
    <w:rsid w:val="00235837"/>
    <w:pPr>
      <w:pBdr>
        <w:top w:val="single" w:sz="8" w:space="0" w:color="auto"/>
        <w:left w:val="single" w:sz="8" w:space="0" w:color="auto"/>
        <w:bottom w:val="single" w:sz="4" w:space="0" w:color="auto"/>
      </w:pBdr>
      <w:spacing w:before="100" w:beforeAutospacing="1" w:after="100" w:afterAutospacing="1"/>
    </w:pPr>
    <w:rPr>
      <w:rFonts w:ascii="Arial" w:eastAsia="MS PGothic" w:hAnsi="Arial"/>
      <w:sz w:val="16"/>
      <w:szCs w:val="16"/>
      <w:lang w:eastAsia="ja-JP"/>
    </w:rPr>
  </w:style>
  <w:style w:type="paragraph" w:customStyle="1" w:styleId="xl416">
    <w:name w:val="xl416"/>
    <w:basedOn w:val="a2"/>
    <w:rsid w:val="00235837"/>
    <w:pPr>
      <w:pBdr>
        <w:top w:val="single" w:sz="4" w:space="0" w:color="auto"/>
        <w:left w:val="single" w:sz="8" w:space="0" w:color="auto"/>
        <w:bottom w:val="single" w:sz="4" w:space="0" w:color="auto"/>
      </w:pBdr>
      <w:spacing w:before="100" w:beforeAutospacing="1" w:after="100" w:afterAutospacing="1"/>
    </w:pPr>
    <w:rPr>
      <w:rFonts w:ascii="Arial" w:eastAsia="MS PGothic" w:hAnsi="Arial"/>
      <w:sz w:val="16"/>
      <w:szCs w:val="16"/>
      <w:lang w:eastAsia="ja-JP"/>
    </w:rPr>
  </w:style>
  <w:style w:type="paragraph" w:customStyle="1" w:styleId="xl417">
    <w:name w:val="xl417"/>
    <w:basedOn w:val="a2"/>
    <w:rsid w:val="00235837"/>
    <w:pPr>
      <w:pBdr>
        <w:top w:val="single" w:sz="4" w:space="0" w:color="auto"/>
        <w:bottom w:val="single" w:sz="4"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18">
    <w:name w:val="xl418"/>
    <w:basedOn w:val="a2"/>
    <w:rsid w:val="00235837"/>
    <w:pPr>
      <w:pBdr>
        <w:top w:val="single" w:sz="4" w:space="0" w:color="auto"/>
        <w:left w:val="single" w:sz="8" w:space="0" w:color="auto"/>
        <w:bottom w:val="single" w:sz="4" w:space="0" w:color="auto"/>
      </w:pBdr>
      <w:spacing w:before="100" w:beforeAutospacing="1" w:after="100" w:afterAutospacing="1"/>
      <w:jc w:val="both"/>
    </w:pPr>
    <w:rPr>
      <w:rFonts w:ascii="Arial" w:eastAsia="MS PGothic" w:hAnsi="Arial"/>
      <w:sz w:val="16"/>
      <w:szCs w:val="16"/>
      <w:lang w:eastAsia="ja-JP"/>
    </w:rPr>
  </w:style>
  <w:style w:type="paragraph" w:customStyle="1" w:styleId="xl419">
    <w:name w:val="xl419"/>
    <w:basedOn w:val="a2"/>
    <w:rsid w:val="00235837"/>
    <w:pPr>
      <w:pBdr>
        <w:top w:val="single" w:sz="4" w:space="0" w:color="auto"/>
        <w:left w:val="single" w:sz="8" w:space="0" w:color="auto"/>
        <w:bottom w:val="single" w:sz="4" w:space="0" w:color="auto"/>
      </w:pBdr>
      <w:spacing w:before="100" w:beforeAutospacing="1" w:after="100" w:afterAutospacing="1"/>
    </w:pPr>
    <w:rPr>
      <w:rFonts w:ascii="Arial" w:eastAsia="MS PGothic" w:hAnsi="Arial"/>
      <w:sz w:val="18"/>
      <w:szCs w:val="18"/>
      <w:lang w:eastAsia="ja-JP"/>
    </w:rPr>
  </w:style>
  <w:style w:type="paragraph" w:customStyle="1" w:styleId="xl420">
    <w:name w:val="xl420"/>
    <w:basedOn w:val="a2"/>
    <w:rsid w:val="00235837"/>
    <w:pPr>
      <w:pBdr>
        <w:top w:val="single" w:sz="4" w:space="0" w:color="auto"/>
        <w:left w:val="single" w:sz="8" w:space="0" w:color="auto"/>
        <w:bottom w:val="single" w:sz="4" w:space="0" w:color="auto"/>
      </w:pBdr>
      <w:spacing w:before="100" w:beforeAutospacing="1" w:after="100" w:afterAutospacing="1"/>
      <w:jc w:val="both"/>
    </w:pPr>
    <w:rPr>
      <w:rFonts w:ascii="Arial" w:eastAsia="MS PGothic" w:hAnsi="Arial"/>
      <w:color w:val="000000"/>
      <w:sz w:val="16"/>
      <w:szCs w:val="16"/>
      <w:lang w:eastAsia="ja-JP"/>
    </w:rPr>
  </w:style>
  <w:style w:type="paragraph" w:customStyle="1" w:styleId="xl421">
    <w:name w:val="xl421"/>
    <w:basedOn w:val="a2"/>
    <w:rsid w:val="00235837"/>
    <w:pPr>
      <w:pBdr>
        <w:top w:val="single" w:sz="8" w:space="0" w:color="auto"/>
        <w:left w:val="single" w:sz="8"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22">
    <w:name w:val="xl422"/>
    <w:basedOn w:val="a2"/>
    <w:rsid w:val="00235837"/>
    <w:pPr>
      <w:pBdr>
        <w:top w:val="single" w:sz="4" w:space="0" w:color="auto"/>
        <w:left w:val="single" w:sz="8" w:space="0" w:color="auto"/>
      </w:pBdr>
      <w:spacing w:before="100" w:beforeAutospacing="1" w:after="100" w:afterAutospacing="1"/>
    </w:pPr>
    <w:rPr>
      <w:rFonts w:ascii="Arial" w:eastAsia="MS PGothic" w:hAnsi="Arial"/>
      <w:sz w:val="16"/>
      <w:szCs w:val="16"/>
      <w:lang w:eastAsia="ja-JP"/>
    </w:rPr>
  </w:style>
  <w:style w:type="paragraph" w:customStyle="1" w:styleId="xl423">
    <w:name w:val="xl423"/>
    <w:basedOn w:val="a2"/>
    <w:rsid w:val="00235837"/>
    <w:pPr>
      <w:pBdr>
        <w:top w:val="single" w:sz="4"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24">
    <w:name w:val="xl424"/>
    <w:basedOn w:val="a2"/>
    <w:rsid w:val="00235837"/>
    <w:pPr>
      <w:pBdr>
        <w:left w:val="single" w:sz="8" w:space="0" w:color="auto"/>
        <w:bottom w:val="single" w:sz="4" w:space="0" w:color="auto"/>
      </w:pBdr>
      <w:spacing w:before="100" w:beforeAutospacing="1" w:after="100" w:afterAutospacing="1"/>
    </w:pPr>
    <w:rPr>
      <w:rFonts w:ascii="Arial" w:eastAsia="MS PGothic" w:hAnsi="Arial"/>
      <w:sz w:val="16"/>
      <w:szCs w:val="16"/>
      <w:lang w:eastAsia="ja-JP"/>
    </w:rPr>
  </w:style>
  <w:style w:type="paragraph" w:customStyle="1" w:styleId="xl425">
    <w:name w:val="xl425"/>
    <w:basedOn w:val="a2"/>
    <w:rsid w:val="00235837"/>
    <w:pPr>
      <w:pBdr>
        <w:bottom w:val="single" w:sz="4"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26">
    <w:name w:val="xl426"/>
    <w:basedOn w:val="a2"/>
    <w:rsid w:val="00235837"/>
    <w:pPr>
      <w:pBdr>
        <w:top w:val="single" w:sz="8" w:space="0" w:color="auto"/>
        <w:left w:val="single" w:sz="8" w:space="0" w:color="auto"/>
      </w:pBdr>
      <w:spacing w:before="100" w:beforeAutospacing="1" w:after="100" w:afterAutospacing="1"/>
    </w:pPr>
    <w:rPr>
      <w:rFonts w:ascii="Helvetica" w:eastAsia="MS PGothic" w:hAnsi="Helvetica" w:cs="MS PGothic"/>
      <w:sz w:val="18"/>
      <w:szCs w:val="18"/>
      <w:lang w:eastAsia="ja-JP"/>
    </w:rPr>
  </w:style>
  <w:style w:type="paragraph" w:customStyle="1" w:styleId="xl427">
    <w:name w:val="xl427"/>
    <w:basedOn w:val="a2"/>
    <w:rsid w:val="00235837"/>
    <w:pPr>
      <w:pBdr>
        <w:top w:val="single" w:sz="8"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28">
    <w:name w:val="xl428"/>
    <w:basedOn w:val="a2"/>
    <w:rsid w:val="00235837"/>
    <w:pPr>
      <w:pBdr>
        <w:left w:val="single" w:sz="8" w:space="0" w:color="auto"/>
      </w:pBdr>
      <w:spacing w:before="100" w:beforeAutospacing="1" w:after="100" w:afterAutospacing="1"/>
    </w:pPr>
    <w:rPr>
      <w:rFonts w:ascii="Helvetica" w:eastAsia="MS PGothic" w:hAnsi="Helvetica" w:cs="MS PGothic"/>
      <w:sz w:val="18"/>
      <w:szCs w:val="18"/>
      <w:lang w:eastAsia="ja-JP"/>
    </w:rPr>
  </w:style>
  <w:style w:type="paragraph" w:customStyle="1" w:styleId="xl429">
    <w:name w:val="xl429"/>
    <w:basedOn w:val="a2"/>
    <w:rsid w:val="00235837"/>
    <w:pPr>
      <w:pBdr>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30">
    <w:name w:val="xl430"/>
    <w:basedOn w:val="a2"/>
    <w:rsid w:val="00235837"/>
    <w:pPr>
      <w:pBdr>
        <w:left w:val="single" w:sz="8" w:space="0" w:color="auto"/>
        <w:bottom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31">
    <w:name w:val="xl431"/>
    <w:basedOn w:val="a2"/>
    <w:rsid w:val="00235837"/>
    <w:pPr>
      <w:pBdr>
        <w:bottom w:val="single" w:sz="8" w:space="0" w:color="auto"/>
        <w:right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32">
    <w:name w:val="xl432"/>
    <w:basedOn w:val="a2"/>
    <w:rsid w:val="00235837"/>
    <w:pPr>
      <w:pBdr>
        <w:top w:val="single" w:sz="8" w:space="0" w:color="auto"/>
        <w:right w:val="single" w:sz="8" w:space="0" w:color="auto"/>
      </w:pBdr>
      <w:spacing w:before="100" w:beforeAutospacing="1" w:after="100" w:afterAutospacing="1"/>
      <w:jc w:val="both"/>
    </w:pPr>
    <w:rPr>
      <w:rFonts w:ascii="Arial" w:eastAsia="MS PGothic" w:hAnsi="Arial"/>
      <w:sz w:val="16"/>
      <w:szCs w:val="16"/>
      <w:lang w:eastAsia="ja-JP"/>
    </w:rPr>
  </w:style>
  <w:style w:type="paragraph" w:customStyle="1" w:styleId="xl433">
    <w:name w:val="xl433"/>
    <w:basedOn w:val="a2"/>
    <w:rsid w:val="00235837"/>
    <w:pPr>
      <w:pBdr>
        <w:bottom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34">
    <w:name w:val="xl434"/>
    <w:basedOn w:val="a2"/>
    <w:rsid w:val="00235837"/>
    <w:pPr>
      <w:pBdr>
        <w:top w:val="single" w:sz="4" w:space="0" w:color="auto"/>
        <w:left w:val="single" w:sz="8" w:space="0" w:color="auto"/>
        <w:bottom w:val="single" w:sz="8" w:space="0" w:color="auto"/>
      </w:pBdr>
      <w:spacing w:before="100" w:beforeAutospacing="1" w:after="100" w:afterAutospacing="1"/>
    </w:pPr>
    <w:rPr>
      <w:rFonts w:ascii="MS PGothic" w:eastAsia="MS PGothic" w:hAnsi="MS PGothic" w:cs="MS PGothic"/>
      <w:sz w:val="24"/>
      <w:szCs w:val="24"/>
      <w:lang w:eastAsia="ja-JP"/>
    </w:rPr>
  </w:style>
  <w:style w:type="paragraph" w:customStyle="1" w:styleId="xl435">
    <w:name w:val="xl435"/>
    <w:basedOn w:val="a2"/>
    <w:rsid w:val="00235837"/>
    <w:pPr>
      <w:pBdr>
        <w:left w:val="single" w:sz="8" w:space="0" w:color="auto"/>
        <w:bottom w:val="single" w:sz="8" w:space="0" w:color="auto"/>
      </w:pBdr>
      <w:spacing w:before="100" w:beforeAutospacing="1" w:after="100" w:afterAutospacing="1"/>
      <w:jc w:val="center"/>
    </w:pPr>
    <w:rPr>
      <w:rFonts w:ascii="MS PGothic" w:eastAsia="MS PGothic" w:hAnsi="MS PGothic" w:cs="MS PGothic"/>
      <w:sz w:val="24"/>
      <w:szCs w:val="24"/>
      <w:lang w:eastAsia="ja-JP"/>
    </w:rPr>
  </w:style>
  <w:style w:type="paragraph" w:customStyle="1" w:styleId="xl436">
    <w:name w:val="xl436"/>
    <w:basedOn w:val="a2"/>
    <w:rsid w:val="00235837"/>
    <w:pPr>
      <w:pBdr>
        <w:bottom w:val="single" w:sz="8" w:space="0" w:color="auto"/>
        <w:right w:val="single" w:sz="8" w:space="0" w:color="auto"/>
      </w:pBdr>
      <w:spacing w:before="100" w:beforeAutospacing="1" w:after="100" w:afterAutospacing="1"/>
      <w:jc w:val="center"/>
    </w:pPr>
    <w:rPr>
      <w:rFonts w:ascii="MS PGothic" w:eastAsia="MS PGothic" w:hAnsi="MS PGothic" w:cs="MS PGothic"/>
      <w:sz w:val="24"/>
      <w:szCs w:val="24"/>
      <w:lang w:eastAsia="ja-JP"/>
    </w:rPr>
  </w:style>
  <w:style w:type="paragraph" w:customStyle="1" w:styleId="xl437">
    <w:name w:val="xl437"/>
    <w:basedOn w:val="a2"/>
    <w:rsid w:val="00235837"/>
    <w:pPr>
      <w:pBdr>
        <w:left w:val="single" w:sz="8" w:space="0" w:color="auto"/>
      </w:pBdr>
      <w:spacing w:before="100" w:beforeAutospacing="1" w:after="100" w:afterAutospacing="1"/>
    </w:pPr>
    <w:rPr>
      <w:rFonts w:ascii="Helvetica" w:eastAsia="MS PGothic" w:hAnsi="Helvetica" w:cs="MS PGothic"/>
      <w:sz w:val="18"/>
      <w:szCs w:val="18"/>
      <w:lang w:eastAsia="ja-JP"/>
    </w:rPr>
  </w:style>
  <w:style w:type="paragraph" w:customStyle="1" w:styleId="xl438">
    <w:name w:val="xl438"/>
    <w:basedOn w:val="a2"/>
    <w:rsid w:val="00235837"/>
    <w:pPr>
      <w:pBdr>
        <w:right w:val="single" w:sz="8" w:space="0" w:color="auto"/>
      </w:pBdr>
      <w:spacing w:before="100" w:beforeAutospacing="1" w:after="100" w:afterAutospacing="1"/>
    </w:pPr>
    <w:rPr>
      <w:rFonts w:ascii="Helvetica" w:eastAsia="MS PGothic" w:hAnsi="Helvetica" w:cs="MS PGothic"/>
      <w:sz w:val="18"/>
      <w:szCs w:val="18"/>
      <w:lang w:eastAsia="ja-JP"/>
    </w:rPr>
  </w:style>
  <w:style w:type="paragraph" w:customStyle="1" w:styleId="xl439">
    <w:name w:val="xl439"/>
    <w:basedOn w:val="a2"/>
    <w:rsid w:val="00235837"/>
    <w:pPr>
      <w:pBdr>
        <w:top w:val="single" w:sz="8" w:space="0" w:color="auto"/>
        <w:left w:val="single" w:sz="8" w:space="0" w:color="auto"/>
        <w:bottom w:val="single" w:sz="8" w:space="0" w:color="auto"/>
      </w:pBdr>
      <w:spacing w:before="100" w:beforeAutospacing="1" w:after="100" w:afterAutospacing="1"/>
      <w:jc w:val="center"/>
    </w:pPr>
    <w:rPr>
      <w:rFonts w:ascii="Arial" w:eastAsia="MS PGothic" w:hAnsi="Arial"/>
      <w:b/>
      <w:bCs/>
      <w:sz w:val="16"/>
      <w:szCs w:val="16"/>
      <w:lang w:eastAsia="ja-JP"/>
    </w:rPr>
  </w:style>
  <w:style w:type="paragraph" w:customStyle="1" w:styleId="xl440">
    <w:name w:val="xl440"/>
    <w:basedOn w:val="a2"/>
    <w:rsid w:val="00235837"/>
    <w:pPr>
      <w:pBdr>
        <w:top w:val="single" w:sz="8" w:space="0" w:color="auto"/>
        <w:bottom w:val="single" w:sz="8" w:space="0" w:color="auto"/>
      </w:pBdr>
      <w:spacing w:before="100" w:beforeAutospacing="1" w:after="100" w:afterAutospacing="1"/>
      <w:jc w:val="center"/>
    </w:pPr>
    <w:rPr>
      <w:rFonts w:ascii="Arial" w:eastAsia="MS PGothic" w:hAnsi="Arial"/>
      <w:b/>
      <w:bCs/>
      <w:sz w:val="16"/>
      <w:szCs w:val="16"/>
      <w:lang w:eastAsia="ja-JP"/>
    </w:rPr>
  </w:style>
  <w:style w:type="paragraph" w:customStyle="1" w:styleId="xl441">
    <w:name w:val="xl441"/>
    <w:basedOn w:val="a2"/>
    <w:rsid w:val="00235837"/>
    <w:pPr>
      <w:pBdr>
        <w:top w:val="single" w:sz="8" w:space="0" w:color="auto"/>
        <w:bottom w:val="single" w:sz="8" w:space="0" w:color="auto"/>
        <w:right w:val="single" w:sz="8" w:space="0" w:color="auto"/>
      </w:pBdr>
      <w:spacing w:before="100" w:beforeAutospacing="1" w:after="100" w:afterAutospacing="1"/>
      <w:jc w:val="center"/>
    </w:pPr>
    <w:rPr>
      <w:rFonts w:ascii="Arial" w:eastAsia="MS PGothic" w:hAnsi="Arial"/>
      <w:b/>
      <w:bCs/>
      <w:sz w:val="16"/>
      <w:szCs w:val="16"/>
      <w:lang w:eastAsia="ja-JP"/>
    </w:rPr>
  </w:style>
  <w:style w:type="paragraph" w:customStyle="1" w:styleId="xl442">
    <w:name w:val="xl442"/>
    <w:basedOn w:val="a2"/>
    <w:rsid w:val="00235837"/>
    <w:pPr>
      <w:pBdr>
        <w:top w:val="single" w:sz="8" w:space="0" w:color="auto"/>
        <w:left w:val="single" w:sz="8" w:space="0" w:color="auto"/>
      </w:pBdr>
      <w:spacing w:before="100" w:beforeAutospacing="1" w:after="100" w:afterAutospacing="1"/>
    </w:pPr>
    <w:rPr>
      <w:rFonts w:ascii="Helvetica" w:eastAsia="MS PGothic" w:hAnsi="Helvetica" w:cs="MS PGothic"/>
      <w:sz w:val="18"/>
      <w:szCs w:val="18"/>
      <w:lang w:eastAsia="ja-JP"/>
    </w:rPr>
  </w:style>
  <w:style w:type="paragraph" w:customStyle="1" w:styleId="xl443">
    <w:name w:val="xl443"/>
    <w:basedOn w:val="a2"/>
    <w:rsid w:val="00235837"/>
    <w:pPr>
      <w:pBdr>
        <w:top w:val="single" w:sz="8" w:space="0" w:color="auto"/>
        <w:right w:val="single" w:sz="8" w:space="0" w:color="auto"/>
      </w:pBdr>
      <w:spacing w:before="100" w:beforeAutospacing="1" w:after="100" w:afterAutospacing="1"/>
    </w:pPr>
    <w:rPr>
      <w:rFonts w:ascii="Helvetica" w:eastAsia="MS PGothic" w:hAnsi="Helvetica" w:cs="MS PGothic"/>
      <w:sz w:val="18"/>
      <w:szCs w:val="18"/>
      <w:lang w:eastAsia="ja-JP"/>
    </w:rPr>
  </w:style>
  <w:style w:type="character" w:customStyle="1" w:styleId="4ATITlv-4FTITnv-4ArialChar1">
    <w:name w:val="스타일 스타일 스타일 제목 4A:TIT_lv-4F:TIT_nv-4 + (양방향) Arial + (한글) 바탕 + (한... Char"/>
    <w:link w:val="4ATITlv-4FTITnv-4Arial1"/>
    <w:locked/>
    <w:rsid w:val="00235837"/>
    <w:rPr>
      <w:rFonts w:ascii="현대하모니 B" w:eastAsia="MS Mincho" w:hAnsi="현대하모니 B"/>
      <w:b/>
      <w:i/>
      <w:noProof/>
      <w:sz w:val="22"/>
      <w:lang w:val="en-GB" w:eastAsia="x-none"/>
    </w:rPr>
  </w:style>
  <w:style w:type="paragraph" w:customStyle="1" w:styleId="4ATITlv-4FTITnv-4Arial1">
    <w:name w:val="스타일 스타일 스타일 제목 4A:TIT_lv-4F:TIT_nv-4 + (양방향) Arial + (한글) 바탕 + (한..."/>
    <w:basedOn w:val="4ATITlv-4FTITnv-4Arial0"/>
    <w:link w:val="4ATITlv-4FTITnv-4ArialChar1"/>
    <w:autoRedefine/>
    <w:rsid w:val="00235837"/>
    <w:rPr>
      <w:rFonts w:ascii="현대하모니 B" w:eastAsia="MS Mincho" w:hAnsi="현대하모니 B"/>
      <w:bCs w:val="0"/>
      <w:sz w:val="22"/>
      <w:lang w:val="en-GB" w:eastAsia="x-none"/>
    </w:rPr>
  </w:style>
  <w:style w:type="character" w:customStyle="1" w:styleId="4ATITlv-4FTITnv-4MSMinchoChar">
    <w:name w:val="스타일 제목 4A:TIT_lv-4F:TIT_nv-4 + (한글) MS Mincho Char"/>
    <w:link w:val="4ATITlv-4FTITnv-4MSMincho"/>
    <w:locked/>
    <w:rsid w:val="00235837"/>
    <w:rPr>
      <w:rFonts w:ascii="현대하모니 B" w:eastAsia="MS Mincho" w:hAnsi="현대하모니 B"/>
      <w:b/>
      <w:i/>
      <w:noProof/>
      <w:sz w:val="22"/>
      <w:lang w:val="en-GB" w:eastAsia="x-none"/>
    </w:rPr>
  </w:style>
  <w:style w:type="paragraph" w:customStyle="1" w:styleId="4ATITlv-4FTITnv-4MSMincho">
    <w:name w:val="스타일 제목 4A:TIT_lv-4F:TIT_nv-4 + (한글) MS Mincho"/>
    <w:basedOn w:val="41"/>
    <w:link w:val="4ATITlv-4FTITnv-4MSMinchoChar"/>
    <w:rsid w:val="00235837"/>
    <w:pPr>
      <w:keepLines w:val="0"/>
      <w:tabs>
        <w:tab w:val="num" w:pos="864"/>
      </w:tabs>
      <w:spacing w:before="240" w:after="240"/>
    </w:pPr>
    <w:rPr>
      <w:rFonts w:ascii="현대하모니 B" w:eastAsia="MS Mincho" w:hAnsi="현대하모니 B" w:cstheme="minorBidi"/>
      <w:b/>
      <w:i/>
      <w:iCs w:val="0"/>
      <w:color w:val="auto"/>
      <w:kern w:val="2"/>
      <w:lang w:val="en-GB" w:eastAsia="x-none"/>
    </w:rPr>
  </w:style>
  <w:style w:type="character" w:customStyle="1" w:styleId="3ATITlv-3FTITnv-3Char">
    <w:name w:val="스타일 제목 3A:TIT_lv-3F:TIT_nv-3 + (한글) 바탕 Char"/>
    <w:link w:val="3ATITlv-3FTITnv-3"/>
    <w:locked/>
    <w:rsid w:val="00235837"/>
    <w:rPr>
      <w:rFonts w:ascii="현대하모니 B" w:eastAsia="현대하모니 B" w:hAnsi="현대하모니 B"/>
      <w:bCs/>
      <w:sz w:val="22"/>
      <w:lang w:val="x-none" w:eastAsia="x-none"/>
    </w:rPr>
  </w:style>
  <w:style w:type="paragraph" w:customStyle="1" w:styleId="3ATITlv-3FTITnv-3">
    <w:name w:val="스타일 제목 3A:TIT_lv-3F:TIT_nv-3 + (한글) 바탕"/>
    <w:basedOn w:val="32"/>
    <w:link w:val="3ATITlv-3FTITnv-3Char"/>
    <w:rsid w:val="00235837"/>
    <w:pPr>
      <w:keepNext w:val="0"/>
      <w:keepLines w:val="0"/>
      <w:numPr>
        <w:ilvl w:val="0"/>
        <w:numId w:val="0"/>
      </w:numPr>
      <w:spacing w:before="240" w:after="240"/>
    </w:pPr>
    <w:rPr>
      <w:rFonts w:ascii="현대하모니 B" w:eastAsia="현대하모니 B" w:hAnsi="현대하모니 B" w:cstheme="minorBidi"/>
      <w:b/>
      <w:color w:val="auto"/>
      <w:kern w:val="2"/>
      <w:lang w:val="x-none" w:eastAsia="x-none"/>
    </w:rPr>
  </w:style>
  <w:style w:type="character" w:customStyle="1" w:styleId="1ATITlv-1FTITnv-1ArialChar0">
    <w:name w:val="스타일 스타일 제목 1A:TIT_lv-1F:TIT_nv-1 + (양방향) Arial + (한글) 바탕 Char"/>
    <w:link w:val="1ATITlv-1FTITnv-1Arial0"/>
    <w:locked/>
    <w:rsid w:val="00235837"/>
    <w:rPr>
      <w:rFonts w:ascii="Arial" w:eastAsia="Times New Roman" w:hAnsi="Arial"/>
      <w:bCs/>
      <w:noProof/>
      <w:sz w:val="32"/>
      <w:lang w:val="x-none"/>
    </w:rPr>
  </w:style>
  <w:style w:type="paragraph" w:customStyle="1" w:styleId="1ATITlv-1FTITnv-1Arial0">
    <w:name w:val="스타일 스타일 제목 1A:TIT_lv-1F:TIT_nv-1 + (양방향) Arial + (한글) 바탕"/>
    <w:basedOn w:val="1ATITlv-1FTITnv-1Arial"/>
    <w:link w:val="1ATITlv-1FTITnv-1ArialChar0"/>
    <w:autoRedefine/>
    <w:rsid w:val="00235837"/>
    <w:rPr>
      <w:bCs/>
    </w:rPr>
  </w:style>
  <w:style w:type="character" w:customStyle="1" w:styleId="2ATITlv-2FTITnv-2ArialChar0">
    <w:name w:val="스타일 스타일 제목 2A:TIT_lv-2F:TIT_nv-2 + (양방향) Arial + (한글) 바탕 Char"/>
    <w:link w:val="2ATITlv-2FTITnv-2Arial0"/>
    <w:locked/>
    <w:rsid w:val="00235837"/>
    <w:rPr>
      <w:rFonts w:ascii="현대하모니 B" w:eastAsia="현대하모니 B" w:hAnsi="현대하모니 B"/>
      <w:b/>
      <w:bCs/>
      <w:sz w:val="28"/>
      <w:lang w:val="x-none" w:eastAsia="x-none"/>
    </w:rPr>
  </w:style>
  <w:style w:type="paragraph" w:customStyle="1" w:styleId="2ATITlv-2FTITnv-2Arial0">
    <w:name w:val="스타일 스타일 제목 2A:TIT_lv-2F:TIT_nv-2 + (양방향) Arial + (한글) 바탕"/>
    <w:basedOn w:val="2ATITlv-2FTITnv-2Arial"/>
    <w:link w:val="2ATITlv-2FTITnv-2ArialChar0"/>
    <w:autoRedefine/>
    <w:rsid w:val="00235837"/>
    <w:rPr>
      <w:bCs/>
    </w:rPr>
  </w:style>
  <w:style w:type="character" w:customStyle="1" w:styleId="3ATITlv-3FTITnv-3MSMincho14ptChar">
    <w:name w:val="스타일 제목 3A:TIT_lv-3F:TIT_nv-3 + (한글) MS Mincho 14 pt Char"/>
    <w:link w:val="3ATITlv-3FTITnv-3MSMincho14pt"/>
    <w:locked/>
    <w:rsid w:val="00235837"/>
    <w:rPr>
      <w:rFonts w:ascii="현대하모니 B" w:eastAsia="MS Mincho" w:hAnsi="현대하모니 B"/>
      <w:bCs/>
      <w:sz w:val="28"/>
      <w:lang w:val="x-none" w:eastAsia="x-none"/>
    </w:rPr>
  </w:style>
  <w:style w:type="paragraph" w:customStyle="1" w:styleId="3ATITlv-3FTITnv-3MSMincho14pt">
    <w:name w:val="스타일 제목 3A:TIT_lv-3F:TIT_nv-3 + (한글) MS Mincho 14 pt"/>
    <w:basedOn w:val="32"/>
    <w:link w:val="3ATITlv-3FTITnv-3MSMincho14ptChar"/>
    <w:autoRedefine/>
    <w:rsid w:val="00235837"/>
    <w:pPr>
      <w:keepNext w:val="0"/>
      <w:keepLines w:val="0"/>
      <w:numPr>
        <w:ilvl w:val="0"/>
        <w:numId w:val="0"/>
      </w:numPr>
      <w:spacing w:before="240" w:after="240"/>
    </w:pPr>
    <w:rPr>
      <w:rFonts w:ascii="현대하모니 B" w:eastAsia="MS Mincho" w:hAnsi="현대하모니 B" w:cstheme="minorBidi"/>
      <w:b/>
      <w:color w:val="auto"/>
      <w:kern w:val="2"/>
      <w:sz w:val="28"/>
      <w:lang w:val="x-none" w:eastAsia="x-none"/>
    </w:rPr>
  </w:style>
  <w:style w:type="character" w:customStyle="1" w:styleId="5Char0">
    <w:name w:val="스타일5 Char"/>
    <w:link w:val="56"/>
    <w:locked/>
    <w:rsid w:val="00235837"/>
    <w:rPr>
      <w:rFonts w:ascii="현대하모니 L" w:eastAsia="현대하모니 L" w:hAnsi="현대하모니 L"/>
      <w:b/>
      <w:sz w:val="22"/>
      <w:lang w:val="en-AU" w:eastAsia="x-none"/>
    </w:rPr>
  </w:style>
  <w:style w:type="paragraph" w:customStyle="1" w:styleId="56">
    <w:name w:val="스타일5"/>
    <w:basedOn w:val="51"/>
    <w:link w:val="5Char0"/>
    <w:qFormat/>
    <w:rsid w:val="00235837"/>
    <w:pPr>
      <w:keepNext/>
      <w:numPr>
        <w:ilvl w:val="0"/>
        <w:numId w:val="0"/>
      </w:numPr>
      <w:tabs>
        <w:tab w:val="num" w:pos="960"/>
      </w:tabs>
      <w:spacing w:before="240" w:after="120"/>
      <w:ind w:left="960" w:hanging="960"/>
    </w:pPr>
    <w:rPr>
      <w:rFonts w:ascii="현대하모니 L" w:eastAsia="현대하모니 L" w:hAnsi="현대하모니 L" w:cstheme="minorBidi"/>
      <w:b/>
      <w:kern w:val="2"/>
      <w:lang w:val="en-AU" w:eastAsia="x-none"/>
    </w:rPr>
  </w:style>
  <w:style w:type="character" w:customStyle="1" w:styleId="shorttext1">
    <w:name w:val="short_text1"/>
    <w:rsid w:val="00235837"/>
    <w:rPr>
      <w:sz w:val="26"/>
      <w:szCs w:val="26"/>
    </w:rPr>
  </w:style>
  <w:style w:type="paragraph" w:customStyle="1" w:styleId="MAIN">
    <w:name w:val="MAIN"/>
    <w:basedOn w:val="afff6"/>
    <w:link w:val="MAINChar"/>
    <w:qFormat/>
    <w:rsid w:val="00235837"/>
    <w:p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line="360" w:lineRule="exact"/>
      <w:textAlignment w:val="baseline"/>
    </w:pPr>
    <w:rPr>
      <w:rFonts w:ascii="맑은 고딕" w:eastAsia="맑은 고딕"/>
      <w:kern w:val="0"/>
      <w:sz w:val="22"/>
      <w:szCs w:val="20"/>
    </w:rPr>
  </w:style>
  <w:style w:type="character" w:customStyle="1" w:styleId="MAINChar">
    <w:name w:val="MAIN Char"/>
    <w:link w:val="MAIN"/>
    <w:rsid w:val="00235837"/>
    <w:rPr>
      <w:rFonts w:ascii="맑은 고딕" w:eastAsia="맑은 고딕" w:hAnsi="맑은 고딕" w:cs="Times New Roman"/>
      <w:color w:val="000000"/>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695">
      <w:bodyDiv w:val="1"/>
      <w:marLeft w:val="0"/>
      <w:marRight w:val="0"/>
      <w:marTop w:val="0"/>
      <w:marBottom w:val="0"/>
      <w:divBdr>
        <w:top w:val="none" w:sz="0" w:space="0" w:color="auto"/>
        <w:left w:val="none" w:sz="0" w:space="0" w:color="auto"/>
        <w:bottom w:val="none" w:sz="0" w:space="0" w:color="auto"/>
        <w:right w:val="none" w:sz="0" w:space="0" w:color="auto"/>
      </w:divBdr>
    </w:div>
    <w:div w:id="5178802">
      <w:bodyDiv w:val="1"/>
      <w:marLeft w:val="0"/>
      <w:marRight w:val="0"/>
      <w:marTop w:val="0"/>
      <w:marBottom w:val="0"/>
      <w:divBdr>
        <w:top w:val="none" w:sz="0" w:space="0" w:color="auto"/>
        <w:left w:val="none" w:sz="0" w:space="0" w:color="auto"/>
        <w:bottom w:val="none" w:sz="0" w:space="0" w:color="auto"/>
        <w:right w:val="none" w:sz="0" w:space="0" w:color="auto"/>
      </w:divBdr>
    </w:div>
    <w:div w:id="9993885">
      <w:bodyDiv w:val="1"/>
      <w:marLeft w:val="0"/>
      <w:marRight w:val="0"/>
      <w:marTop w:val="0"/>
      <w:marBottom w:val="0"/>
      <w:divBdr>
        <w:top w:val="none" w:sz="0" w:space="0" w:color="auto"/>
        <w:left w:val="none" w:sz="0" w:space="0" w:color="auto"/>
        <w:bottom w:val="none" w:sz="0" w:space="0" w:color="auto"/>
        <w:right w:val="none" w:sz="0" w:space="0" w:color="auto"/>
      </w:divBdr>
    </w:div>
    <w:div w:id="12655764">
      <w:bodyDiv w:val="1"/>
      <w:marLeft w:val="0"/>
      <w:marRight w:val="0"/>
      <w:marTop w:val="0"/>
      <w:marBottom w:val="0"/>
      <w:divBdr>
        <w:top w:val="none" w:sz="0" w:space="0" w:color="auto"/>
        <w:left w:val="none" w:sz="0" w:space="0" w:color="auto"/>
        <w:bottom w:val="none" w:sz="0" w:space="0" w:color="auto"/>
        <w:right w:val="none" w:sz="0" w:space="0" w:color="auto"/>
      </w:divBdr>
    </w:div>
    <w:div w:id="19549667">
      <w:bodyDiv w:val="1"/>
      <w:marLeft w:val="0"/>
      <w:marRight w:val="0"/>
      <w:marTop w:val="0"/>
      <w:marBottom w:val="0"/>
      <w:divBdr>
        <w:top w:val="none" w:sz="0" w:space="0" w:color="auto"/>
        <w:left w:val="none" w:sz="0" w:space="0" w:color="auto"/>
        <w:bottom w:val="none" w:sz="0" w:space="0" w:color="auto"/>
        <w:right w:val="none" w:sz="0" w:space="0" w:color="auto"/>
      </w:divBdr>
    </w:div>
    <w:div w:id="39676616">
      <w:bodyDiv w:val="1"/>
      <w:marLeft w:val="0"/>
      <w:marRight w:val="0"/>
      <w:marTop w:val="0"/>
      <w:marBottom w:val="0"/>
      <w:divBdr>
        <w:top w:val="none" w:sz="0" w:space="0" w:color="auto"/>
        <w:left w:val="none" w:sz="0" w:space="0" w:color="auto"/>
        <w:bottom w:val="none" w:sz="0" w:space="0" w:color="auto"/>
        <w:right w:val="none" w:sz="0" w:space="0" w:color="auto"/>
      </w:divBdr>
    </w:div>
    <w:div w:id="41752518">
      <w:bodyDiv w:val="1"/>
      <w:marLeft w:val="0"/>
      <w:marRight w:val="0"/>
      <w:marTop w:val="0"/>
      <w:marBottom w:val="0"/>
      <w:divBdr>
        <w:top w:val="none" w:sz="0" w:space="0" w:color="auto"/>
        <w:left w:val="none" w:sz="0" w:space="0" w:color="auto"/>
        <w:bottom w:val="none" w:sz="0" w:space="0" w:color="auto"/>
        <w:right w:val="none" w:sz="0" w:space="0" w:color="auto"/>
      </w:divBdr>
    </w:div>
    <w:div w:id="44451083">
      <w:bodyDiv w:val="1"/>
      <w:marLeft w:val="0"/>
      <w:marRight w:val="0"/>
      <w:marTop w:val="0"/>
      <w:marBottom w:val="0"/>
      <w:divBdr>
        <w:top w:val="none" w:sz="0" w:space="0" w:color="auto"/>
        <w:left w:val="none" w:sz="0" w:space="0" w:color="auto"/>
        <w:bottom w:val="none" w:sz="0" w:space="0" w:color="auto"/>
        <w:right w:val="none" w:sz="0" w:space="0" w:color="auto"/>
      </w:divBdr>
    </w:div>
    <w:div w:id="47461822">
      <w:bodyDiv w:val="1"/>
      <w:marLeft w:val="0"/>
      <w:marRight w:val="0"/>
      <w:marTop w:val="0"/>
      <w:marBottom w:val="0"/>
      <w:divBdr>
        <w:top w:val="none" w:sz="0" w:space="0" w:color="auto"/>
        <w:left w:val="none" w:sz="0" w:space="0" w:color="auto"/>
        <w:bottom w:val="none" w:sz="0" w:space="0" w:color="auto"/>
        <w:right w:val="none" w:sz="0" w:space="0" w:color="auto"/>
      </w:divBdr>
    </w:div>
    <w:div w:id="48578918">
      <w:bodyDiv w:val="1"/>
      <w:marLeft w:val="0"/>
      <w:marRight w:val="0"/>
      <w:marTop w:val="0"/>
      <w:marBottom w:val="0"/>
      <w:divBdr>
        <w:top w:val="none" w:sz="0" w:space="0" w:color="auto"/>
        <w:left w:val="none" w:sz="0" w:space="0" w:color="auto"/>
        <w:bottom w:val="none" w:sz="0" w:space="0" w:color="auto"/>
        <w:right w:val="none" w:sz="0" w:space="0" w:color="auto"/>
      </w:divBdr>
    </w:div>
    <w:div w:id="53509782">
      <w:bodyDiv w:val="1"/>
      <w:marLeft w:val="0"/>
      <w:marRight w:val="0"/>
      <w:marTop w:val="0"/>
      <w:marBottom w:val="0"/>
      <w:divBdr>
        <w:top w:val="none" w:sz="0" w:space="0" w:color="auto"/>
        <w:left w:val="none" w:sz="0" w:space="0" w:color="auto"/>
        <w:bottom w:val="none" w:sz="0" w:space="0" w:color="auto"/>
        <w:right w:val="none" w:sz="0" w:space="0" w:color="auto"/>
      </w:divBdr>
    </w:div>
    <w:div w:id="56786397">
      <w:bodyDiv w:val="1"/>
      <w:marLeft w:val="0"/>
      <w:marRight w:val="0"/>
      <w:marTop w:val="0"/>
      <w:marBottom w:val="0"/>
      <w:divBdr>
        <w:top w:val="none" w:sz="0" w:space="0" w:color="auto"/>
        <w:left w:val="none" w:sz="0" w:space="0" w:color="auto"/>
        <w:bottom w:val="none" w:sz="0" w:space="0" w:color="auto"/>
        <w:right w:val="none" w:sz="0" w:space="0" w:color="auto"/>
      </w:divBdr>
    </w:div>
    <w:div w:id="59518728">
      <w:bodyDiv w:val="1"/>
      <w:marLeft w:val="0"/>
      <w:marRight w:val="0"/>
      <w:marTop w:val="0"/>
      <w:marBottom w:val="0"/>
      <w:divBdr>
        <w:top w:val="none" w:sz="0" w:space="0" w:color="auto"/>
        <w:left w:val="none" w:sz="0" w:space="0" w:color="auto"/>
        <w:bottom w:val="none" w:sz="0" w:space="0" w:color="auto"/>
        <w:right w:val="none" w:sz="0" w:space="0" w:color="auto"/>
      </w:divBdr>
    </w:div>
    <w:div w:id="74058444">
      <w:bodyDiv w:val="1"/>
      <w:marLeft w:val="0"/>
      <w:marRight w:val="0"/>
      <w:marTop w:val="0"/>
      <w:marBottom w:val="0"/>
      <w:divBdr>
        <w:top w:val="none" w:sz="0" w:space="0" w:color="auto"/>
        <w:left w:val="none" w:sz="0" w:space="0" w:color="auto"/>
        <w:bottom w:val="none" w:sz="0" w:space="0" w:color="auto"/>
        <w:right w:val="none" w:sz="0" w:space="0" w:color="auto"/>
      </w:divBdr>
    </w:div>
    <w:div w:id="76709245">
      <w:bodyDiv w:val="1"/>
      <w:marLeft w:val="0"/>
      <w:marRight w:val="0"/>
      <w:marTop w:val="0"/>
      <w:marBottom w:val="0"/>
      <w:divBdr>
        <w:top w:val="none" w:sz="0" w:space="0" w:color="auto"/>
        <w:left w:val="none" w:sz="0" w:space="0" w:color="auto"/>
        <w:bottom w:val="none" w:sz="0" w:space="0" w:color="auto"/>
        <w:right w:val="none" w:sz="0" w:space="0" w:color="auto"/>
      </w:divBdr>
    </w:div>
    <w:div w:id="84765729">
      <w:bodyDiv w:val="1"/>
      <w:marLeft w:val="0"/>
      <w:marRight w:val="0"/>
      <w:marTop w:val="0"/>
      <w:marBottom w:val="0"/>
      <w:divBdr>
        <w:top w:val="none" w:sz="0" w:space="0" w:color="auto"/>
        <w:left w:val="none" w:sz="0" w:space="0" w:color="auto"/>
        <w:bottom w:val="none" w:sz="0" w:space="0" w:color="auto"/>
        <w:right w:val="none" w:sz="0" w:space="0" w:color="auto"/>
      </w:divBdr>
    </w:div>
    <w:div w:id="85466290">
      <w:bodyDiv w:val="1"/>
      <w:marLeft w:val="0"/>
      <w:marRight w:val="0"/>
      <w:marTop w:val="0"/>
      <w:marBottom w:val="0"/>
      <w:divBdr>
        <w:top w:val="none" w:sz="0" w:space="0" w:color="auto"/>
        <w:left w:val="none" w:sz="0" w:space="0" w:color="auto"/>
        <w:bottom w:val="none" w:sz="0" w:space="0" w:color="auto"/>
        <w:right w:val="none" w:sz="0" w:space="0" w:color="auto"/>
      </w:divBdr>
    </w:div>
    <w:div w:id="85468419">
      <w:bodyDiv w:val="1"/>
      <w:marLeft w:val="0"/>
      <w:marRight w:val="0"/>
      <w:marTop w:val="0"/>
      <w:marBottom w:val="0"/>
      <w:divBdr>
        <w:top w:val="none" w:sz="0" w:space="0" w:color="auto"/>
        <w:left w:val="none" w:sz="0" w:space="0" w:color="auto"/>
        <w:bottom w:val="none" w:sz="0" w:space="0" w:color="auto"/>
        <w:right w:val="none" w:sz="0" w:space="0" w:color="auto"/>
      </w:divBdr>
    </w:div>
    <w:div w:id="91902956">
      <w:bodyDiv w:val="1"/>
      <w:marLeft w:val="0"/>
      <w:marRight w:val="0"/>
      <w:marTop w:val="0"/>
      <w:marBottom w:val="0"/>
      <w:divBdr>
        <w:top w:val="none" w:sz="0" w:space="0" w:color="auto"/>
        <w:left w:val="none" w:sz="0" w:space="0" w:color="auto"/>
        <w:bottom w:val="none" w:sz="0" w:space="0" w:color="auto"/>
        <w:right w:val="none" w:sz="0" w:space="0" w:color="auto"/>
      </w:divBdr>
    </w:div>
    <w:div w:id="94331916">
      <w:bodyDiv w:val="1"/>
      <w:marLeft w:val="0"/>
      <w:marRight w:val="0"/>
      <w:marTop w:val="0"/>
      <w:marBottom w:val="0"/>
      <w:divBdr>
        <w:top w:val="none" w:sz="0" w:space="0" w:color="auto"/>
        <w:left w:val="none" w:sz="0" w:space="0" w:color="auto"/>
        <w:bottom w:val="none" w:sz="0" w:space="0" w:color="auto"/>
        <w:right w:val="none" w:sz="0" w:space="0" w:color="auto"/>
      </w:divBdr>
    </w:div>
    <w:div w:id="94595886">
      <w:bodyDiv w:val="1"/>
      <w:marLeft w:val="0"/>
      <w:marRight w:val="0"/>
      <w:marTop w:val="0"/>
      <w:marBottom w:val="0"/>
      <w:divBdr>
        <w:top w:val="none" w:sz="0" w:space="0" w:color="auto"/>
        <w:left w:val="none" w:sz="0" w:space="0" w:color="auto"/>
        <w:bottom w:val="none" w:sz="0" w:space="0" w:color="auto"/>
        <w:right w:val="none" w:sz="0" w:space="0" w:color="auto"/>
      </w:divBdr>
    </w:div>
    <w:div w:id="107554067">
      <w:bodyDiv w:val="1"/>
      <w:marLeft w:val="0"/>
      <w:marRight w:val="0"/>
      <w:marTop w:val="0"/>
      <w:marBottom w:val="0"/>
      <w:divBdr>
        <w:top w:val="none" w:sz="0" w:space="0" w:color="auto"/>
        <w:left w:val="none" w:sz="0" w:space="0" w:color="auto"/>
        <w:bottom w:val="none" w:sz="0" w:space="0" w:color="auto"/>
        <w:right w:val="none" w:sz="0" w:space="0" w:color="auto"/>
      </w:divBdr>
    </w:div>
    <w:div w:id="108017079">
      <w:bodyDiv w:val="1"/>
      <w:marLeft w:val="0"/>
      <w:marRight w:val="0"/>
      <w:marTop w:val="0"/>
      <w:marBottom w:val="0"/>
      <w:divBdr>
        <w:top w:val="none" w:sz="0" w:space="0" w:color="auto"/>
        <w:left w:val="none" w:sz="0" w:space="0" w:color="auto"/>
        <w:bottom w:val="none" w:sz="0" w:space="0" w:color="auto"/>
        <w:right w:val="none" w:sz="0" w:space="0" w:color="auto"/>
      </w:divBdr>
    </w:div>
    <w:div w:id="108398790">
      <w:bodyDiv w:val="1"/>
      <w:marLeft w:val="0"/>
      <w:marRight w:val="0"/>
      <w:marTop w:val="0"/>
      <w:marBottom w:val="0"/>
      <w:divBdr>
        <w:top w:val="none" w:sz="0" w:space="0" w:color="auto"/>
        <w:left w:val="none" w:sz="0" w:space="0" w:color="auto"/>
        <w:bottom w:val="none" w:sz="0" w:space="0" w:color="auto"/>
        <w:right w:val="none" w:sz="0" w:space="0" w:color="auto"/>
      </w:divBdr>
    </w:div>
    <w:div w:id="128089285">
      <w:bodyDiv w:val="1"/>
      <w:marLeft w:val="0"/>
      <w:marRight w:val="0"/>
      <w:marTop w:val="0"/>
      <w:marBottom w:val="0"/>
      <w:divBdr>
        <w:top w:val="none" w:sz="0" w:space="0" w:color="auto"/>
        <w:left w:val="none" w:sz="0" w:space="0" w:color="auto"/>
        <w:bottom w:val="none" w:sz="0" w:space="0" w:color="auto"/>
        <w:right w:val="none" w:sz="0" w:space="0" w:color="auto"/>
      </w:divBdr>
    </w:div>
    <w:div w:id="130683820">
      <w:bodyDiv w:val="1"/>
      <w:marLeft w:val="0"/>
      <w:marRight w:val="0"/>
      <w:marTop w:val="0"/>
      <w:marBottom w:val="0"/>
      <w:divBdr>
        <w:top w:val="none" w:sz="0" w:space="0" w:color="auto"/>
        <w:left w:val="none" w:sz="0" w:space="0" w:color="auto"/>
        <w:bottom w:val="none" w:sz="0" w:space="0" w:color="auto"/>
        <w:right w:val="none" w:sz="0" w:space="0" w:color="auto"/>
      </w:divBdr>
    </w:div>
    <w:div w:id="132455677">
      <w:bodyDiv w:val="1"/>
      <w:marLeft w:val="0"/>
      <w:marRight w:val="0"/>
      <w:marTop w:val="0"/>
      <w:marBottom w:val="0"/>
      <w:divBdr>
        <w:top w:val="none" w:sz="0" w:space="0" w:color="auto"/>
        <w:left w:val="none" w:sz="0" w:space="0" w:color="auto"/>
        <w:bottom w:val="none" w:sz="0" w:space="0" w:color="auto"/>
        <w:right w:val="none" w:sz="0" w:space="0" w:color="auto"/>
      </w:divBdr>
    </w:div>
    <w:div w:id="142695112">
      <w:bodyDiv w:val="1"/>
      <w:marLeft w:val="0"/>
      <w:marRight w:val="0"/>
      <w:marTop w:val="0"/>
      <w:marBottom w:val="0"/>
      <w:divBdr>
        <w:top w:val="none" w:sz="0" w:space="0" w:color="auto"/>
        <w:left w:val="none" w:sz="0" w:space="0" w:color="auto"/>
        <w:bottom w:val="none" w:sz="0" w:space="0" w:color="auto"/>
        <w:right w:val="none" w:sz="0" w:space="0" w:color="auto"/>
      </w:divBdr>
    </w:div>
    <w:div w:id="146483222">
      <w:bodyDiv w:val="1"/>
      <w:marLeft w:val="0"/>
      <w:marRight w:val="0"/>
      <w:marTop w:val="0"/>
      <w:marBottom w:val="0"/>
      <w:divBdr>
        <w:top w:val="none" w:sz="0" w:space="0" w:color="auto"/>
        <w:left w:val="none" w:sz="0" w:space="0" w:color="auto"/>
        <w:bottom w:val="none" w:sz="0" w:space="0" w:color="auto"/>
        <w:right w:val="none" w:sz="0" w:space="0" w:color="auto"/>
      </w:divBdr>
    </w:div>
    <w:div w:id="151920830">
      <w:bodyDiv w:val="1"/>
      <w:marLeft w:val="0"/>
      <w:marRight w:val="0"/>
      <w:marTop w:val="0"/>
      <w:marBottom w:val="0"/>
      <w:divBdr>
        <w:top w:val="none" w:sz="0" w:space="0" w:color="auto"/>
        <w:left w:val="none" w:sz="0" w:space="0" w:color="auto"/>
        <w:bottom w:val="none" w:sz="0" w:space="0" w:color="auto"/>
        <w:right w:val="none" w:sz="0" w:space="0" w:color="auto"/>
      </w:divBdr>
    </w:div>
    <w:div w:id="158080193">
      <w:bodyDiv w:val="1"/>
      <w:marLeft w:val="0"/>
      <w:marRight w:val="0"/>
      <w:marTop w:val="0"/>
      <w:marBottom w:val="0"/>
      <w:divBdr>
        <w:top w:val="none" w:sz="0" w:space="0" w:color="auto"/>
        <w:left w:val="none" w:sz="0" w:space="0" w:color="auto"/>
        <w:bottom w:val="none" w:sz="0" w:space="0" w:color="auto"/>
        <w:right w:val="none" w:sz="0" w:space="0" w:color="auto"/>
      </w:divBdr>
    </w:div>
    <w:div w:id="158084882">
      <w:bodyDiv w:val="1"/>
      <w:marLeft w:val="0"/>
      <w:marRight w:val="0"/>
      <w:marTop w:val="0"/>
      <w:marBottom w:val="0"/>
      <w:divBdr>
        <w:top w:val="none" w:sz="0" w:space="0" w:color="auto"/>
        <w:left w:val="none" w:sz="0" w:space="0" w:color="auto"/>
        <w:bottom w:val="none" w:sz="0" w:space="0" w:color="auto"/>
        <w:right w:val="none" w:sz="0" w:space="0" w:color="auto"/>
      </w:divBdr>
    </w:div>
    <w:div w:id="162936657">
      <w:bodyDiv w:val="1"/>
      <w:marLeft w:val="0"/>
      <w:marRight w:val="0"/>
      <w:marTop w:val="0"/>
      <w:marBottom w:val="0"/>
      <w:divBdr>
        <w:top w:val="none" w:sz="0" w:space="0" w:color="auto"/>
        <w:left w:val="none" w:sz="0" w:space="0" w:color="auto"/>
        <w:bottom w:val="none" w:sz="0" w:space="0" w:color="auto"/>
        <w:right w:val="none" w:sz="0" w:space="0" w:color="auto"/>
      </w:divBdr>
    </w:div>
    <w:div w:id="165362313">
      <w:bodyDiv w:val="1"/>
      <w:marLeft w:val="0"/>
      <w:marRight w:val="0"/>
      <w:marTop w:val="0"/>
      <w:marBottom w:val="0"/>
      <w:divBdr>
        <w:top w:val="none" w:sz="0" w:space="0" w:color="auto"/>
        <w:left w:val="none" w:sz="0" w:space="0" w:color="auto"/>
        <w:bottom w:val="none" w:sz="0" w:space="0" w:color="auto"/>
        <w:right w:val="none" w:sz="0" w:space="0" w:color="auto"/>
      </w:divBdr>
    </w:div>
    <w:div w:id="166604012">
      <w:bodyDiv w:val="1"/>
      <w:marLeft w:val="0"/>
      <w:marRight w:val="0"/>
      <w:marTop w:val="0"/>
      <w:marBottom w:val="0"/>
      <w:divBdr>
        <w:top w:val="none" w:sz="0" w:space="0" w:color="auto"/>
        <w:left w:val="none" w:sz="0" w:space="0" w:color="auto"/>
        <w:bottom w:val="none" w:sz="0" w:space="0" w:color="auto"/>
        <w:right w:val="none" w:sz="0" w:space="0" w:color="auto"/>
      </w:divBdr>
    </w:div>
    <w:div w:id="170528055">
      <w:bodyDiv w:val="1"/>
      <w:marLeft w:val="0"/>
      <w:marRight w:val="0"/>
      <w:marTop w:val="0"/>
      <w:marBottom w:val="0"/>
      <w:divBdr>
        <w:top w:val="none" w:sz="0" w:space="0" w:color="auto"/>
        <w:left w:val="none" w:sz="0" w:space="0" w:color="auto"/>
        <w:bottom w:val="none" w:sz="0" w:space="0" w:color="auto"/>
        <w:right w:val="none" w:sz="0" w:space="0" w:color="auto"/>
      </w:divBdr>
    </w:div>
    <w:div w:id="173763261">
      <w:bodyDiv w:val="1"/>
      <w:marLeft w:val="0"/>
      <w:marRight w:val="0"/>
      <w:marTop w:val="0"/>
      <w:marBottom w:val="0"/>
      <w:divBdr>
        <w:top w:val="none" w:sz="0" w:space="0" w:color="auto"/>
        <w:left w:val="none" w:sz="0" w:space="0" w:color="auto"/>
        <w:bottom w:val="none" w:sz="0" w:space="0" w:color="auto"/>
        <w:right w:val="none" w:sz="0" w:space="0" w:color="auto"/>
      </w:divBdr>
    </w:div>
    <w:div w:id="176315447">
      <w:bodyDiv w:val="1"/>
      <w:marLeft w:val="0"/>
      <w:marRight w:val="0"/>
      <w:marTop w:val="0"/>
      <w:marBottom w:val="0"/>
      <w:divBdr>
        <w:top w:val="none" w:sz="0" w:space="0" w:color="auto"/>
        <w:left w:val="none" w:sz="0" w:space="0" w:color="auto"/>
        <w:bottom w:val="none" w:sz="0" w:space="0" w:color="auto"/>
        <w:right w:val="none" w:sz="0" w:space="0" w:color="auto"/>
      </w:divBdr>
    </w:div>
    <w:div w:id="180976865">
      <w:bodyDiv w:val="1"/>
      <w:marLeft w:val="0"/>
      <w:marRight w:val="0"/>
      <w:marTop w:val="0"/>
      <w:marBottom w:val="0"/>
      <w:divBdr>
        <w:top w:val="none" w:sz="0" w:space="0" w:color="auto"/>
        <w:left w:val="none" w:sz="0" w:space="0" w:color="auto"/>
        <w:bottom w:val="none" w:sz="0" w:space="0" w:color="auto"/>
        <w:right w:val="none" w:sz="0" w:space="0" w:color="auto"/>
      </w:divBdr>
    </w:div>
    <w:div w:id="190343942">
      <w:bodyDiv w:val="1"/>
      <w:marLeft w:val="0"/>
      <w:marRight w:val="0"/>
      <w:marTop w:val="0"/>
      <w:marBottom w:val="0"/>
      <w:divBdr>
        <w:top w:val="none" w:sz="0" w:space="0" w:color="auto"/>
        <w:left w:val="none" w:sz="0" w:space="0" w:color="auto"/>
        <w:bottom w:val="none" w:sz="0" w:space="0" w:color="auto"/>
        <w:right w:val="none" w:sz="0" w:space="0" w:color="auto"/>
      </w:divBdr>
    </w:div>
    <w:div w:id="193540541">
      <w:bodyDiv w:val="1"/>
      <w:marLeft w:val="0"/>
      <w:marRight w:val="0"/>
      <w:marTop w:val="0"/>
      <w:marBottom w:val="0"/>
      <w:divBdr>
        <w:top w:val="none" w:sz="0" w:space="0" w:color="auto"/>
        <w:left w:val="none" w:sz="0" w:space="0" w:color="auto"/>
        <w:bottom w:val="none" w:sz="0" w:space="0" w:color="auto"/>
        <w:right w:val="none" w:sz="0" w:space="0" w:color="auto"/>
      </w:divBdr>
    </w:div>
    <w:div w:id="203912835">
      <w:bodyDiv w:val="1"/>
      <w:marLeft w:val="0"/>
      <w:marRight w:val="0"/>
      <w:marTop w:val="0"/>
      <w:marBottom w:val="0"/>
      <w:divBdr>
        <w:top w:val="none" w:sz="0" w:space="0" w:color="auto"/>
        <w:left w:val="none" w:sz="0" w:space="0" w:color="auto"/>
        <w:bottom w:val="none" w:sz="0" w:space="0" w:color="auto"/>
        <w:right w:val="none" w:sz="0" w:space="0" w:color="auto"/>
      </w:divBdr>
    </w:div>
    <w:div w:id="212429382">
      <w:bodyDiv w:val="1"/>
      <w:marLeft w:val="0"/>
      <w:marRight w:val="0"/>
      <w:marTop w:val="0"/>
      <w:marBottom w:val="0"/>
      <w:divBdr>
        <w:top w:val="none" w:sz="0" w:space="0" w:color="auto"/>
        <w:left w:val="none" w:sz="0" w:space="0" w:color="auto"/>
        <w:bottom w:val="none" w:sz="0" w:space="0" w:color="auto"/>
        <w:right w:val="none" w:sz="0" w:space="0" w:color="auto"/>
      </w:divBdr>
    </w:div>
    <w:div w:id="215431490">
      <w:bodyDiv w:val="1"/>
      <w:marLeft w:val="0"/>
      <w:marRight w:val="0"/>
      <w:marTop w:val="0"/>
      <w:marBottom w:val="0"/>
      <w:divBdr>
        <w:top w:val="none" w:sz="0" w:space="0" w:color="auto"/>
        <w:left w:val="none" w:sz="0" w:space="0" w:color="auto"/>
        <w:bottom w:val="none" w:sz="0" w:space="0" w:color="auto"/>
        <w:right w:val="none" w:sz="0" w:space="0" w:color="auto"/>
      </w:divBdr>
    </w:div>
    <w:div w:id="225343427">
      <w:bodyDiv w:val="1"/>
      <w:marLeft w:val="0"/>
      <w:marRight w:val="0"/>
      <w:marTop w:val="0"/>
      <w:marBottom w:val="0"/>
      <w:divBdr>
        <w:top w:val="none" w:sz="0" w:space="0" w:color="auto"/>
        <w:left w:val="none" w:sz="0" w:space="0" w:color="auto"/>
        <w:bottom w:val="none" w:sz="0" w:space="0" w:color="auto"/>
        <w:right w:val="none" w:sz="0" w:space="0" w:color="auto"/>
      </w:divBdr>
    </w:div>
    <w:div w:id="233586460">
      <w:bodyDiv w:val="1"/>
      <w:marLeft w:val="0"/>
      <w:marRight w:val="0"/>
      <w:marTop w:val="0"/>
      <w:marBottom w:val="0"/>
      <w:divBdr>
        <w:top w:val="none" w:sz="0" w:space="0" w:color="auto"/>
        <w:left w:val="none" w:sz="0" w:space="0" w:color="auto"/>
        <w:bottom w:val="none" w:sz="0" w:space="0" w:color="auto"/>
        <w:right w:val="none" w:sz="0" w:space="0" w:color="auto"/>
      </w:divBdr>
    </w:div>
    <w:div w:id="236207532">
      <w:bodyDiv w:val="1"/>
      <w:marLeft w:val="0"/>
      <w:marRight w:val="0"/>
      <w:marTop w:val="0"/>
      <w:marBottom w:val="0"/>
      <w:divBdr>
        <w:top w:val="none" w:sz="0" w:space="0" w:color="auto"/>
        <w:left w:val="none" w:sz="0" w:space="0" w:color="auto"/>
        <w:bottom w:val="none" w:sz="0" w:space="0" w:color="auto"/>
        <w:right w:val="none" w:sz="0" w:space="0" w:color="auto"/>
      </w:divBdr>
    </w:div>
    <w:div w:id="240799005">
      <w:bodyDiv w:val="1"/>
      <w:marLeft w:val="0"/>
      <w:marRight w:val="0"/>
      <w:marTop w:val="0"/>
      <w:marBottom w:val="0"/>
      <w:divBdr>
        <w:top w:val="none" w:sz="0" w:space="0" w:color="auto"/>
        <w:left w:val="none" w:sz="0" w:space="0" w:color="auto"/>
        <w:bottom w:val="none" w:sz="0" w:space="0" w:color="auto"/>
        <w:right w:val="none" w:sz="0" w:space="0" w:color="auto"/>
      </w:divBdr>
    </w:div>
    <w:div w:id="245039347">
      <w:bodyDiv w:val="1"/>
      <w:marLeft w:val="0"/>
      <w:marRight w:val="0"/>
      <w:marTop w:val="0"/>
      <w:marBottom w:val="0"/>
      <w:divBdr>
        <w:top w:val="none" w:sz="0" w:space="0" w:color="auto"/>
        <w:left w:val="none" w:sz="0" w:space="0" w:color="auto"/>
        <w:bottom w:val="none" w:sz="0" w:space="0" w:color="auto"/>
        <w:right w:val="none" w:sz="0" w:space="0" w:color="auto"/>
      </w:divBdr>
    </w:div>
    <w:div w:id="253051969">
      <w:bodyDiv w:val="1"/>
      <w:marLeft w:val="0"/>
      <w:marRight w:val="0"/>
      <w:marTop w:val="0"/>
      <w:marBottom w:val="0"/>
      <w:divBdr>
        <w:top w:val="none" w:sz="0" w:space="0" w:color="auto"/>
        <w:left w:val="none" w:sz="0" w:space="0" w:color="auto"/>
        <w:bottom w:val="none" w:sz="0" w:space="0" w:color="auto"/>
        <w:right w:val="none" w:sz="0" w:space="0" w:color="auto"/>
      </w:divBdr>
    </w:div>
    <w:div w:id="255595958">
      <w:bodyDiv w:val="1"/>
      <w:marLeft w:val="0"/>
      <w:marRight w:val="0"/>
      <w:marTop w:val="0"/>
      <w:marBottom w:val="0"/>
      <w:divBdr>
        <w:top w:val="none" w:sz="0" w:space="0" w:color="auto"/>
        <w:left w:val="none" w:sz="0" w:space="0" w:color="auto"/>
        <w:bottom w:val="none" w:sz="0" w:space="0" w:color="auto"/>
        <w:right w:val="none" w:sz="0" w:space="0" w:color="auto"/>
      </w:divBdr>
    </w:div>
    <w:div w:id="259335195">
      <w:bodyDiv w:val="1"/>
      <w:marLeft w:val="0"/>
      <w:marRight w:val="0"/>
      <w:marTop w:val="0"/>
      <w:marBottom w:val="0"/>
      <w:divBdr>
        <w:top w:val="none" w:sz="0" w:space="0" w:color="auto"/>
        <w:left w:val="none" w:sz="0" w:space="0" w:color="auto"/>
        <w:bottom w:val="none" w:sz="0" w:space="0" w:color="auto"/>
        <w:right w:val="none" w:sz="0" w:space="0" w:color="auto"/>
      </w:divBdr>
    </w:div>
    <w:div w:id="271595217">
      <w:bodyDiv w:val="1"/>
      <w:marLeft w:val="0"/>
      <w:marRight w:val="0"/>
      <w:marTop w:val="0"/>
      <w:marBottom w:val="0"/>
      <w:divBdr>
        <w:top w:val="none" w:sz="0" w:space="0" w:color="auto"/>
        <w:left w:val="none" w:sz="0" w:space="0" w:color="auto"/>
        <w:bottom w:val="none" w:sz="0" w:space="0" w:color="auto"/>
        <w:right w:val="none" w:sz="0" w:space="0" w:color="auto"/>
      </w:divBdr>
    </w:div>
    <w:div w:id="275908324">
      <w:bodyDiv w:val="1"/>
      <w:marLeft w:val="0"/>
      <w:marRight w:val="0"/>
      <w:marTop w:val="0"/>
      <w:marBottom w:val="0"/>
      <w:divBdr>
        <w:top w:val="none" w:sz="0" w:space="0" w:color="auto"/>
        <w:left w:val="none" w:sz="0" w:space="0" w:color="auto"/>
        <w:bottom w:val="none" w:sz="0" w:space="0" w:color="auto"/>
        <w:right w:val="none" w:sz="0" w:space="0" w:color="auto"/>
      </w:divBdr>
    </w:div>
    <w:div w:id="277415852">
      <w:bodyDiv w:val="1"/>
      <w:marLeft w:val="0"/>
      <w:marRight w:val="0"/>
      <w:marTop w:val="0"/>
      <w:marBottom w:val="0"/>
      <w:divBdr>
        <w:top w:val="none" w:sz="0" w:space="0" w:color="auto"/>
        <w:left w:val="none" w:sz="0" w:space="0" w:color="auto"/>
        <w:bottom w:val="none" w:sz="0" w:space="0" w:color="auto"/>
        <w:right w:val="none" w:sz="0" w:space="0" w:color="auto"/>
      </w:divBdr>
    </w:div>
    <w:div w:id="287928916">
      <w:bodyDiv w:val="1"/>
      <w:marLeft w:val="0"/>
      <w:marRight w:val="0"/>
      <w:marTop w:val="0"/>
      <w:marBottom w:val="0"/>
      <w:divBdr>
        <w:top w:val="none" w:sz="0" w:space="0" w:color="auto"/>
        <w:left w:val="none" w:sz="0" w:space="0" w:color="auto"/>
        <w:bottom w:val="none" w:sz="0" w:space="0" w:color="auto"/>
        <w:right w:val="none" w:sz="0" w:space="0" w:color="auto"/>
      </w:divBdr>
    </w:div>
    <w:div w:id="300810842">
      <w:bodyDiv w:val="1"/>
      <w:marLeft w:val="0"/>
      <w:marRight w:val="0"/>
      <w:marTop w:val="0"/>
      <w:marBottom w:val="0"/>
      <w:divBdr>
        <w:top w:val="none" w:sz="0" w:space="0" w:color="auto"/>
        <w:left w:val="none" w:sz="0" w:space="0" w:color="auto"/>
        <w:bottom w:val="none" w:sz="0" w:space="0" w:color="auto"/>
        <w:right w:val="none" w:sz="0" w:space="0" w:color="auto"/>
      </w:divBdr>
    </w:div>
    <w:div w:id="301277833">
      <w:bodyDiv w:val="1"/>
      <w:marLeft w:val="0"/>
      <w:marRight w:val="0"/>
      <w:marTop w:val="0"/>
      <w:marBottom w:val="0"/>
      <w:divBdr>
        <w:top w:val="none" w:sz="0" w:space="0" w:color="auto"/>
        <w:left w:val="none" w:sz="0" w:space="0" w:color="auto"/>
        <w:bottom w:val="none" w:sz="0" w:space="0" w:color="auto"/>
        <w:right w:val="none" w:sz="0" w:space="0" w:color="auto"/>
      </w:divBdr>
    </w:div>
    <w:div w:id="302658481">
      <w:bodyDiv w:val="1"/>
      <w:marLeft w:val="0"/>
      <w:marRight w:val="0"/>
      <w:marTop w:val="0"/>
      <w:marBottom w:val="0"/>
      <w:divBdr>
        <w:top w:val="none" w:sz="0" w:space="0" w:color="auto"/>
        <w:left w:val="none" w:sz="0" w:space="0" w:color="auto"/>
        <w:bottom w:val="none" w:sz="0" w:space="0" w:color="auto"/>
        <w:right w:val="none" w:sz="0" w:space="0" w:color="auto"/>
      </w:divBdr>
    </w:div>
    <w:div w:id="316494291">
      <w:bodyDiv w:val="1"/>
      <w:marLeft w:val="0"/>
      <w:marRight w:val="0"/>
      <w:marTop w:val="0"/>
      <w:marBottom w:val="0"/>
      <w:divBdr>
        <w:top w:val="none" w:sz="0" w:space="0" w:color="auto"/>
        <w:left w:val="none" w:sz="0" w:space="0" w:color="auto"/>
        <w:bottom w:val="none" w:sz="0" w:space="0" w:color="auto"/>
        <w:right w:val="none" w:sz="0" w:space="0" w:color="auto"/>
      </w:divBdr>
    </w:div>
    <w:div w:id="319122745">
      <w:bodyDiv w:val="1"/>
      <w:marLeft w:val="0"/>
      <w:marRight w:val="0"/>
      <w:marTop w:val="0"/>
      <w:marBottom w:val="0"/>
      <w:divBdr>
        <w:top w:val="none" w:sz="0" w:space="0" w:color="auto"/>
        <w:left w:val="none" w:sz="0" w:space="0" w:color="auto"/>
        <w:bottom w:val="none" w:sz="0" w:space="0" w:color="auto"/>
        <w:right w:val="none" w:sz="0" w:space="0" w:color="auto"/>
      </w:divBdr>
    </w:div>
    <w:div w:id="325599568">
      <w:bodyDiv w:val="1"/>
      <w:marLeft w:val="0"/>
      <w:marRight w:val="0"/>
      <w:marTop w:val="0"/>
      <w:marBottom w:val="0"/>
      <w:divBdr>
        <w:top w:val="none" w:sz="0" w:space="0" w:color="auto"/>
        <w:left w:val="none" w:sz="0" w:space="0" w:color="auto"/>
        <w:bottom w:val="none" w:sz="0" w:space="0" w:color="auto"/>
        <w:right w:val="none" w:sz="0" w:space="0" w:color="auto"/>
      </w:divBdr>
    </w:div>
    <w:div w:id="326714046">
      <w:bodyDiv w:val="1"/>
      <w:marLeft w:val="0"/>
      <w:marRight w:val="0"/>
      <w:marTop w:val="0"/>
      <w:marBottom w:val="0"/>
      <w:divBdr>
        <w:top w:val="none" w:sz="0" w:space="0" w:color="auto"/>
        <w:left w:val="none" w:sz="0" w:space="0" w:color="auto"/>
        <w:bottom w:val="none" w:sz="0" w:space="0" w:color="auto"/>
        <w:right w:val="none" w:sz="0" w:space="0" w:color="auto"/>
      </w:divBdr>
    </w:div>
    <w:div w:id="331029863">
      <w:bodyDiv w:val="1"/>
      <w:marLeft w:val="0"/>
      <w:marRight w:val="0"/>
      <w:marTop w:val="0"/>
      <w:marBottom w:val="0"/>
      <w:divBdr>
        <w:top w:val="none" w:sz="0" w:space="0" w:color="auto"/>
        <w:left w:val="none" w:sz="0" w:space="0" w:color="auto"/>
        <w:bottom w:val="none" w:sz="0" w:space="0" w:color="auto"/>
        <w:right w:val="none" w:sz="0" w:space="0" w:color="auto"/>
      </w:divBdr>
    </w:div>
    <w:div w:id="335232307">
      <w:bodyDiv w:val="1"/>
      <w:marLeft w:val="0"/>
      <w:marRight w:val="0"/>
      <w:marTop w:val="0"/>
      <w:marBottom w:val="0"/>
      <w:divBdr>
        <w:top w:val="none" w:sz="0" w:space="0" w:color="auto"/>
        <w:left w:val="none" w:sz="0" w:space="0" w:color="auto"/>
        <w:bottom w:val="none" w:sz="0" w:space="0" w:color="auto"/>
        <w:right w:val="none" w:sz="0" w:space="0" w:color="auto"/>
      </w:divBdr>
    </w:div>
    <w:div w:id="338968838">
      <w:bodyDiv w:val="1"/>
      <w:marLeft w:val="0"/>
      <w:marRight w:val="0"/>
      <w:marTop w:val="0"/>
      <w:marBottom w:val="0"/>
      <w:divBdr>
        <w:top w:val="none" w:sz="0" w:space="0" w:color="auto"/>
        <w:left w:val="none" w:sz="0" w:space="0" w:color="auto"/>
        <w:bottom w:val="none" w:sz="0" w:space="0" w:color="auto"/>
        <w:right w:val="none" w:sz="0" w:space="0" w:color="auto"/>
      </w:divBdr>
    </w:div>
    <w:div w:id="341979397">
      <w:bodyDiv w:val="1"/>
      <w:marLeft w:val="0"/>
      <w:marRight w:val="0"/>
      <w:marTop w:val="0"/>
      <w:marBottom w:val="0"/>
      <w:divBdr>
        <w:top w:val="none" w:sz="0" w:space="0" w:color="auto"/>
        <w:left w:val="none" w:sz="0" w:space="0" w:color="auto"/>
        <w:bottom w:val="none" w:sz="0" w:space="0" w:color="auto"/>
        <w:right w:val="none" w:sz="0" w:space="0" w:color="auto"/>
      </w:divBdr>
    </w:div>
    <w:div w:id="361637764">
      <w:bodyDiv w:val="1"/>
      <w:marLeft w:val="0"/>
      <w:marRight w:val="0"/>
      <w:marTop w:val="0"/>
      <w:marBottom w:val="0"/>
      <w:divBdr>
        <w:top w:val="none" w:sz="0" w:space="0" w:color="auto"/>
        <w:left w:val="none" w:sz="0" w:space="0" w:color="auto"/>
        <w:bottom w:val="none" w:sz="0" w:space="0" w:color="auto"/>
        <w:right w:val="none" w:sz="0" w:space="0" w:color="auto"/>
      </w:divBdr>
    </w:div>
    <w:div w:id="362366820">
      <w:bodyDiv w:val="1"/>
      <w:marLeft w:val="0"/>
      <w:marRight w:val="0"/>
      <w:marTop w:val="0"/>
      <w:marBottom w:val="0"/>
      <w:divBdr>
        <w:top w:val="none" w:sz="0" w:space="0" w:color="auto"/>
        <w:left w:val="none" w:sz="0" w:space="0" w:color="auto"/>
        <w:bottom w:val="none" w:sz="0" w:space="0" w:color="auto"/>
        <w:right w:val="none" w:sz="0" w:space="0" w:color="auto"/>
      </w:divBdr>
    </w:div>
    <w:div w:id="369765065">
      <w:bodyDiv w:val="1"/>
      <w:marLeft w:val="0"/>
      <w:marRight w:val="0"/>
      <w:marTop w:val="0"/>
      <w:marBottom w:val="0"/>
      <w:divBdr>
        <w:top w:val="none" w:sz="0" w:space="0" w:color="auto"/>
        <w:left w:val="none" w:sz="0" w:space="0" w:color="auto"/>
        <w:bottom w:val="none" w:sz="0" w:space="0" w:color="auto"/>
        <w:right w:val="none" w:sz="0" w:space="0" w:color="auto"/>
      </w:divBdr>
    </w:div>
    <w:div w:id="370883678">
      <w:bodyDiv w:val="1"/>
      <w:marLeft w:val="0"/>
      <w:marRight w:val="0"/>
      <w:marTop w:val="0"/>
      <w:marBottom w:val="0"/>
      <w:divBdr>
        <w:top w:val="none" w:sz="0" w:space="0" w:color="auto"/>
        <w:left w:val="none" w:sz="0" w:space="0" w:color="auto"/>
        <w:bottom w:val="none" w:sz="0" w:space="0" w:color="auto"/>
        <w:right w:val="none" w:sz="0" w:space="0" w:color="auto"/>
      </w:divBdr>
    </w:div>
    <w:div w:id="373576610">
      <w:bodyDiv w:val="1"/>
      <w:marLeft w:val="0"/>
      <w:marRight w:val="0"/>
      <w:marTop w:val="0"/>
      <w:marBottom w:val="0"/>
      <w:divBdr>
        <w:top w:val="none" w:sz="0" w:space="0" w:color="auto"/>
        <w:left w:val="none" w:sz="0" w:space="0" w:color="auto"/>
        <w:bottom w:val="none" w:sz="0" w:space="0" w:color="auto"/>
        <w:right w:val="none" w:sz="0" w:space="0" w:color="auto"/>
      </w:divBdr>
    </w:div>
    <w:div w:id="386758860">
      <w:bodyDiv w:val="1"/>
      <w:marLeft w:val="0"/>
      <w:marRight w:val="0"/>
      <w:marTop w:val="0"/>
      <w:marBottom w:val="0"/>
      <w:divBdr>
        <w:top w:val="none" w:sz="0" w:space="0" w:color="auto"/>
        <w:left w:val="none" w:sz="0" w:space="0" w:color="auto"/>
        <w:bottom w:val="none" w:sz="0" w:space="0" w:color="auto"/>
        <w:right w:val="none" w:sz="0" w:space="0" w:color="auto"/>
      </w:divBdr>
    </w:div>
    <w:div w:id="391464883">
      <w:bodyDiv w:val="1"/>
      <w:marLeft w:val="0"/>
      <w:marRight w:val="0"/>
      <w:marTop w:val="0"/>
      <w:marBottom w:val="0"/>
      <w:divBdr>
        <w:top w:val="none" w:sz="0" w:space="0" w:color="auto"/>
        <w:left w:val="none" w:sz="0" w:space="0" w:color="auto"/>
        <w:bottom w:val="none" w:sz="0" w:space="0" w:color="auto"/>
        <w:right w:val="none" w:sz="0" w:space="0" w:color="auto"/>
      </w:divBdr>
    </w:div>
    <w:div w:id="410928302">
      <w:bodyDiv w:val="1"/>
      <w:marLeft w:val="0"/>
      <w:marRight w:val="0"/>
      <w:marTop w:val="0"/>
      <w:marBottom w:val="0"/>
      <w:divBdr>
        <w:top w:val="none" w:sz="0" w:space="0" w:color="auto"/>
        <w:left w:val="none" w:sz="0" w:space="0" w:color="auto"/>
        <w:bottom w:val="none" w:sz="0" w:space="0" w:color="auto"/>
        <w:right w:val="none" w:sz="0" w:space="0" w:color="auto"/>
      </w:divBdr>
    </w:div>
    <w:div w:id="414741745">
      <w:bodyDiv w:val="1"/>
      <w:marLeft w:val="0"/>
      <w:marRight w:val="0"/>
      <w:marTop w:val="0"/>
      <w:marBottom w:val="0"/>
      <w:divBdr>
        <w:top w:val="none" w:sz="0" w:space="0" w:color="auto"/>
        <w:left w:val="none" w:sz="0" w:space="0" w:color="auto"/>
        <w:bottom w:val="none" w:sz="0" w:space="0" w:color="auto"/>
        <w:right w:val="none" w:sz="0" w:space="0" w:color="auto"/>
      </w:divBdr>
    </w:div>
    <w:div w:id="414934785">
      <w:bodyDiv w:val="1"/>
      <w:marLeft w:val="0"/>
      <w:marRight w:val="0"/>
      <w:marTop w:val="0"/>
      <w:marBottom w:val="0"/>
      <w:divBdr>
        <w:top w:val="none" w:sz="0" w:space="0" w:color="auto"/>
        <w:left w:val="none" w:sz="0" w:space="0" w:color="auto"/>
        <w:bottom w:val="none" w:sz="0" w:space="0" w:color="auto"/>
        <w:right w:val="none" w:sz="0" w:space="0" w:color="auto"/>
      </w:divBdr>
    </w:div>
    <w:div w:id="416754373">
      <w:bodyDiv w:val="1"/>
      <w:marLeft w:val="0"/>
      <w:marRight w:val="0"/>
      <w:marTop w:val="0"/>
      <w:marBottom w:val="0"/>
      <w:divBdr>
        <w:top w:val="none" w:sz="0" w:space="0" w:color="auto"/>
        <w:left w:val="none" w:sz="0" w:space="0" w:color="auto"/>
        <w:bottom w:val="none" w:sz="0" w:space="0" w:color="auto"/>
        <w:right w:val="none" w:sz="0" w:space="0" w:color="auto"/>
      </w:divBdr>
    </w:div>
    <w:div w:id="417792438">
      <w:bodyDiv w:val="1"/>
      <w:marLeft w:val="0"/>
      <w:marRight w:val="0"/>
      <w:marTop w:val="0"/>
      <w:marBottom w:val="0"/>
      <w:divBdr>
        <w:top w:val="none" w:sz="0" w:space="0" w:color="auto"/>
        <w:left w:val="none" w:sz="0" w:space="0" w:color="auto"/>
        <w:bottom w:val="none" w:sz="0" w:space="0" w:color="auto"/>
        <w:right w:val="none" w:sz="0" w:space="0" w:color="auto"/>
      </w:divBdr>
    </w:div>
    <w:div w:id="421267321">
      <w:bodyDiv w:val="1"/>
      <w:marLeft w:val="0"/>
      <w:marRight w:val="0"/>
      <w:marTop w:val="0"/>
      <w:marBottom w:val="0"/>
      <w:divBdr>
        <w:top w:val="none" w:sz="0" w:space="0" w:color="auto"/>
        <w:left w:val="none" w:sz="0" w:space="0" w:color="auto"/>
        <w:bottom w:val="none" w:sz="0" w:space="0" w:color="auto"/>
        <w:right w:val="none" w:sz="0" w:space="0" w:color="auto"/>
      </w:divBdr>
    </w:div>
    <w:div w:id="422842443">
      <w:bodyDiv w:val="1"/>
      <w:marLeft w:val="0"/>
      <w:marRight w:val="0"/>
      <w:marTop w:val="0"/>
      <w:marBottom w:val="0"/>
      <w:divBdr>
        <w:top w:val="none" w:sz="0" w:space="0" w:color="auto"/>
        <w:left w:val="none" w:sz="0" w:space="0" w:color="auto"/>
        <w:bottom w:val="none" w:sz="0" w:space="0" w:color="auto"/>
        <w:right w:val="none" w:sz="0" w:space="0" w:color="auto"/>
      </w:divBdr>
    </w:div>
    <w:div w:id="428965340">
      <w:bodyDiv w:val="1"/>
      <w:marLeft w:val="0"/>
      <w:marRight w:val="0"/>
      <w:marTop w:val="0"/>
      <w:marBottom w:val="0"/>
      <w:divBdr>
        <w:top w:val="none" w:sz="0" w:space="0" w:color="auto"/>
        <w:left w:val="none" w:sz="0" w:space="0" w:color="auto"/>
        <w:bottom w:val="none" w:sz="0" w:space="0" w:color="auto"/>
        <w:right w:val="none" w:sz="0" w:space="0" w:color="auto"/>
      </w:divBdr>
    </w:div>
    <w:div w:id="430667133">
      <w:bodyDiv w:val="1"/>
      <w:marLeft w:val="0"/>
      <w:marRight w:val="0"/>
      <w:marTop w:val="0"/>
      <w:marBottom w:val="0"/>
      <w:divBdr>
        <w:top w:val="none" w:sz="0" w:space="0" w:color="auto"/>
        <w:left w:val="none" w:sz="0" w:space="0" w:color="auto"/>
        <w:bottom w:val="none" w:sz="0" w:space="0" w:color="auto"/>
        <w:right w:val="none" w:sz="0" w:space="0" w:color="auto"/>
      </w:divBdr>
    </w:div>
    <w:div w:id="440343500">
      <w:bodyDiv w:val="1"/>
      <w:marLeft w:val="0"/>
      <w:marRight w:val="0"/>
      <w:marTop w:val="0"/>
      <w:marBottom w:val="0"/>
      <w:divBdr>
        <w:top w:val="none" w:sz="0" w:space="0" w:color="auto"/>
        <w:left w:val="none" w:sz="0" w:space="0" w:color="auto"/>
        <w:bottom w:val="none" w:sz="0" w:space="0" w:color="auto"/>
        <w:right w:val="none" w:sz="0" w:space="0" w:color="auto"/>
      </w:divBdr>
    </w:div>
    <w:div w:id="441920736">
      <w:bodyDiv w:val="1"/>
      <w:marLeft w:val="0"/>
      <w:marRight w:val="0"/>
      <w:marTop w:val="0"/>
      <w:marBottom w:val="0"/>
      <w:divBdr>
        <w:top w:val="none" w:sz="0" w:space="0" w:color="auto"/>
        <w:left w:val="none" w:sz="0" w:space="0" w:color="auto"/>
        <w:bottom w:val="none" w:sz="0" w:space="0" w:color="auto"/>
        <w:right w:val="none" w:sz="0" w:space="0" w:color="auto"/>
      </w:divBdr>
    </w:div>
    <w:div w:id="445199319">
      <w:bodyDiv w:val="1"/>
      <w:marLeft w:val="0"/>
      <w:marRight w:val="0"/>
      <w:marTop w:val="0"/>
      <w:marBottom w:val="0"/>
      <w:divBdr>
        <w:top w:val="none" w:sz="0" w:space="0" w:color="auto"/>
        <w:left w:val="none" w:sz="0" w:space="0" w:color="auto"/>
        <w:bottom w:val="none" w:sz="0" w:space="0" w:color="auto"/>
        <w:right w:val="none" w:sz="0" w:space="0" w:color="auto"/>
      </w:divBdr>
    </w:div>
    <w:div w:id="465660283">
      <w:bodyDiv w:val="1"/>
      <w:marLeft w:val="0"/>
      <w:marRight w:val="0"/>
      <w:marTop w:val="0"/>
      <w:marBottom w:val="0"/>
      <w:divBdr>
        <w:top w:val="none" w:sz="0" w:space="0" w:color="auto"/>
        <w:left w:val="none" w:sz="0" w:space="0" w:color="auto"/>
        <w:bottom w:val="none" w:sz="0" w:space="0" w:color="auto"/>
        <w:right w:val="none" w:sz="0" w:space="0" w:color="auto"/>
      </w:divBdr>
    </w:div>
    <w:div w:id="466437598">
      <w:bodyDiv w:val="1"/>
      <w:marLeft w:val="0"/>
      <w:marRight w:val="0"/>
      <w:marTop w:val="0"/>
      <w:marBottom w:val="0"/>
      <w:divBdr>
        <w:top w:val="none" w:sz="0" w:space="0" w:color="auto"/>
        <w:left w:val="none" w:sz="0" w:space="0" w:color="auto"/>
        <w:bottom w:val="none" w:sz="0" w:space="0" w:color="auto"/>
        <w:right w:val="none" w:sz="0" w:space="0" w:color="auto"/>
      </w:divBdr>
    </w:div>
    <w:div w:id="472873548">
      <w:bodyDiv w:val="1"/>
      <w:marLeft w:val="0"/>
      <w:marRight w:val="0"/>
      <w:marTop w:val="0"/>
      <w:marBottom w:val="0"/>
      <w:divBdr>
        <w:top w:val="none" w:sz="0" w:space="0" w:color="auto"/>
        <w:left w:val="none" w:sz="0" w:space="0" w:color="auto"/>
        <w:bottom w:val="none" w:sz="0" w:space="0" w:color="auto"/>
        <w:right w:val="none" w:sz="0" w:space="0" w:color="auto"/>
      </w:divBdr>
    </w:div>
    <w:div w:id="473303461">
      <w:bodyDiv w:val="1"/>
      <w:marLeft w:val="0"/>
      <w:marRight w:val="0"/>
      <w:marTop w:val="0"/>
      <w:marBottom w:val="0"/>
      <w:divBdr>
        <w:top w:val="none" w:sz="0" w:space="0" w:color="auto"/>
        <w:left w:val="none" w:sz="0" w:space="0" w:color="auto"/>
        <w:bottom w:val="none" w:sz="0" w:space="0" w:color="auto"/>
        <w:right w:val="none" w:sz="0" w:space="0" w:color="auto"/>
      </w:divBdr>
    </w:div>
    <w:div w:id="479156287">
      <w:bodyDiv w:val="1"/>
      <w:marLeft w:val="0"/>
      <w:marRight w:val="0"/>
      <w:marTop w:val="0"/>
      <w:marBottom w:val="0"/>
      <w:divBdr>
        <w:top w:val="none" w:sz="0" w:space="0" w:color="auto"/>
        <w:left w:val="none" w:sz="0" w:space="0" w:color="auto"/>
        <w:bottom w:val="none" w:sz="0" w:space="0" w:color="auto"/>
        <w:right w:val="none" w:sz="0" w:space="0" w:color="auto"/>
      </w:divBdr>
    </w:div>
    <w:div w:id="479425505">
      <w:bodyDiv w:val="1"/>
      <w:marLeft w:val="0"/>
      <w:marRight w:val="0"/>
      <w:marTop w:val="0"/>
      <w:marBottom w:val="0"/>
      <w:divBdr>
        <w:top w:val="none" w:sz="0" w:space="0" w:color="auto"/>
        <w:left w:val="none" w:sz="0" w:space="0" w:color="auto"/>
        <w:bottom w:val="none" w:sz="0" w:space="0" w:color="auto"/>
        <w:right w:val="none" w:sz="0" w:space="0" w:color="auto"/>
      </w:divBdr>
    </w:div>
    <w:div w:id="488443069">
      <w:bodyDiv w:val="1"/>
      <w:marLeft w:val="0"/>
      <w:marRight w:val="0"/>
      <w:marTop w:val="0"/>
      <w:marBottom w:val="0"/>
      <w:divBdr>
        <w:top w:val="none" w:sz="0" w:space="0" w:color="auto"/>
        <w:left w:val="none" w:sz="0" w:space="0" w:color="auto"/>
        <w:bottom w:val="none" w:sz="0" w:space="0" w:color="auto"/>
        <w:right w:val="none" w:sz="0" w:space="0" w:color="auto"/>
      </w:divBdr>
    </w:div>
    <w:div w:id="491414376">
      <w:bodyDiv w:val="1"/>
      <w:marLeft w:val="0"/>
      <w:marRight w:val="0"/>
      <w:marTop w:val="0"/>
      <w:marBottom w:val="0"/>
      <w:divBdr>
        <w:top w:val="none" w:sz="0" w:space="0" w:color="auto"/>
        <w:left w:val="none" w:sz="0" w:space="0" w:color="auto"/>
        <w:bottom w:val="none" w:sz="0" w:space="0" w:color="auto"/>
        <w:right w:val="none" w:sz="0" w:space="0" w:color="auto"/>
      </w:divBdr>
    </w:div>
    <w:div w:id="491987606">
      <w:bodyDiv w:val="1"/>
      <w:marLeft w:val="0"/>
      <w:marRight w:val="0"/>
      <w:marTop w:val="0"/>
      <w:marBottom w:val="0"/>
      <w:divBdr>
        <w:top w:val="none" w:sz="0" w:space="0" w:color="auto"/>
        <w:left w:val="none" w:sz="0" w:space="0" w:color="auto"/>
        <w:bottom w:val="none" w:sz="0" w:space="0" w:color="auto"/>
        <w:right w:val="none" w:sz="0" w:space="0" w:color="auto"/>
      </w:divBdr>
    </w:div>
    <w:div w:id="506094410">
      <w:bodyDiv w:val="1"/>
      <w:marLeft w:val="0"/>
      <w:marRight w:val="0"/>
      <w:marTop w:val="0"/>
      <w:marBottom w:val="0"/>
      <w:divBdr>
        <w:top w:val="none" w:sz="0" w:space="0" w:color="auto"/>
        <w:left w:val="none" w:sz="0" w:space="0" w:color="auto"/>
        <w:bottom w:val="none" w:sz="0" w:space="0" w:color="auto"/>
        <w:right w:val="none" w:sz="0" w:space="0" w:color="auto"/>
      </w:divBdr>
    </w:div>
    <w:div w:id="515776433">
      <w:bodyDiv w:val="1"/>
      <w:marLeft w:val="0"/>
      <w:marRight w:val="0"/>
      <w:marTop w:val="0"/>
      <w:marBottom w:val="0"/>
      <w:divBdr>
        <w:top w:val="none" w:sz="0" w:space="0" w:color="auto"/>
        <w:left w:val="none" w:sz="0" w:space="0" w:color="auto"/>
        <w:bottom w:val="none" w:sz="0" w:space="0" w:color="auto"/>
        <w:right w:val="none" w:sz="0" w:space="0" w:color="auto"/>
      </w:divBdr>
    </w:div>
    <w:div w:id="519127877">
      <w:bodyDiv w:val="1"/>
      <w:marLeft w:val="0"/>
      <w:marRight w:val="0"/>
      <w:marTop w:val="0"/>
      <w:marBottom w:val="0"/>
      <w:divBdr>
        <w:top w:val="none" w:sz="0" w:space="0" w:color="auto"/>
        <w:left w:val="none" w:sz="0" w:space="0" w:color="auto"/>
        <w:bottom w:val="none" w:sz="0" w:space="0" w:color="auto"/>
        <w:right w:val="none" w:sz="0" w:space="0" w:color="auto"/>
      </w:divBdr>
    </w:div>
    <w:div w:id="522549217">
      <w:bodyDiv w:val="1"/>
      <w:marLeft w:val="0"/>
      <w:marRight w:val="0"/>
      <w:marTop w:val="0"/>
      <w:marBottom w:val="0"/>
      <w:divBdr>
        <w:top w:val="none" w:sz="0" w:space="0" w:color="auto"/>
        <w:left w:val="none" w:sz="0" w:space="0" w:color="auto"/>
        <w:bottom w:val="none" w:sz="0" w:space="0" w:color="auto"/>
        <w:right w:val="none" w:sz="0" w:space="0" w:color="auto"/>
      </w:divBdr>
    </w:div>
    <w:div w:id="532503407">
      <w:bodyDiv w:val="1"/>
      <w:marLeft w:val="0"/>
      <w:marRight w:val="0"/>
      <w:marTop w:val="0"/>
      <w:marBottom w:val="0"/>
      <w:divBdr>
        <w:top w:val="none" w:sz="0" w:space="0" w:color="auto"/>
        <w:left w:val="none" w:sz="0" w:space="0" w:color="auto"/>
        <w:bottom w:val="none" w:sz="0" w:space="0" w:color="auto"/>
        <w:right w:val="none" w:sz="0" w:space="0" w:color="auto"/>
      </w:divBdr>
    </w:div>
    <w:div w:id="534389882">
      <w:bodyDiv w:val="1"/>
      <w:marLeft w:val="0"/>
      <w:marRight w:val="0"/>
      <w:marTop w:val="0"/>
      <w:marBottom w:val="0"/>
      <w:divBdr>
        <w:top w:val="none" w:sz="0" w:space="0" w:color="auto"/>
        <w:left w:val="none" w:sz="0" w:space="0" w:color="auto"/>
        <w:bottom w:val="none" w:sz="0" w:space="0" w:color="auto"/>
        <w:right w:val="none" w:sz="0" w:space="0" w:color="auto"/>
      </w:divBdr>
    </w:div>
    <w:div w:id="535196518">
      <w:bodyDiv w:val="1"/>
      <w:marLeft w:val="0"/>
      <w:marRight w:val="0"/>
      <w:marTop w:val="0"/>
      <w:marBottom w:val="0"/>
      <w:divBdr>
        <w:top w:val="none" w:sz="0" w:space="0" w:color="auto"/>
        <w:left w:val="none" w:sz="0" w:space="0" w:color="auto"/>
        <w:bottom w:val="none" w:sz="0" w:space="0" w:color="auto"/>
        <w:right w:val="none" w:sz="0" w:space="0" w:color="auto"/>
      </w:divBdr>
    </w:div>
    <w:div w:id="537667185">
      <w:bodyDiv w:val="1"/>
      <w:marLeft w:val="0"/>
      <w:marRight w:val="0"/>
      <w:marTop w:val="0"/>
      <w:marBottom w:val="0"/>
      <w:divBdr>
        <w:top w:val="none" w:sz="0" w:space="0" w:color="auto"/>
        <w:left w:val="none" w:sz="0" w:space="0" w:color="auto"/>
        <w:bottom w:val="none" w:sz="0" w:space="0" w:color="auto"/>
        <w:right w:val="none" w:sz="0" w:space="0" w:color="auto"/>
      </w:divBdr>
    </w:div>
    <w:div w:id="538057096">
      <w:bodyDiv w:val="1"/>
      <w:marLeft w:val="0"/>
      <w:marRight w:val="0"/>
      <w:marTop w:val="0"/>
      <w:marBottom w:val="0"/>
      <w:divBdr>
        <w:top w:val="none" w:sz="0" w:space="0" w:color="auto"/>
        <w:left w:val="none" w:sz="0" w:space="0" w:color="auto"/>
        <w:bottom w:val="none" w:sz="0" w:space="0" w:color="auto"/>
        <w:right w:val="none" w:sz="0" w:space="0" w:color="auto"/>
      </w:divBdr>
    </w:div>
    <w:div w:id="539710962">
      <w:bodyDiv w:val="1"/>
      <w:marLeft w:val="0"/>
      <w:marRight w:val="0"/>
      <w:marTop w:val="0"/>
      <w:marBottom w:val="0"/>
      <w:divBdr>
        <w:top w:val="none" w:sz="0" w:space="0" w:color="auto"/>
        <w:left w:val="none" w:sz="0" w:space="0" w:color="auto"/>
        <w:bottom w:val="none" w:sz="0" w:space="0" w:color="auto"/>
        <w:right w:val="none" w:sz="0" w:space="0" w:color="auto"/>
      </w:divBdr>
    </w:div>
    <w:div w:id="550384635">
      <w:bodyDiv w:val="1"/>
      <w:marLeft w:val="0"/>
      <w:marRight w:val="0"/>
      <w:marTop w:val="0"/>
      <w:marBottom w:val="0"/>
      <w:divBdr>
        <w:top w:val="none" w:sz="0" w:space="0" w:color="auto"/>
        <w:left w:val="none" w:sz="0" w:space="0" w:color="auto"/>
        <w:bottom w:val="none" w:sz="0" w:space="0" w:color="auto"/>
        <w:right w:val="none" w:sz="0" w:space="0" w:color="auto"/>
      </w:divBdr>
    </w:div>
    <w:div w:id="552927772">
      <w:bodyDiv w:val="1"/>
      <w:marLeft w:val="0"/>
      <w:marRight w:val="0"/>
      <w:marTop w:val="0"/>
      <w:marBottom w:val="0"/>
      <w:divBdr>
        <w:top w:val="none" w:sz="0" w:space="0" w:color="auto"/>
        <w:left w:val="none" w:sz="0" w:space="0" w:color="auto"/>
        <w:bottom w:val="none" w:sz="0" w:space="0" w:color="auto"/>
        <w:right w:val="none" w:sz="0" w:space="0" w:color="auto"/>
      </w:divBdr>
    </w:div>
    <w:div w:id="556933233">
      <w:bodyDiv w:val="1"/>
      <w:marLeft w:val="0"/>
      <w:marRight w:val="0"/>
      <w:marTop w:val="0"/>
      <w:marBottom w:val="0"/>
      <w:divBdr>
        <w:top w:val="none" w:sz="0" w:space="0" w:color="auto"/>
        <w:left w:val="none" w:sz="0" w:space="0" w:color="auto"/>
        <w:bottom w:val="none" w:sz="0" w:space="0" w:color="auto"/>
        <w:right w:val="none" w:sz="0" w:space="0" w:color="auto"/>
      </w:divBdr>
    </w:div>
    <w:div w:id="558129747">
      <w:bodyDiv w:val="1"/>
      <w:marLeft w:val="0"/>
      <w:marRight w:val="0"/>
      <w:marTop w:val="0"/>
      <w:marBottom w:val="0"/>
      <w:divBdr>
        <w:top w:val="none" w:sz="0" w:space="0" w:color="auto"/>
        <w:left w:val="none" w:sz="0" w:space="0" w:color="auto"/>
        <w:bottom w:val="none" w:sz="0" w:space="0" w:color="auto"/>
        <w:right w:val="none" w:sz="0" w:space="0" w:color="auto"/>
      </w:divBdr>
    </w:div>
    <w:div w:id="566036982">
      <w:bodyDiv w:val="1"/>
      <w:marLeft w:val="0"/>
      <w:marRight w:val="0"/>
      <w:marTop w:val="0"/>
      <w:marBottom w:val="0"/>
      <w:divBdr>
        <w:top w:val="none" w:sz="0" w:space="0" w:color="auto"/>
        <w:left w:val="none" w:sz="0" w:space="0" w:color="auto"/>
        <w:bottom w:val="none" w:sz="0" w:space="0" w:color="auto"/>
        <w:right w:val="none" w:sz="0" w:space="0" w:color="auto"/>
      </w:divBdr>
    </w:div>
    <w:div w:id="569115042">
      <w:bodyDiv w:val="1"/>
      <w:marLeft w:val="0"/>
      <w:marRight w:val="0"/>
      <w:marTop w:val="0"/>
      <w:marBottom w:val="0"/>
      <w:divBdr>
        <w:top w:val="none" w:sz="0" w:space="0" w:color="auto"/>
        <w:left w:val="none" w:sz="0" w:space="0" w:color="auto"/>
        <w:bottom w:val="none" w:sz="0" w:space="0" w:color="auto"/>
        <w:right w:val="none" w:sz="0" w:space="0" w:color="auto"/>
      </w:divBdr>
    </w:div>
    <w:div w:id="570698305">
      <w:bodyDiv w:val="1"/>
      <w:marLeft w:val="0"/>
      <w:marRight w:val="0"/>
      <w:marTop w:val="0"/>
      <w:marBottom w:val="0"/>
      <w:divBdr>
        <w:top w:val="none" w:sz="0" w:space="0" w:color="auto"/>
        <w:left w:val="none" w:sz="0" w:space="0" w:color="auto"/>
        <w:bottom w:val="none" w:sz="0" w:space="0" w:color="auto"/>
        <w:right w:val="none" w:sz="0" w:space="0" w:color="auto"/>
      </w:divBdr>
    </w:div>
    <w:div w:id="588197478">
      <w:bodyDiv w:val="1"/>
      <w:marLeft w:val="0"/>
      <w:marRight w:val="0"/>
      <w:marTop w:val="0"/>
      <w:marBottom w:val="0"/>
      <w:divBdr>
        <w:top w:val="none" w:sz="0" w:space="0" w:color="auto"/>
        <w:left w:val="none" w:sz="0" w:space="0" w:color="auto"/>
        <w:bottom w:val="none" w:sz="0" w:space="0" w:color="auto"/>
        <w:right w:val="none" w:sz="0" w:space="0" w:color="auto"/>
      </w:divBdr>
    </w:div>
    <w:div w:id="599145324">
      <w:bodyDiv w:val="1"/>
      <w:marLeft w:val="0"/>
      <w:marRight w:val="0"/>
      <w:marTop w:val="0"/>
      <w:marBottom w:val="0"/>
      <w:divBdr>
        <w:top w:val="none" w:sz="0" w:space="0" w:color="auto"/>
        <w:left w:val="none" w:sz="0" w:space="0" w:color="auto"/>
        <w:bottom w:val="none" w:sz="0" w:space="0" w:color="auto"/>
        <w:right w:val="none" w:sz="0" w:space="0" w:color="auto"/>
      </w:divBdr>
    </w:div>
    <w:div w:id="603263976">
      <w:bodyDiv w:val="1"/>
      <w:marLeft w:val="0"/>
      <w:marRight w:val="0"/>
      <w:marTop w:val="0"/>
      <w:marBottom w:val="0"/>
      <w:divBdr>
        <w:top w:val="none" w:sz="0" w:space="0" w:color="auto"/>
        <w:left w:val="none" w:sz="0" w:space="0" w:color="auto"/>
        <w:bottom w:val="none" w:sz="0" w:space="0" w:color="auto"/>
        <w:right w:val="none" w:sz="0" w:space="0" w:color="auto"/>
      </w:divBdr>
    </w:div>
    <w:div w:id="615452429">
      <w:bodyDiv w:val="1"/>
      <w:marLeft w:val="0"/>
      <w:marRight w:val="0"/>
      <w:marTop w:val="0"/>
      <w:marBottom w:val="0"/>
      <w:divBdr>
        <w:top w:val="none" w:sz="0" w:space="0" w:color="auto"/>
        <w:left w:val="none" w:sz="0" w:space="0" w:color="auto"/>
        <w:bottom w:val="none" w:sz="0" w:space="0" w:color="auto"/>
        <w:right w:val="none" w:sz="0" w:space="0" w:color="auto"/>
      </w:divBdr>
    </w:div>
    <w:div w:id="618024332">
      <w:bodyDiv w:val="1"/>
      <w:marLeft w:val="0"/>
      <w:marRight w:val="0"/>
      <w:marTop w:val="0"/>
      <w:marBottom w:val="0"/>
      <w:divBdr>
        <w:top w:val="none" w:sz="0" w:space="0" w:color="auto"/>
        <w:left w:val="none" w:sz="0" w:space="0" w:color="auto"/>
        <w:bottom w:val="none" w:sz="0" w:space="0" w:color="auto"/>
        <w:right w:val="none" w:sz="0" w:space="0" w:color="auto"/>
      </w:divBdr>
    </w:div>
    <w:div w:id="621419641">
      <w:bodyDiv w:val="1"/>
      <w:marLeft w:val="0"/>
      <w:marRight w:val="0"/>
      <w:marTop w:val="0"/>
      <w:marBottom w:val="0"/>
      <w:divBdr>
        <w:top w:val="none" w:sz="0" w:space="0" w:color="auto"/>
        <w:left w:val="none" w:sz="0" w:space="0" w:color="auto"/>
        <w:bottom w:val="none" w:sz="0" w:space="0" w:color="auto"/>
        <w:right w:val="none" w:sz="0" w:space="0" w:color="auto"/>
      </w:divBdr>
    </w:div>
    <w:div w:id="628706455">
      <w:bodyDiv w:val="1"/>
      <w:marLeft w:val="0"/>
      <w:marRight w:val="0"/>
      <w:marTop w:val="0"/>
      <w:marBottom w:val="0"/>
      <w:divBdr>
        <w:top w:val="none" w:sz="0" w:space="0" w:color="auto"/>
        <w:left w:val="none" w:sz="0" w:space="0" w:color="auto"/>
        <w:bottom w:val="none" w:sz="0" w:space="0" w:color="auto"/>
        <w:right w:val="none" w:sz="0" w:space="0" w:color="auto"/>
      </w:divBdr>
    </w:div>
    <w:div w:id="628823234">
      <w:bodyDiv w:val="1"/>
      <w:marLeft w:val="0"/>
      <w:marRight w:val="0"/>
      <w:marTop w:val="0"/>
      <w:marBottom w:val="0"/>
      <w:divBdr>
        <w:top w:val="none" w:sz="0" w:space="0" w:color="auto"/>
        <w:left w:val="none" w:sz="0" w:space="0" w:color="auto"/>
        <w:bottom w:val="none" w:sz="0" w:space="0" w:color="auto"/>
        <w:right w:val="none" w:sz="0" w:space="0" w:color="auto"/>
      </w:divBdr>
    </w:div>
    <w:div w:id="630137627">
      <w:bodyDiv w:val="1"/>
      <w:marLeft w:val="0"/>
      <w:marRight w:val="0"/>
      <w:marTop w:val="0"/>
      <w:marBottom w:val="0"/>
      <w:divBdr>
        <w:top w:val="none" w:sz="0" w:space="0" w:color="auto"/>
        <w:left w:val="none" w:sz="0" w:space="0" w:color="auto"/>
        <w:bottom w:val="none" w:sz="0" w:space="0" w:color="auto"/>
        <w:right w:val="none" w:sz="0" w:space="0" w:color="auto"/>
      </w:divBdr>
    </w:div>
    <w:div w:id="636689011">
      <w:bodyDiv w:val="1"/>
      <w:marLeft w:val="0"/>
      <w:marRight w:val="0"/>
      <w:marTop w:val="0"/>
      <w:marBottom w:val="0"/>
      <w:divBdr>
        <w:top w:val="none" w:sz="0" w:space="0" w:color="auto"/>
        <w:left w:val="none" w:sz="0" w:space="0" w:color="auto"/>
        <w:bottom w:val="none" w:sz="0" w:space="0" w:color="auto"/>
        <w:right w:val="none" w:sz="0" w:space="0" w:color="auto"/>
      </w:divBdr>
    </w:div>
    <w:div w:id="639312453">
      <w:bodyDiv w:val="1"/>
      <w:marLeft w:val="0"/>
      <w:marRight w:val="0"/>
      <w:marTop w:val="0"/>
      <w:marBottom w:val="0"/>
      <w:divBdr>
        <w:top w:val="none" w:sz="0" w:space="0" w:color="auto"/>
        <w:left w:val="none" w:sz="0" w:space="0" w:color="auto"/>
        <w:bottom w:val="none" w:sz="0" w:space="0" w:color="auto"/>
        <w:right w:val="none" w:sz="0" w:space="0" w:color="auto"/>
      </w:divBdr>
    </w:div>
    <w:div w:id="644165521">
      <w:bodyDiv w:val="1"/>
      <w:marLeft w:val="0"/>
      <w:marRight w:val="0"/>
      <w:marTop w:val="0"/>
      <w:marBottom w:val="0"/>
      <w:divBdr>
        <w:top w:val="none" w:sz="0" w:space="0" w:color="auto"/>
        <w:left w:val="none" w:sz="0" w:space="0" w:color="auto"/>
        <w:bottom w:val="none" w:sz="0" w:space="0" w:color="auto"/>
        <w:right w:val="none" w:sz="0" w:space="0" w:color="auto"/>
      </w:divBdr>
    </w:div>
    <w:div w:id="646782875">
      <w:bodyDiv w:val="1"/>
      <w:marLeft w:val="0"/>
      <w:marRight w:val="0"/>
      <w:marTop w:val="0"/>
      <w:marBottom w:val="0"/>
      <w:divBdr>
        <w:top w:val="none" w:sz="0" w:space="0" w:color="auto"/>
        <w:left w:val="none" w:sz="0" w:space="0" w:color="auto"/>
        <w:bottom w:val="none" w:sz="0" w:space="0" w:color="auto"/>
        <w:right w:val="none" w:sz="0" w:space="0" w:color="auto"/>
      </w:divBdr>
    </w:div>
    <w:div w:id="649094313">
      <w:bodyDiv w:val="1"/>
      <w:marLeft w:val="0"/>
      <w:marRight w:val="0"/>
      <w:marTop w:val="0"/>
      <w:marBottom w:val="0"/>
      <w:divBdr>
        <w:top w:val="none" w:sz="0" w:space="0" w:color="auto"/>
        <w:left w:val="none" w:sz="0" w:space="0" w:color="auto"/>
        <w:bottom w:val="none" w:sz="0" w:space="0" w:color="auto"/>
        <w:right w:val="none" w:sz="0" w:space="0" w:color="auto"/>
      </w:divBdr>
    </w:div>
    <w:div w:id="654839536">
      <w:bodyDiv w:val="1"/>
      <w:marLeft w:val="0"/>
      <w:marRight w:val="0"/>
      <w:marTop w:val="0"/>
      <w:marBottom w:val="0"/>
      <w:divBdr>
        <w:top w:val="none" w:sz="0" w:space="0" w:color="auto"/>
        <w:left w:val="none" w:sz="0" w:space="0" w:color="auto"/>
        <w:bottom w:val="none" w:sz="0" w:space="0" w:color="auto"/>
        <w:right w:val="none" w:sz="0" w:space="0" w:color="auto"/>
      </w:divBdr>
    </w:div>
    <w:div w:id="657345995">
      <w:bodyDiv w:val="1"/>
      <w:marLeft w:val="0"/>
      <w:marRight w:val="0"/>
      <w:marTop w:val="0"/>
      <w:marBottom w:val="0"/>
      <w:divBdr>
        <w:top w:val="none" w:sz="0" w:space="0" w:color="auto"/>
        <w:left w:val="none" w:sz="0" w:space="0" w:color="auto"/>
        <w:bottom w:val="none" w:sz="0" w:space="0" w:color="auto"/>
        <w:right w:val="none" w:sz="0" w:space="0" w:color="auto"/>
      </w:divBdr>
    </w:div>
    <w:div w:id="666515839">
      <w:bodyDiv w:val="1"/>
      <w:marLeft w:val="0"/>
      <w:marRight w:val="0"/>
      <w:marTop w:val="0"/>
      <w:marBottom w:val="0"/>
      <w:divBdr>
        <w:top w:val="none" w:sz="0" w:space="0" w:color="auto"/>
        <w:left w:val="none" w:sz="0" w:space="0" w:color="auto"/>
        <w:bottom w:val="none" w:sz="0" w:space="0" w:color="auto"/>
        <w:right w:val="none" w:sz="0" w:space="0" w:color="auto"/>
      </w:divBdr>
    </w:div>
    <w:div w:id="673267007">
      <w:bodyDiv w:val="1"/>
      <w:marLeft w:val="0"/>
      <w:marRight w:val="0"/>
      <w:marTop w:val="0"/>
      <w:marBottom w:val="0"/>
      <w:divBdr>
        <w:top w:val="none" w:sz="0" w:space="0" w:color="auto"/>
        <w:left w:val="none" w:sz="0" w:space="0" w:color="auto"/>
        <w:bottom w:val="none" w:sz="0" w:space="0" w:color="auto"/>
        <w:right w:val="none" w:sz="0" w:space="0" w:color="auto"/>
      </w:divBdr>
    </w:div>
    <w:div w:id="684088838">
      <w:bodyDiv w:val="1"/>
      <w:marLeft w:val="0"/>
      <w:marRight w:val="0"/>
      <w:marTop w:val="0"/>
      <w:marBottom w:val="0"/>
      <w:divBdr>
        <w:top w:val="none" w:sz="0" w:space="0" w:color="auto"/>
        <w:left w:val="none" w:sz="0" w:space="0" w:color="auto"/>
        <w:bottom w:val="none" w:sz="0" w:space="0" w:color="auto"/>
        <w:right w:val="none" w:sz="0" w:space="0" w:color="auto"/>
      </w:divBdr>
    </w:div>
    <w:div w:id="685250153">
      <w:bodyDiv w:val="1"/>
      <w:marLeft w:val="0"/>
      <w:marRight w:val="0"/>
      <w:marTop w:val="0"/>
      <w:marBottom w:val="0"/>
      <w:divBdr>
        <w:top w:val="none" w:sz="0" w:space="0" w:color="auto"/>
        <w:left w:val="none" w:sz="0" w:space="0" w:color="auto"/>
        <w:bottom w:val="none" w:sz="0" w:space="0" w:color="auto"/>
        <w:right w:val="none" w:sz="0" w:space="0" w:color="auto"/>
      </w:divBdr>
    </w:div>
    <w:div w:id="709720094">
      <w:bodyDiv w:val="1"/>
      <w:marLeft w:val="0"/>
      <w:marRight w:val="0"/>
      <w:marTop w:val="0"/>
      <w:marBottom w:val="0"/>
      <w:divBdr>
        <w:top w:val="none" w:sz="0" w:space="0" w:color="auto"/>
        <w:left w:val="none" w:sz="0" w:space="0" w:color="auto"/>
        <w:bottom w:val="none" w:sz="0" w:space="0" w:color="auto"/>
        <w:right w:val="none" w:sz="0" w:space="0" w:color="auto"/>
      </w:divBdr>
    </w:div>
    <w:div w:id="709842261">
      <w:bodyDiv w:val="1"/>
      <w:marLeft w:val="0"/>
      <w:marRight w:val="0"/>
      <w:marTop w:val="0"/>
      <w:marBottom w:val="0"/>
      <w:divBdr>
        <w:top w:val="none" w:sz="0" w:space="0" w:color="auto"/>
        <w:left w:val="none" w:sz="0" w:space="0" w:color="auto"/>
        <w:bottom w:val="none" w:sz="0" w:space="0" w:color="auto"/>
        <w:right w:val="none" w:sz="0" w:space="0" w:color="auto"/>
      </w:divBdr>
    </w:div>
    <w:div w:id="720709886">
      <w:bodyDiv w:val="1"/>
      <w:marLeft w:val="0"/>
      <w:marRight w:val="0"/>
      <w:marTop w:val="0"/>
      <w:marBottom w:val="0"/>
      <w:divBdr>
        <w:top w:val="none" w:sz="0" w:space="0" w:color="auto"/>
        <w:left w:val="none" w:sz="0" w:space="0" w:color="auto"/>
        <w:bottom w:val="none" w:sz="0" w:space="0" w:color="auto"/>
        <w:right w:val="none" w:sz="0" w:space="0" w:color="auto"/>
      </w:divBdr>
    </w:div>
    <w:div w:id="726225323">
      <w:bodyDiv w:val="1"/>
      <w:marLeft w:val="0"/>
      <w:marRight w:val="0"/>
      <w:marTop w:val="0"/>
      <w:marBottom w:val="0"/>
      <w:divBdr>
        <w:top w:val="none" w:sz="0" w:space="0" w:color="auto"/>
        <w:left w:val="none" w:sz="0" w:space="0" w:color="auto"/>
        <w:bottom w:val="none" w:sz="0" w:space="0" w:color="auto"/>
        <w:right w:val="none" w:sz="0" w:space="0" w:color="auto"/>
      </w:divBdr>
    </w:div>
    <w:div w:id="729422278">
      <w:bodyDiv w:val="1"/>
      <w:marLeft w:val="0"/>
      <w:marRight w:val="0"/>
      <w:marTop w:val="0"/>
      <w:marBottom w:val="0"/>
      <w:divBdr>
        <w:top w:val="none" w:sz="0" w:space="0" w:color="auto"/>
        <w:left w:val="none" w:sz="0" w:space="0" w:color="auto"/>
        <w:bottom w:val="none" w:sz="0" w:space="0" w:color="auto"/>
        <w:right w:val="none" w:sz="0" w:space="0" w:color="auto"/>
      </w:divBdr>
    </w:div>
    <w:div w:id="739139764">
      <w:bodyDiv w:val="1"/>
      <w:marLeft w:val="0"/>
      <w:marRight w:val="0"/>
      <w:marTop w:val="0"/>
      <w:marBottom w:val="0"/>
      <w:divBdr>
        <w:top w:val="none" w:sz="0" w:space="0" w:color="auto"/>
        <w:left w:val="none" w:sz="0" w:space="0" w:color="auto"/>
        <w:bottom w:val="none" w:sz="0" w:space="0" w:color="auto"/>
        <w:right w:val="none" w:sz="0" w:space="0" w:color="auto"/>
      </w:divBdr>
    </w:div>
    <w:div w:id="755443140">
      <w:bodyDiv w:val="1"/>
      <w:marLeft w:val="0"/>
      <w:marRight w:val="0"/>
      <w:marTop w:val="0"/>
      <w:marBottom w:val="0"/>
      <w:divBdr>
        <w:top w:val="none" w:sz="0" w:space="0" w:color="auto"/>
        <w:left w:val="none" w:sz="0" w:space="0" w:color="auto"/>
        <w:bottom w:val="none" w:sz="0" w:space="0" w:color="auto"/>
        <w:right w:val="none" w:sz="0" w:space="0" w:color="auto"/>
      </w:divBdr>
    </w:div>
    <w:div w:id="767849453">
      <w:bodyDiv w:val="1"/>
      <w:marLeft w:val="0"/>
      <w:marRight w:val="0"/>
      <w:marTop w:val="0"/>
      <w:marBottom w:val="0"/>
      <w:divBdr>
        <w:top w:val="none" w:sz="0" w:space="0" w:color="auto"/>
        <w:left w:val="none" w:sz="0" w:space="0" w:color="auto"/>
        <w:bottom w:val="none" w:sz="0" w:space="0" w:color="auto"/>
        <w:right w:val="none" w:sz="0" w:space="0" w:color="auto"/>
      </w:divBdr>
    </w:div>
    <w:div w:id="771515905">
      <w:bodyDiv w:val="1"/>
      <w:marLeft w:val="0"/>
      <w:marRight w:val="0"/>
      <w:marTop w:val="0"/>
      <w:marBottom w:val="0"/>
      <w:divBdr>
        <w:top w:val="none" w:sz="0" w:space="0" w:color="auto"/>
        <w:left w:val="none" w:sz="0" w:space="0" w:color="auto"/>
        <w:bottom w:val="none" w:sz="0" w:space="0" w:color="auto"/>
        <w:right w:val="none" w:sz="0" w:space="0" w:color="auto"/>
      </w:divBdr>
    </w:div>
    <w:div w:id="784274907">
      <w:bodyDiv w:val="1"/>
      <w:marLeft w:val="0"/>
      <w:marRight w:val="0"/>
      <w:marTop w:val="0"/>
      <w:marBottom w:val="0"/>
      <w:divBdr>
        <w:top w:val="none" w:sz="0" w:space="0" w:color="auto"/>
        <w:left w:val="none" w:sz="0" w:space="0" w:color="auto"/>
        <w:bottom w:val="none" w:sz="0" w:space="0" w:color="auto"/>
        <w:right w:val="none" w:sz="0" w:space="0" w:color="auto"/>
      </w:divBdr>
    </w:div>
    <w:div w:id="812064099">
      <w:bodyDiv w:val="1"/>
      <w:marLeft w:val="0"/>
      <w:marRight w:val="0"/>
      <w:marTop w:val="0"/>
      <w:marBottom w:val="0"/>
      <w:divBdr>
        <w:top w:val="none" w:sz="0" w:space="0" w:color="auto"/>
        <w:left w:val="none" w:sz="0" w:space="0" w:color="auto"/>
        <w:bottom w:val="none" w:sz="0" w:space="0" w:color="auto"/>
        <w:right w:val="none" w:sz="0" w:space="0" w:color="auto"/>
      </w:divBdr>
    </w:div>
    <w:div w:id="821317756">
      <w:bodyDiv w:val="1"/>
      <w:marLeft w:val="0"/>
      <w:marRight w:val="0"/>
      <w:marTop w:val="0"/>
      <w:marBottom w:val="0"/>
      <w:divBdr>
        <w:top w:val="none" w:sz="0" w:space="0" w:color="auto"/>
        <w:left w:val="none" w:sz="0" w:space="0" w:color="auto"/>
        <w:bottom w:val="none" w:sz="0" w:space="0" w:color="auto"/>
        <w:right w:val="none" w:sz="0" w:space="0" w:color="auto"/>
      </w:divBdr>
    </w:div>
    <w:div w:id="831069268">
      <w:bodyDiv w:val="1"/>
      <w:marLeft w:val="0"/>
      <w:marRight w:val="0"/>
      <w:marTop w:val="0"/>
      <w:marBottom w:val="0"/>
      <w:divBdr>
        <w:top w:val="none" w:sz="0" w:space="0" w:color="auto"/>
        <w:left w:val="none" w:sz="0" w:space="0" w:color="auto"/>
        <w:bottom w:val="none" w:sz="0" w:space="0" w:color="auto"/>
        <w:right w:val="none" w:sz="0" w:space="0" w:color="auto"/>
      </w:divBdr>
    </w:div>
    <w:div w:id="844630700">
      <w:bodyDiv w:val="1"/>
      <w:marLeft w:val="0"/>
      <w:marRight w:val="0"/>
      <w:marTop w:val="0"/>
      <w:marBottom w:val="0"/>
      <w:divBdr>
        <w:top w:val="none" w:sz="0" w:space="0" w:color="auto"/>
        <w:left w:val="none" w:sz="0" w:space="0" w:color="auto"/>
        <w:bottom w:val="none" w:sz="0" w:space="0" w:color="auto"/>
        <w:right w:val="none" w:sz="0" w:space="0" w:color="auto"/>
      </w:divBdr>
    </w:div>
    <w:div w:id="846599278">
      <w:bodyDiv w:val="1"/>
      <w:marLeft w:val="0"/>
      <w:marRight w:val="0"/>
      <w:marTop w:val="0"/>
      <w:marBottom w:val="0"/>
      <w:divBdr>
        <w:top w:val="none" w:sz="0" w:space="0" w:color="auto"/>
        <w:left w:val="none" w:sz="0" w:space="0" w:color="auto"/>
        <w:bottom w:val="none" w:sz="0" w:space="0" w:color="auto"/>
        <w:right w:val="none" w:sz="0" w:space="0" w:color="auto"/>
      </w:divBdr>
    </w:div>
    <w:div w:id="854921394">
      <w:bodyDiv w:val="1"/>
      <w:marLeft w:val="0"/>
      <w:marRight w:val="0"/>
      <w:marTop w:val="0"/>
      <w:marBottom w:val="0"/>
      <w:divBdr>
        <w:top w:val="none" w:sz="0" w:space="0" w:color="auto"/>
        <w:left w:val="none" w:sz="0" w:space="0" w:color="auto"/>
        <w:bottom w:val="none" w:sz="0" w:space="0" w:color="auto"/>
        <w:right w:val="none" w:sz="0" w:space="0" w:color="auto"/>
      </w:divBdr>
    </w:div>
    <w:div w:id="864516371">
      <w:bodyDiv w:val="1"/>
      <w:marLeft w:val="0"/>
      <w:marRight w:val="0"/>
      <w:marTop w:val="0"/>
      <w:marBottom w:val="0"/>
      <w:divBdr>
        <w:top w:val="none" w:sz="0" w:space="0" w:color="auto"/>
        <w:left w:val="none" w:sz="0" w:space="0" w:color="auto"/>
        <w:bottom w:val="none" w:sz="0" w:space="0" w:color="auto"/>
        <w:right w:val="none" w:sz="0" w:space="0" w:color="auto"/>
      </w:divBdr>
    </w:div>
    <w:div w:id="872613823">
      <w:bodyDiv w:val="1"/>
      <w:marLeft w:val="0"/>
      <w:marRight w:val="0"/>
      <w:marTop w:val="0"/>
      <w:marBottom w:val="0"/>
      <w:divBdr>
        <w:top w:val="none" w:sz="0" w:space="0" w:color="auto"/>
        <w:left w:val="none" w:sz="0" w:space="0" w:color="auto"/>
        <w:bottom w:val="none" w:sz="0" w:space="0" w:color="auto"/>
        <w:right w:val="none" w:sz="0" w:space="0" w:color="auto"/>
      </w:divBdr>
    </w:div>
    <w:div w:id="887885480">
      <w:bodyDiv w:val="1"/>
      <w:marLeft w:val="0"/>
      <w:marRight w:val="0"/>
      <w:marTop w:val="0"/>
      <w:marBottom w:val="0"/>
      <w:divBdr>
        <w:top w:val="none" w:sz="0" w:space="0" w:color="auto"/>
        <w:left w:val="none" w:sz="0" w:space="0" w:color="auto"/>
        <w:bottom w:val="none" w:sz="0" w:space="0" w:color="auto"/>
        <w:right w:val="none" w:sz="0" w:space="0" w:color="auto"/>
      </w:divBdr>
    </w:div>
    <w:div w:id="893200669">
      <w:bodyDiv w:val="1"/>
      <w:marLeft w:val="0"/>
      <w:marRight w:val="0"/>
      <w:marTop w:val="0"/>
      <w:marBottom w:val="0"/>
      <w:divBdr>
        <w:top w:val="none" w:sz="0" w:space="0" w:color="auto"/>
        <w:left w:val="none" w:sz="0" w:space="0" w:color="auto"/>
        <w:bottom w:val="none" w:sz="0" w:space="0" w:color="auto"/>
        <w:right w:val="none" w:sz="0" w:space="0" w:color="auto"/>
      </w:divBdr>
    </w:div>
    <w:div w:id="905069439">
      <w:bodyDiv w:val="1"/>
      <w:marLeft w:val="0"/>
      <w:marRight w:val="0"/>
      <w:marTop w:val="0"/>
      <w:marBottom w:val="0"/>
      <w:divBdr>
        <w:top w:val="none" w:sz="0" w:space="0" w:color="auto"/>
        <w:left w:val="none" w:sz="0" w:space="0" w:color="auto"/>
        <w:bottom w:val="none" w:sz="0" w:space="0" w:color="auto"/>
        <w:right w:val="none" w:sz="0" w:space="0" w:color="auto"/>
      </w:divBdr>
    </w:div>
    <w:div w:id="909147051">
      <w:bodyDiv w:val="1"/>
      <w:marLeft w:val="0"/>
      <w:marRight w:val="0"/>
      <w:marTop w:val="0"/>
      <w:marBottom w:val="0"/>
      <w:divBdr>
        <w:top w:val="none" w:sz="0" w:space="0" w:color="auto"/>
        <w:left w:val="none" w:sz="0" w:space="0" w:color="auto"/>
        <w:bottom w:val="none" w:sz="0" w:space="0" w:color="auto"/>
        <w:right w:val="none" w:sz="0" w:space="0" w:color="auto"/>
      </w:divBdr>
    </w:div>
    <w:div w:id="918322331">
      <w:bodyDiv w:val="1"/>
      <w:marLeft w:val="0"/>
      <w:marRight w:val="0"/>
      <w:marTop w:val="0"/>
      <w:marBottom w:val="0"/>
      <w:divBdr>
        <w:top w:val="none" w:sz="0" w:space="0" w:color="auto"/>
        <w:left w:val="none" w:sz="0" w:space="0" w:color="auto"/>
        <w:bottom w:val="none" w:sz="0" w:space="0" w:color="auto"/>
        <w:right w:val="none" w:sz="0" w:space="0" w:color="auto"/>
      </w:divBdr>
    </w:div>
    <w:div w:id="920868320">
      <w:bodyDiv w:val="1"/>
      <w:marLeft w:val="0"/>
      <w:marRight w:val="0"/>
      <w:marTop w:val="0"/>
      <w:marBottom w:val="0"/>
      <w:divBdr>
        <w:top w:val="none" w:sz="0" w:space="0" w:color="auto"/>
        <w:left w:val="none" w:sz="0" w:space="0" w:color="auto"/>
        <w:bottom w:val="none" w:sz="0" w:space="0" w:color="auto"/>
        <w:right w:val="none" w:sz="0" w:space="0" w:color="auto"/>
      </w:divBdr>
    </w:div>
    <w:div w:id="921722994">
      <w:bodyDiv w:val="1"/>
      <w:marLeft w:val="0"/>
      <w:marRight w:val="0"/>
      <w:marTop w:val="0"/>
      <w:marBottom w:val="0"/>
      <w:divBdr>
        <w:top w:val="none" w:sz="0" w:space="0" w:color="auto"/>
        <w:left w:val="none" w:sz="0" w:space="0" w:color="auto"/>
        <w:bottom w:val="none" w:sz="0" w:space="0" w:color="auto"/>
        <w:right w:val="none" w:sz="0" w:space="0" w:color="auto"/>
      </w:divBdr>
    </w:div>
    <w:div w:id="930436479">
      <w:bodyDiv w:val="1"/>
      <w:marLeft w:val="0"/>
      <w:marRight w:val="0"/>
      <w:marTop w:val="0"/>
      <w:marBottom w:val="0"/>
      <w:divBdr>
        <w:top w:val="none" w:sz="0" w:space="0" w:color="auto"/>
        <w:left w:val="none" w:sz="0" w:space="0" w:color="auto"/>
        <w:bottom w:val="none" w:sz="0" w:space="0" w:color="auto"/>
        <w:right w:val="none" w:sz="0" w:space="0" w:color="auto"/>
      </w:divBdr>
    </w:div>
    <w:div w:id="935750968">
      <w:bodyDiv w:val="1"/>
      <w:marLeft w:val="0"/>
      <w:marRight w:val="0"/>
      <w:marTop w:val="0"/>
      <w:marBottom w:val="0"/>
      <w:divBdr>
        <w:top w:val="none" w:sz="0" w:space="0" w:color="auto"/>
        <w:left w:val="none" w:sz="0" w:space="0" w:color="auto"/>
        <w:bottom w:val="none" w:sz="0" w:space="0" w:color="auto"/>
        <w:right w:val="none" w:sz="0" w:space="0" w:color="auto"/>
      </w:divBdr>
    </w:div>
    <w:div w:id="942417103">
      <w:bodyDiv w:val="1"/>
      <w:marLeft w:val="0"/>
      <w:marRight w:val="0"/>
      <w:marTop w:val="0"/>
      <w:marBottom w:val="0"/>
      <w:divBdr>
        <w:top w:val="none" w:sz="0" w:space="0" w:color="auto"/>
        <w:left w:val="none" w:sz="0" w:space="0" w:color="auto"/>
        <w:bottom w:val="none" w:sz="0" w:space="0" w:color="auto"/>
        <w:right w:val="none" w:sz="0" w:space="0" w:color="auto"/>
      </w:divBdr>
    </w:div>
    <w:div w:id="947278103">
      <w:bodyDiv w:val="1"/>
      <w:marLeft w:val="0"/>
      <w:marRight w:val="0"/>
      <w:marTop w:val="0"/>
      <w:marBottom w:val="0"/>
      <w:divBdr>
        <w:top w:val="none" w:sz="0" w:space="0" w:color="auto"/>
        <w:left w:val="none" w:sz="0" w:space="0" w:color="auto"/>
        <w:bottom w:val="none" w:sz="0" w:space="0" w:color="auto"/>
        <w:right w:val="none" w:sz="0" w:space="0" w:color="auto"/>
      </w:divBdr>
    </w:div>
    <w:div w:id="959649155">
      <w:bodyDiv w:val="1"/>
      <w:marLeft w:val="0"/>
      <w:marRight w:val="0"/>
      <w:marTop w:val="0"/>
      <w:marBottom w:val="0"/>
      <w:divBdr>
        <w:top w:val="none" w:sz="0" w:space="0" w:color="auto"/>
        <w:left w:val="none" w:sz="0" w:space="0" w:color="auto"/>
        <w:bottom w:val="none" w:sz="0" w:space="0" w:color="auto"/>
        <w:right w:val="none" w:sz="0" w:space="0" w:color="auto"/>
      </w:divBdr>
    </w:div>
    <w:div w:id="969556055">
      <w:bodyDiv w:val="1"/>
      <w:marLeft w:val="0"/>
      <w:marRight w:val="0"/>
      <w:marTop w:val="0"/>
      <w:marBottom w:val="0"/>
      <w:divBdr>
        <w:top w:val="none" w:sz="0" w:space="0" w:color="auto"/>
        <w:left w:val="none" w:sz="0" w:space="0" w:color="auto"/>
        <w:bottom w:val="none" w:sz="0" w:space="0" w:color="auto"/>
        <w:right w:val="none" w:sz="0" w:space="0" w:color="auto"/>
      </w:divBdr>
    </w:div>
    <w:div w:id="971129343">
      <w:bodyDiv w:val="1"/>
      <w:marLeft w:val="0"/>
      <w:marRight w:val="0"/>
      <w:marTop w:val="0"/>
      <w:marBottom w:val="0"/>
      <w:divBdr>
        <w:top w:val="none" w:sz="0" w:space="0" w:color="auto"/>
        <w:left w:val="none" w:sz="0" w:space="0" w:color="auto"/>
        <w:bottom w:val="none" w:sz="0" w:space="0" w:color="auto"/>
        <w:right w:val="none" w:sz="0" w:space="0" w:color="auto"/>
      </w:divBdr>
    </w:div>
    <w:div w:id="974599936">
      <w:bodyDiv w:val="1"/>
      <w:marLeft w:val="0"/>
      <w:marRight w:val="0"/>
      <w:marTop w:val="0"/>
      <w:marBottom w:val="0"/>
      <w:divBdr>
        <w:top w:val="none" w:sz="0" w:space="0" w:color="auto"/>
        <w:left w:val="none" w:sz="0" w:space="0" w:color="auto"/>
        <w:bottom w:val="none" w:sz="0" w:space="0" w:color="auto"/>
        <w:right w:val="none" w:sz="0" w:space="0" w:color="auto"/>
      </w:divBdr>
    </w:div>
    <w:div w:id="974800190">
      <w:bodyDiv w:val="1"/>
      <w:marLeft w:val="0"/>
      <w:marRight w:val="0"/>
      <w:marTop w:val="0"/>
      <w:marBottom w:val="0"/>
      <w:divBdr>
        <w:top w:val="none" w:sz="0" w:space="0" w:color="auto"/>
        <w:left w:val="none" w:sz="0" w:space="0" w:color="auto"/>
        <w:bottom w:val="none" w:sz="0" w:space="0" w:color="auto"/>
        <w:right w:val="none" w:sz="0" w:space="0" w:color="auto"/>
      </w:divBdr>
    </w:div>
    <w:div w:id="984554933">
      <w:bodyDiv w:val="1"/>
      <w:marLeft w:val="0"/>
      <w:marRight w:val="0"/>
      <w:marTop w:val="0"/>
      <w:marBottom w:val="0"/>
      <w:divBdr>
        <w:top w:val="none" w:sz="0" w:space="0" w:color="auto"/>
        <w:left w:val="none" w:sz="0" w:space="0" w:color="auto"/>
        <w:bottom w:val="none" w:sz="0" w:space="0" w:color="auto"/>
        <w:right w:val="none" w:sz="0" w:space="0" w:color="auto"/>
      </w:divBdr>
    </w:div>
    <w:div w:id="985088786">
      <w:bodyDiv w:val="1"/>
      <w:marLeft w:val="0"/>
      <w:marRight w:val="0"/>
      <w:marTop w:val="0"/>
      <w:marBottom w:val="0"/>
      <w:divBdr>
        <w:top w:val="none" w:sz="0" w:space="0" w:color="auto"/>
        <w:left w:val="none" w:sz="0" w:space="0" w:color="auto"/>
        <w:bottom w:val="none" w:sz="0" w:space="0" w:color="auto"/>
        <w:right w:val="none" w:sz="0" w:space="0" w:color="auto"/>
      </w:divBdr>
    </w:div>
    <w:div w:id="992871330">
      <w:bodyDiv w:val="1"/>
      <w:marLeft w:val="0"/>
      <w:marRight w:val="0"/>
      <w:marTop w:val="0"/>
      <w:marBottom w:val="0"/>
      <w:divBdr>
        <w:top w:val="none" w:sz="0" w:space="0" w:color="auto"/>
        <w:left w:val="none" w:sz="0" w:space="0" w:color="auto"/>
        <w:bottom w:val="none" w:sz="0" w:space="0" w:color="auto"/>
        <w:right w:val="none" w:sz="0" w:space="0" w:color="auto"/>
      </w:divBdr>
    </w:div>
    <w:div w:id="1002314159">
      <w:bodyDiv w:val="1"/>
      <w:marLeft w:val="0"/>
      <w:marRight w:val="0"/>
      <w:marTop w:val="0"/>
      <w:marBottom w:val="0"/>
      <w:divBdr>
        <w:top w:val="none" w:sz="0" w:space="0" w:color="auto"/>
        <w:left w:val="none" w:sz="0" w:space="0" w:color="auto"/>
        <w:bottom w:val="none" w:sz="0" w:space="0" w:color="auto"/>
        <w:right w:val="none" w:sz="0" w:space="0" w:color="auto"/>
      </w:divBdr>
    </w:div>
    <w:div w:id="1006203921">
      <w:bodyDiv w:val="1"/>
      <w:marLeft w:val="0"/>
      <w:marRight w:val="0"/>
      <w:marTop w:val="0"/>
      <w:marBottom w:val="0"/>
      <w:divBdr>
        <w:top w:val="none" w:sz="0" w:space="0" w:color="auto"/>
        <w:left w:val="none" w:sz="0" w:space="0" w:color="auto"/>
        <w:bottom w:val="none" w:sz="0" w:space="0" w:color="auto"/>
        <w:right w:val="none" w:sz="0" w:space="0" w:color="auto"/>
      </w:divBdr>
    </w:div>
    <w:div w:id="1022558643">
      <w:bodyDiv w:val="1"/>
      <w:marLeft w:val="0"/>
      <w:marRight w:val="0"/>
      <w:marTop w:val="0"/>
      <w:marBottom w:val="0"/>
      <w:divBdr>
        <w:top w:val="none" w:sz="0" w:space="0" w:color="auto"/>
        <w:left w:val="none" w:sz="0" w:space="0" w:color="auto"/>
        <w:bottom w:val="none" w:sz="0" w:space="0" w:color="auto"/>
        <w:right w:val="none" w:sz="0" w:space="0" w:color="auto"/>
      </w:divBdr>
    </w:div>
    <w:div w:id="1045981128">
      <w:bodyDiv w:val="1"/>
      <w:marLeft w:val="0"/>
      <w:marRight w:val="0"/>
      <w:marTop w:val="0"/>
      <w:marBottom w:val="0"/>
      <w:divBdr>
        <w:top w:val="none" w:sz="0" w:space="0" w:color="auto"/>
        <w:left w:val="none" w:sz="0" w:space="0" w:color="auto"/>
        <w:bottom w:val="none" w:sz="0" w:space="0" w:color="auto"/>
        <w:right w:val="none" w:sz="0" w:space="0" w:color="auto"/>
      </w:divBdr>
    </w:div>
    <w:div w:id="1052771645">
      <w:bodyDiv w:val="1"/>
      <w:marLeft w:val="0"/>
      <w:marRight w:val="0"/>
      <w:marTop w:val="0"/>
      <w:marBottom w:val="0"/>
      <w:divBdr>
        <w:top w:val="none" w:sz="0" w:space="0" w:color="auto"/>
        <w:left w:val="none" w:sz="0" w:space="0" w:color="auto"/>
        <w:bottom w:val="none" w:sz="0" w:space="0" w:color="auto"/>
        <w:right w:val="none" w:sz="0" w:space="0" w:color="auto"/>
      </w:divBdr>
    </w:div>
    <w:div w:id="1055815702">
      <w:bodyDiv w:val="1"/>
      <w:marLeft w:val="0"/>
      <w:marRight w:val="0"/>
      <w:marTop w:val="0"/>
      <w:marBottom w:val="0"/>
      <w:divBdr>
        <w:top w:val="none" w:sz="0" w:space="0" w:color="auto"/>
        <w:left w:val="none" w:sz="0" w:space="0" w:color="auto"/>
        <w:bottom w:val="none" w:sz="0" w:space="0" w:color="auto"/>
        <w:right w:val="none" w:sz="0" w:space="0" w:color="auto"/>
      </w:divBdr>
      <w:divsChild>
        <w:div w:id="929318732">
          <w:marLeft w:val="446"/>
          <w:marRight w:val="0"/>
          <w:marTop w:val="0"/>
          <w:marBottom w:val="0"/>
          <w:divBdr>
            <w:top w:val="none" w:sz="0" w:space="0" w:color="auto"/>
            <w:left w:val="none" w:sz="0" w:space="0" w:color="auto"/>
            <w:bottom w:val="none" w:sz="0" w:space="0" w:color="auto"/>
            <w:right w:val="none" w:sz="0" w:space="0" w:color="auto"/>
          </w:divBdr>
        </w:div>
      </w:divsChild>
    </w:div>
    <w:div w:id="1060328915">
      <w:bodyDiv w:val="1"/>
      <w:marLeft w:val="0"/>
      <w:marRight w:val="0"/>
      <w:marTop w:val="0"/>
      <w:marBottom w:val="0"/>
      <w:divBdr>
        <w:top w:val="none" w:sz="0" w:space="0" w:color="auto"/>
        <w:left w:val="none" w:sz="0" w:space="0" w:color="auto"/>
        <w:bottom w:val="none" w:sz="0" w:space="0" w:color="auto"/>
        <w:right w:val="none" w:sz="0" w:space="0" w:color="auto"/>
      </w:divBdr>
    </w:div>
    <w:div w:id="1060981933">
      <w:bodyDiv w:val="1"/>
      <w:marLeft w:val="0"/>
      <w:marRight w:val="0"/>
      <w:marTop w:val="0"/>
      <w:marBottom w:val="0"/>
      <w:divBdr>
        <w:top w:val="none" w:sz="0" w:space="0" w:color="auto"/>
        <w:left w:val="none" w:sz="0" w:space="0" w:color="auto"/>
        <w:bottom w:val="none" w:sz="0" w:space="0" w:color="auto"/>
        <w:right w:val="none" w:sz="0" w:space="0" w:color="auto"/>
      </w:divBdr>
    </w:div>
    <w:div w:id="1061055153">
      <w:bodyDiv w:val="1"/>
      <w:marLeft w:val="0"/>
      <w:marRight w:val="0"/>
      <w:marTop w:val="0"/>
      <w:marBottom w:val="0"/>
      <w:divBdr>
        <w:top w:val="none" w:sz="0" w:space="0" w:color="auto"/>
        <w:left w:val="none" w:sz="0" w:space="0" w:color="auto"/>
        <w:bottom w:val="none" w:sz="0" w:space="0" w:color="auto"/>
        <w:right w:val="none" w:sz="0" w:space="0" w:color="auto"/>
      </w:divBdr>
    </w:div>
    <w:div w:id="1063069274">
      <w:bodyDiv w:val="1"/>
      <w:marLeft w:val="0"/>
      <w:marRight w:val="0"/>
      <w:marTop w:val="0"/>
      <w:marBottom w:val="0"/>
      <w:divBdr>
        <w:top w:val="none" w:sz="0" w:space="0" w:color="auto"/>
        <w:left w:val="none" w:sz="0" w:space="0" w:color="auto"/>
        <w:bottom w:val="none" w:sz="0" w:space="0" w:color="auto"/>
        <w:right w:val="none" w:sz="0" w:space="0" w:color="auto"/>
      </w:divBdr>
    </w:div>
    <w:div w:id="1075057286">
      <w:bodyDiv w:val="1"/>
      <w:marLeft w:val="0"/>
      <w:marRight w:val="0"/>
      <w:marTop w:val="0"/>
      <w:marBottom w:val="0"/>
      <w:divBdr>
        <w:top w:val="none" w:sz="0" w:space="0" w:color="auto"/>
        <w:left w:val="none" w:sz="0" w:space="0" w:color="auto"/>
        <w:bottom w:val="none" w:sz="0" w:space="0" w:color="auto"/>
        <w:right w:val="none" w:sz="0" w:space="0" w:color="auto"/>
      </w:divBdr>
    </w:div>
    <w:div w:id="1080786780">
      <w:bodyDiv w:val="1"/>
      <w:marLeft w:val="0"/>
      <w:marRight w:val="0"/>
      <w:marTop w:val="0"/>
      <w:marBottom w:val="0"/>
      <w:divBdr>
        <w:top w:val="none" w:sz="0" w:space="0" w:color="auto"/>
        <w:left w:val="none" w:sz="0" w:space="0" w:color="auto"/>
        <w:bottom w:val="none" w:sz="0" w:space="0" w:color="auto"/>
        <w:right w:val="none" w:sz="0" w:space="0" w:color="auto"/>
      </w:divBdr>
    </w:div>
    <w:div w:id="1085107679">
      <w:bodyDiv w:val="1"/>
      <w:marLeft w:val="0"/>
      <w:marRight w:val="0"/>
      <w:marTop w:val="0"/>
      <w:marBottom w:val="0"/>
      <w:divBdr>
        <w:top w:val="none" w:sz="0" w:space="0" w:color="auto"/>
        <w:left w:val="none" w:sz="0" w:space="0" w:color="auto"/>
        <w:bottom w:val="none" w:sz="0" w:space="0" w:color="auto"/>
        <w:right w:val="none" w:sz="0" w:space="0" w:color="auto"/>
      </w:divBdr>
    </w:div>
    <w:div w:id="1088037411">
      <w:bodyDiv w:val="1"/>
      <w:marLeft w:val="0"/>
      <w:marRight w:val="0"/>
      <w:marTop w:val="0"/>
      <w:marBottom w:val="0"/>
      <w:divBdr>
        <w:top w:val="none" w:sz="0" w:space="0" w:color="auto"/>
        <w:left w:val="none" w:sz="0" w:space="0" w:color="auto"/>
        <w:bottom w:val="none" w:sz="0" w:space="0" w:color="auto"/>
        <w:right w:val="none" w:sz="0" w:space="0" w:color="auto"/>
      </w:divBdr>
    </w:div>
    <w:div w:id="1095710379">
      <w:bodyDiv w:val="1"/>
      <w:marLeft w:val="0"/>
      <w:marRight w:val="0"/>
      <w:marTop w:val="0"/>
      <w:marBottom w:val="0"/>
      <w:divBdr>
        <w:top w:val="none" w:sz="0" w:space="0" w:color="auto"/>
        <w:left w:val="none" w:sz="0" w:space="0" w:color="auto"/>
        <w:bottom w:val="none" w:sz="0" w:space="0" w:color="auto"/>
        <w:right w:val="none" w:sz="0" w:space="0" w:color="auto"/>
      </w:divBdr>
    </w:div>
    <w:div w:id="1099327124">
      <w:bodyDiv w:val="1"/>
      <w:marLeft w:val="0"/>
      <w:marRight w:val="0"/>
      <w:marTop w:val="0"/>
      <w:marBottom w:val="0"/>
      <w:divBdr>
        <w:top w:val="none" w:sz="0" w:space="0" w:color="auto"/>
        <w:left w:val="none" w:sz="0" w:space="0" w:color="auto"/>
        <w:bottom w:val="none" w:sz="0" w:space="0" w:color="auto"/>
        <w:right w:val="none" w:sz="0" w:space="0" w:color="auto"/>
      </w:divBdr>
    </w:div>
    <w:div w:id="1100222881">
      <w:bodyDiv w:val="1"/>
      <w:marLeft w:val="0"/>
      <w:marRight w:val="0"/>
      <w:marTop w:val="0"/>
      <w:marBottom w:val="0"/>
      <w:divBdr>
        <w:top w:val="none" w:sz="0" w:space="0" w:color="auto"/>
        <w:left w:val="none" w:sz="0" w:space="0" w:color="auto"/>
        <w:bottom w:val="none" w:sz="0" w:space="0" w:color="auto"/>
        <w:right w:val="none" w:sz="0" w:space="0" w:color="auto"/>
      </w:divBdr>
    </w:div>
    <w:div w:id="1101531490">
      <w:bodyDiv w:val="1"/>
      <w:marLeft w:val="0"/>
      <w:marRight w:val="0"/>
      <w:marTop w:val="0"/>
      <w:marBottom w:val="0"/>
      <w:divBdr>
        <w:top w:val="none" w:sz="0" w:space="0" w:color="auto"/>
        <w:left w:val="none" w:sz="0" w:space="0" w:color="auto"/>
        <w:bottom w:val="none" w:sz="0" w:space="0" w:color="auto"/>
        <w:right w:val="none" w:sz="0" w:space="0" w:color="auto"/>
      </w:divBdr>
    </w:div>
    <w:div w:id="1106383101">
      <w:bodyDiv w:val="1"/>
      <w:marLeft w:val="0"/>
      <w:marRight w:val="0"/>
      <w:marTop w:val="0"/>
      <w:marBottom w:val="0"/>
      <w:divBdr>
        <w:top w:val="none" w:sz="0" w:space="0" w:color="auto"/>
        <w:left w:val="none" w:sz="0" w:space="0" w:color="auto"/>
        <w:bottom w:val="none" w:sz="0" w:space="0" w:color="auto"/>
        <w:right w:val="none" w:sz="0" w:space="0" w:color="auto"/>
      </w:divBdr>
    </w:div>
    <w:div w:id="1108818232">
      <w:bodyDiv w:val="1"/>
      <w:marLeft w:val="0"/>
      <w:marRight w:val="0"/>
      <w:marTop w:val="0"/>
      <w:marBottom w:val="0"/>
      <w:divBdr>
        <w:top w:val="none" w:sz="0" w:space="0" w:color="auto"/>
        <w:left w:val="none" w:sz="0" w:space="0" w:color="auto"/>
        <w:bottom w:val="none" w:sz="0" w:space="0" w:color="auto"/>
        <w:right w:val="none" w:sz="0" w:space="0" w:color="auto"/>
      </w:divBdr>
    </w:div>
    <w:div w:id="1114203641">
      <w:bodyDiv w:val="1"/>
      <w:marLeft w:val="0"/>
      <w:marRight w:val="0"/>
      <w:marTop w:val="0"/>
      <w:marBottom w:val="0"/>
      <w:divBdr>
        <w:top w:val="none" w:sz="0" w:space="0" w:color="auto"/>
        <w:left w:val="none" w:sz="0" w:space="0" w:color="auto"/>
        <w:bottom w:val="none" w:sz="0" w:space="0" w:color="auto"/>
        <w:right w:val="none" w:sz="0" w:space="0" w:color="auto"/>
      </w:divBdr>
    </w:div>
    <w:div w:id="1118455462">
      <w:bodyDiv w:val="1"/>
      <w:marLeft w:val="0"/>
      <w:marRight w:val="0"/>
      <w:marTop w:val="0"/>
      <w:marBottom w:val="0"/>
      <w:divBdr>
        <w:top w:val="none" w:sz="0" w:space="0" w:color="auto"/>
        <w:left w:val="none" w:sz="0" w:space="0" w:color="auto"/>
        <w:bottom w:val="none" w:sz="0" w:space="0" w:color="auto"/>
        <w:right w:val="none" w:sz="0" w:space="0" w:color="auto"/>
      </w:divBdr>
    </w:div>
    <w:div w:id="1120301748">
      <w:bodyDiv w:val="1"/>
      <w:marLeft w:val="0"/>
      <w:marRight w:val="0"/>
      <w:marTop w:val="0"/>
      <w:marBottom w:val="0"/>
      <w:divBdr>
        <w:top w:val="none" w:sz="0" w:space="0" w:color="auto"/>
        <w:left w:val="none" w:sz="0" w:space="0" w:color="auto"/>
        <w:bottom w:val="none" w:sz="0" w:space="0" w:color="auto"/>
        <w:right w:val="none" w:sz="0" w:space="0" w:color="auto"/>
      </w:divBdr>
    </w:div>
    <w:div w:id="1127315290">
      <w:bodyDiv w:val="1"/>
      <w:marLeft w:val="0"/>
      <w:marRight w:val="0"/>
      <w:marTop w:val="0"/>
      <w:marBottom w:val="0"/>
      <w:divBdr>
        <w:top w:val="none" w:sz="0" w:space="0" w:color="auto"/>
        <w:left w:val="none" w:sz="0" w:space="0" w:color="auto"/>
        <w:bottom w:val="none" w:sz="0" w:space="0" w:color="auto"/>
        <w:right w:val="none" w:sz="0" w:space="0" w:color="auto"/>
      </w:divBdr>
    </w:div>
    <w:div w:id="1128399465">
      <w:bodyDiv w:val="1"/>
      <w:marLeft w:val="0"/>
      <w:marRight w:val="0"/>
      <w:marTop w:val="0"/>
      <w:marBottom w:val="0"/>
      <w:divBdr>
        <w:top w:val="none" w:sz="0" w:space="0" w:color="auto"/>
        <w:left w:val="none" w:sz="0" w:space="0" w:color="auto"/>
        <w:bottom w:val="none" w:sz="0" w:space="0" w:color="auto"/>
        <w:right w:val="none" w:sz="0" w:space="0" w:color="auto"/>
      </w:divBdr>
    </w:div>
    <w:div w:id="1136415374">
      <w:bodyDiv w:val="1"/>
      <w:marLeft w:val="0"/>
      <w:marRight w:val="0"/>
      <w:marTop w:val="0"/>
      <w:marBottom w:val="0"/>
      <w:divBdr>
        <w:top w:val="none" w:sz="0" w:space="0" w:color="auto"/>
        <w:left w:val="none" w:sz="0" w:space="0" w:color="auto"/>
        <w:bottom w:val="none" w:sz="0" w:space="0" w:color="auto"/>
        <w:right w:val="none" w:sz="0" w:space="0" w:color="auto"/>
      </w:divBdr>
    </w:div>
    <w:div w:id="1136607132">
      <w:bodyDiv w:val="1"/>
      <w:marLeft w:val="0"/>
      <w:marRight w:val="0"/>
      <w:marTop w:val="0"/>
      <w:marBottom w:val="0"/>
      <w:divBdr>
        <w:top w:val="none" w:sz="0" w:space="0" w:color="auto"/>
        <w:left w:val="none" w:sz="0" w:space="0" w:color="auto"/>
        <w:bottom w:val="none" w:sz="0" w:space="0" w:color="auto"/>
        <w:right w:val="none" w:sz="0" w:space="0" w:color="auto"/>
      </w:divBdr>
    </w:div>
    <w:div w:id="1142111359">
      <w:bodyDiv w:val="1"/>
      <w:marLeft w:val="0"/>
      <w:marRight w:val="0"/>
      <w:marTop w:val="0"/>
      <w:marBottom w:val="0"/>
      <w:divBdr>
        <w:top w:val="none" w:sz="0" w:space="0" w:color="auto"/>
        <w:left w:val="none" w:sz="0" w:space="0" w:color="auto"/>
        <w:bottom w:val="none" w:sz="0" w:space="0" w:color="auto"/>
        <w:right w:val="none" w:sz="0" w:space="0" w:color="auto"/>
      </w:divBdr>
    </w:div>
    <w:div w:id="1143692237">
      <w:bodyDiv w:val="1"/>
      <w:marLeft w:val="0"/>
      <w:marRight w:val="0"/>
      <w:marTop w:val="0"/>
      <w:marBottom w:val="0"/>
      <w:divBdr>
        <w:top w:val="none" w:sz="0" w:space="0" w:color="auto"/>
        <w:left w:val="none" w:sz="0" w:space="0" w:color="auto"/>
        <w:bottom w:val="none" w:sz="0" w:space="0" w:color="auto"/>
        <w:right w:val="none" w:sz="0" w:space="0" w:color="auto"/>
      </w:divBdr>
    </w:div>
    <w:div w:id="1145778514">
      <w:bodyDiv w:val="1"/>
      <w:marLeft w:val="0"/>
      <w:marRight w:val="0"/>
      <w:marTop w:val="0"/>
      <w:marBottom w:val="0"/>
      <w:divBdr>
        <w:top w:val="none" w:sz="0" w:space="0" w:color="auto"/>
        <w:left w:val="none" w:sz="0" w:space="0" w:color="auto"/>
        <w:bottom w:val="none" w:sz="0" w:space="0" w:color="auto"/>
        <w:right w:val="none" w:sz="0" w:space="0" w:color="auto"/>
      </w:divBdr>
    </w:div>
    <w:div w:id="1147667637">
      <w:bodyDiv w:val="1"/>
      <w:marLeft w:val="0"/>
      <w:marRight w:val="0"/>
      <w:marTop w:val="0"/>
      <w:marBottom w:val="0"/>
      <w:divBdr>
        <w:top w:val="none" w:sz="0" w:space="0" w:color="auto"/>
        <w:left w:val="none" w:sz="0" w:space="0" w:color="auto"/>
        <w:bottom w:val="none" w:sz="0" w:space="0" w:color="auto"/>
        <w:right w:val="none" w:sz="0" w:space="0" w:color="auto"/>
      </w:divBdr>
    </w:div>
    <w:div w:id="1152284560">
      <w:bodyDiv w:val="1"/>
      <w:marLeft w:val="0"/>
      <w:marRight w:val="0"/>
      <w:marTop w:val="0"/>
      <w:marBottom w:val="0"/>
      <w:divBdr>
        <w:top w:val="none" w:sz="0" w:space="0" w:color="auto"/>
        <w:left w:val="none" w:sz="0" w:space="0" w:color="auto"/>
        <w:bottom w:val="none" w:sz="0" w:space="0" w:color="auto"/>
        <w:right w:val="none" w:sz="0" w:space="0" w:color="auto"/>
      </w:divBdr>
    </w:div>
    <w:div w:id="1155683675">
      <w:bodyDiv w:val="1"/>
      <w:marLeft w:val="0"/>
      <w:marRight w:val="0"/>
      <w:marTop w:val="0"/>
      <w:marBottom w:val="0"/>
      <w:divBdr>
        <w:top w:val="none" w:sz="0" w:space="0" w:color="auto"/>
        <w:left w:val="none" w:sz="0" w:space="0" w:color="auto"/>
        <w:bottom w:val="none" w:sz="0" w:space="0" w:color="auto"/>
        <w:right w:val="none" w:sz="0" w:space="0" w:color="auto"/>
      </w:divBdr>
    </w:div>
    <w:div w:id="1159616111">
      <w:bodyDiv w:val="1"/>
      <w:marLeft w:val="0"/>
      <w:marRight w:val="0"/>
      <w:marTop w:val="0"/>
      <w:marBottom w:val="0"/>
      <w:divBdr>
        <w:top w:val="none" w:sz="0" w:space="0" w:color="auto"/>
        <w:left w:val="none" w:sz="0" w:space="0" w:color="auto"/>
        <w:bottom w:val="none" w:sz="0" w:space="0" w:color="auto"/>
        <w:right w:val="none" w:sz="0" w:space="0" w:color="auto"/>
      </w:divBdr>
    </w:div>
    <w:div w:id="1167473606">
      <w:bodyDiv w:val="1"/>
      <w:marLeft w:val="0"/>
      <w:marRight w:val="0"/>
      <w:marTop w:val="0"/>
      <w:marBottom w:val="0"/>
      <w:divBdr>
        <w:top w:val="none" w:sz="0" w:space="0" w:color="auto"/>
        <w:left w:val="none" w:sz="0" w:space="0" w:color="auto"/>
        <w:bottom w:val="none" w:sz="0" w:space="0" w:color="auto"/>
        <w:right w:val="none" w:sz="0" w:space="0" w:color="auto"/>
      </w:divBdr>
    </w:div>
    <w:div w:id="1168863451">
      <w:bodyDiv w:val="1"/>
      <w:marLeft w:val="0"/>
      <w:marRight w:val="0"/>
      <w:marTop w:val="0"/>
      <w:marBottom w:val="0"/>
      <w:divBdr>
        <w:top w:val="none" w:sz="0" w:space="0" w:color="auto"/>
        <w:left w:val="none" w:sz="0" w:space="0" w:color="auto"/>
        <w:bottom w:val="none" w:sz="0" w:space="0" w:color="auto"/>
        <w:right w:val="none" w:sz="0" w:space="0" w:color="auto"/>
      </w:divBdr>
    </w:div>
    <w:div w:id="1178883117">
      <w:bodyDiv w:val="1"/>
      <w:marLeft w:val="0"/>
      <w:marRight w:val="0"/>
      <w:marTop w:val="0"/>
      <w:marBottom w:val="0"/>
      <w:divBdr>
        <w:top w:val="none" w:sz="0" w:space="0" w:color="auto"/>
        <w:left w:val="none" w:sz="0" w:space="0" w:color="auto"/>
        <w:bottom w:val="none" w:sz="0" w:space="0" w:color="auto"/>
        <w:right w:val="none" w:sz="0" w:space="0" w:color="auto"/>
      </w:divBdr>
    </w:div>
    <w:div w:id="1179587185">
      <w:bodyDiv w:val="1"/>
      <w:marLeft w:val="0"/>
      <w:marRight w:val="0"/>
      <w:marTop w:val="0"/>
      <w:marBottom w:val="0"/>
      <w:divBdr>
        <w:top w:val="none" w:sz="0" w:space="0" w:color="auto"/>
        <w:left w:val="none" w:sz="0" w:space="0" w:color="auto"/>
        <w:bottom w:val="none" w:sz="0" w:space="0" w:color="auto"/>
        <w:right w:val="none" w:sz="0" w:space="0" w:color="auto"/>
      </w:divBdr>
    </w:div>
    <w:div w:id="1187716017">
      <w:bodyDiv w:val="1"/>
      <w:marLeft w:val="0"/>
      <w:marRight w:val="0"/>
      <w:marTop w:val="0"/>
      <w:marBottom w:val="0"/>
      <w:divBdr>
        <w:top w:val="none" w:sz="0" w:space="0" w:color="auto"/>
        <w:left w:val="none" w:sz="0" w:space="0" w:color="auto"/>
        <w:bottom w:val="none" w:sz="0" w:space="0" w:color="auto"/>
        <w:right w:val="none" w:sz="0" w:space="0" w:color="auto"/>
      </w:divBdr>
    </w:div>
    <w:div w:id="1203904980">
      <w:bodyDiv w:val="1"/>
      <w:marLeft w:val="0"/>
      <w:marRight w:val="0"/>
      <w:marTop w:val="0"/>
      <w:marBottom w:val="0"/>
      <w:divBdr>
        <w:top w:val="none" w:sz="0" w:space="0" w:color="auto"/>
        <w:left w:val="none" w:sz="0" w:space="0" w:color="auto"/>
        <w:bottom w:val="none" w:sz="0" w:space="0" w:color="auto"/>
        <w:right w:val="none" w:sz="0" w:space="0" w:color="auto"/>
      </w:divBdr>
    </w:div>
    <w:div w:id="1206060543">
      <w:bodyDiv w:val="1"/>
      <w:marLeft w:val="0"/>
      <w:marRight w:val="0"/>
      <w:marTop w:val="0"/>
      <w:marBottom w:val="0"/>
      <w:divBdr>
        <w:top w:val="none" w:sz="0" w:space="0" w:color="auto"/>
        <w:left w:val="none" w:sz="0" w:space="0" w:color="auto"/>
        <w:bottom w:val="none" w:sz="0" w:space="0" w:color="auto"/>
        <w:right w:val="none" w:sz="0" w:space="0" w:color="auto"/>
      </w:divBdr>
    </w:div>
    <w:div w:id="1208419849">
      <w:bodyDiv w:val="1"/>
      <w:marLeft w:val="0"/>
      <w:marRight w:val="0"/>
      <w:marTop w:val="0"/>
      <w:marBottom w:val="0"/>
      <w:divBdr>
        <w:top w:val="none" w:sz="0" w:space="0" w:color="auto"/>
        <w:left w:val="none" w:sz="0" w:space="0" w:color="auto"/>
        <w:bottom w:val="none" w:sz="0" w:space="0" w:color="auto"/>
        <w:right w:val="none" w:sz="0" w:space="0" w:color="auto"/>
      </w:divBdr>
    </w:div>
    <w:div w:id="1209224816">
      <w:bodyDiv w:val="1"/>
      <w:marLeft w:val="0"/>
      <w:marRight w:val="0"/>
      <w:marTop w:val="0"/>
      <w:marBottom w:val="0"/>
      <w:divBdr>
        <w:top w:val="none" w:sz="0" w:space="0" w:color="auto"/>
        <w:left w:val="none" w:sz="0" w:space="0" w:color="auto"/>
        <w:bottom w:val="none" w:sz="0" w:space="0" w:color="auto"/>
        <w:right w:val="none" w:sz="0" w:space="0" w:color="auto"/>
      </w:divBdr>
    </w:div>
    <w:div w:id="1225720534">
      <w:bodyDiv w:val="1"/>
      <w:marLeft w:val="0"/>
      <w:marRight w:val="0"/>
      <w:marTop w:val="0"/>
      <w:marBottom w:val="0"/>
      <w:divBdr>
        <w:top w:val="none" w:sz="0" w:space="0" w:color="auto"/>
        <w:left w:val="none" w:sz="0" w:space="0" w:color="auto"/>
        <w:bottom w:val="none" w:sz="0" w:space="0" w:color="auto"/>
        <w:right w:val="none" w:sz="0" w:space="0" w:color="auto"/>
      </w:divBdr>
    </w:div>
    <w:div w:id="1227766327">
      <w:bodyDiv w:val="1"/>
      <w:marLeft w:val="0"/>
      <w:marRight w:val="0"/>
      <w:marTop w:val="0"/>
      <w:marBottom w:val="0"/>
      <w:divBdr>
        <w:top w:val="none" w:sz="0" w:space="0" w:color="auto"/>
        <w:left w:val="none" w:sz="0" w:space="0" w:color="auto"/>
        <w:bottom w:val="none" w:sz="0" w:space="0" w:color="auto"/>
        <w:right w:val="none" w:sz="0" w:space="0" w:color="auto"/>
      </w:divBdr>
    </w:div>
    <w:div w:id="1233585605">
      <w:bodyDiv w:val="1"/>
      <w:marLeft w:val="0"/>
      <w:marRight w:val="0"/>
      <w:marTop w:val="0"/>
      <w:marBottom w:val="0"/>
      <w:divBdr>
        <w:top w:val="none" w:sz="0" w:space="0" w:color="auto"/>
        <w:left w:val="none" w:sz="0" w:space="0" w:color="auto"/>
        <w:bottom w:val="none" w:sz="0" w:space="0" w:color="auto"/>
        <w:right w:val="none" w:sz="0" w:space="0" w:color="auto"/>
      </w:divBdr>
    </w:div>
    <w:div w:id="1237589126">
      <w:bodyDiv w:val="1"/>
      <w:marLeft w:val="0"/>
      <w:marRight w:val="0"/>
      <w:marTop w:val="0"/>
      <w:marBottom w:val="0"/>
      <w:divBdr>
        <w:top w:val="none" w:sz="0" w:space="0" w:color="auto"/>
        <w:left w:val="none" w:sz="0" w:space="0" w:color="auto"/>
        <w:bottom w:val="none" w:sz="0" w:space="0" w:color="auto"/>
        <w:right w:val="none" w:sz="0" w:space="0" w:color="auto"/>
      </w:divBdr>
    </w:div>
    <w:div w:id="1239249407">
      <w:bodyDiv w:val="1"/>
      <w:marLeft w:val="0"/>
      <w:marRight w:val="0"/>
      <w:marTop w:val="0"/>
      <w:marBottom w:val="0"/>
      <w:divBdr>
        <w:top w:val="none" w:sz="0" w:space="0" w:color="auto"/>
        <w:left w:val="none" w:sz="0" w:space="0" w:color="auto"/>
        <w:bottom w:val="none" w:sz="0" w:space="0" w:color="auto"/>
        <w:right w:val="none" w:sz="0" w:space="0" w:color="auto"/>
      </w:divBdr>
    </w:div>
    <w:div w:id="1244022734">
      <w:bodyDiv w:val="1"/>
      <w:marLeft w:val="0"/>
      <w:marRight w:val="0"/>
      <w:marTop w:val="0"/>
      <w:marBottom w:val="0"/>
      <w:divBdr>
        <w:top w:val="none" w:sz="0" w:space="0" w:color="auto"/>
        <w:left w:val="none" w:sz="0" w:space="0" w:color="auto"/>
        <w:bottom w:val="none" w:sz="0" w:space="0" w:color="auto"/>
        <w:right w:val="none" w:sz="0" w:space="0" w:color="auto"/>
      </w:divBdr>
    </w:div>
    <w:div w:id="1244488902">
      <w:bodyDiv w:val="1"/>
      <w:marLeft w:val="0"/>
      <w:marRight w:val="0"/>
      <w:marTop w:val="0"/>
      <w:marBottom w:val="0"/>
      <w:divBdr>
        <w:top w:val="none" w:sz="0" w:space="0" w:color="auto"/>
        <w:left w:val="none" w:sz="0" w:space="0" w:color="auto"/>
        <w:bottom w:val="none" w:sz="0" w:space="0" w:color="auto"/>
        <w:right w:val="none" w:sz="0" w:space="0" w:color="auto"/>
      </w:divBdr>
    </w:div>
    <w:div w:id="1245916943">
      <w:bodyDiv w:val="1"/>
      <w:marLeft w:val="0"/>
      <w:marRight w:val="0"/>
      <w:marTop w:val="0"/>
      <w:marBottom w:val="0"/>
      <w:divBdr>
        <w:top w:val="none" w:sz="0" w:space="0" w:color="auto"/>
        <w:left w:val="none" w:sz="0" w:space="0" w:color="auto"/>
        <w:bottom w:val="none" w:sz="0" w:space="0" w:color="auto"/>
        <w:right w:val="none" w:sz="0" w:space="0" w:color="auto"/>
      </w:divBdr>
    </w:div>
    <w:div w:id="1250777776">
      <w:bodyDiv w:val="1"/>
      <w:marLeft w:val="0"/>
      <w:marRight w:val="0"/>
      <w:marTop w:val="0"/>
      <w:marBottom w:val="0"/>
      <w:divBdr>
        <w:top w:val="none" w:sz="0" w:space="0" w:color="auto"/>
        <w:left w:val="none" w:sz="0" w:space="0" w:color="auto"/>
        <w:bottom w:val="none" w:sz="0" w:space="0" w:color="auto"/>
        <w:right w:val="none" w:sz="0" w:space="0" w:color="auto"/>
      </w:divBdr>
    </w:div>
    <w:div w:id="1253516204">
      <w:bodyDiv w:val="1"/>
      <w:marLeft w:val="0"/>
      <w:marRight w:val="0"/>
      <w:marTop w:val="0"/>
      <w:marBottom w:val="0"/>
      <w:divBdr>
        <w:top w:val="none" w:sz="0" w:space="0" w:color="auto"/>
        <w:left w:val="none" w:sz="0" w:space="0" w:color="auto"/>
        <w:bottom w:val="none" w:sz="0" w:space="0" w:color="auto"/>
        <w:right w:val="none" w:sz="0" w:space="0" w:color="auto"/>
      </w:divBdr>
    </w:div>
    <w:div w:id="1257247875">
      <w:bodyDiv w:val="1"/>
      <w:marLeft w:val="0"/>
      <w:marRight w:val="0"/>
      <w:marTop w:val="0"/>
      <w:marBottom w:val="0"/>
      <w:divBdr>
        <w:top w:val="none" w:sz="0" w:space="0" w:color="auto"/>
        <w:left w:val="none" w:sz="0" w:space="0" w:color="auto"/>
        <w:bottom w:val="none" w:sz="0" w:space="0" w:color="auto"/>
        <w:right w:val="none" w:sz="0" w:space="0" w:color="auto"/>
      </w:divBdr>
    </w:div>
    <w:div w:id="1257447035">
      <w:bodyDiv w:val="1"/>
      <w:marLeft w:val="0"/>
      <w:marRight w:val="0"/>
      <w:marTop w:val="0"/>
      <w:marBottom w:val="0"/>
      <w:divBdr>
        <w:top w:val="none" w:sz="0" w:space="0" w:color="auto"/>
        <w:left w:val="none" w:sz="0" w:space="0" w:color="auto"/>
        <w:bottom w:val="none" w:sz="0" w:space="0" w:color="auto"/>
        <w:right w:val="none" w:sz="0" w:space="0" w:color="auto"/>
      </w:divBdr>
    </w:div>
    <w:div w:id="1262227862">
      <w:bodyDiv w:val="1"/>
      <w:marLeft w:val="0"/>
      <w:marRight w:val="0"/>
      <w:marTop w:val="0"/>
      <w:marBottom w:val="0"/>
      <w:divBdr>
        <w:top w:val="none" w:sz="0" w:space="0" w:color="auto"/>
        <w:left w:val="none" w:sz="0" w:space="0" w:color="auto"/>
        <w:bottom w:val="none" w:sz="0" w:space="0" w:color="auto"/>
        <w:right w:val="none" w:sz="0" w:space="0" w:color="auto"/>
      </w:divBdr>
    </w:div>
    <w:div w:id="1267734376">
      <w:bodyDiv w:val="1"/>
      <w:marLeft w:val="0"/>
      <w:marRight w:val="0"/>
      <w:marTop w:val="0"/>
      <w:marBottom w:val="0"/>
      <w:divBdr>
        <w:top w:val="none" w:sz="0" w:space="0" w:color="auto"/>
        <w:left w:val="none" w:sz="0" w:space="0" w:color="auto"/>
        <w:bottom w:val="none" w:sz="0" w:space="0" w:color="auto"/>
        <w:right w:val="none" w:sz="0" w:space="0" w:color="auto"/>
      </w:divBdr>
    </w:div>
    <w:div w:id="1276137111">
      <w:bodyDiv w:val="1"/>
      <w:marLeft w:val="0"/>
      <w:marRight w:val="0"/>
      <w:marTop w:val="0"/>
      <w:marBottom w:val="0"/>
      <w:divBdr>
        <w:top w:val="none" w:sz="0" w:space="0" w:color="auto"/>
        <w:left w:val="none" w:sz="0" w:space="0" w:color="auto"/>
        <w:bottom w:val="none" w:sz="0" w:space="0" w:color="auto"/>
        <w:right w:val="none" w:sz="0" w:space="0" w:color="auto"/>
      </w:divBdr>
    </w:div>
    <w:div w:id="1287736541">
      <w:bodyDiv w:val="1"/>
      <w:marLeft w:val="0"/>
      <w:marRight w:val="0"/>
      <w:marTop w:val="0"/>
      <w:marBottom w:val="0"/>
      <w:divBdr>
        <w:top w:val="none" w:sz="0" w:space="0" w:color="auto"/>
        <w:left w:val="none" w:sz="0" w:space="0" w:color="auto"/>
        <w:bottom w:val="none" w:sz="0" w:space="0" w:color="auto"/>
        <w:right w:val="none" w:sz="0" w:space="0" w:color="auto"/>
      </w:divBdr>
    </w:div>
    <w:div w:id="1290941764">
      <w:bodyDiv w:val="1"/>
      <w:marLeft w:val="0"/>
      <w:marRight w:val="0"/>
      <w:marTop w:val="0"/>
      <w:marBottom w:val="0"/>
      <w:divBdr>
        <w:top w:val="none" w:sz="0" w:space="0" w:color="auto"/>
        <w:left w:val="none" w:sz="0" w:space="0" w:color="auto"/>
        <w:bottom w:val="none" w:sz="0" w:space="0" w:color="auto"/>
        <w:right w:val="none" w:sz="0" w:space="0" w:color="auto"/>
      </w:divBdr>
    </w:div>
    <w:div w:id="1302225948">
      <w:bodyDiv w:val="1"/>
      <w:marLeft w:val="0"/>
      <w:marRight w:val="0"/>
      <w:marTop w:val="0"/>
      <w:marBottom w:val="0"/>
      <w:divBdr>
        <w:top w:val="none" w:sz="0" w:space="0" w:color="auto"/>
        <w:left w:val="none" w:sz="0" w:space="0" w:color="auto"/>
        <w:bottom w:val="none" w:sz="0" w:space="0" w:color="auto"/>
        <w:right w:val="none" w:sz="0" w:space="0" w:color="auto"/>
      </w:divBdr>
    </w:div>
    <w:div w:id="1309439068">
      <w:bodyDiv w:val="1"/>
      <w:marLeft w:val="0"/>
      <w:marRight w:val="0"/>
      <w:marTop w:val="0"/>
      <w:marBottom w:val="0"/>
      <w:divBdr>
        <w:top w:val="none" w:sz="0" w:space="0" w:color="auto"/>
        <w:left w:val="none" w:sz="0" w:space="0" w:color="auto"/>
        <w:bottom w:val="none" w:sz="0" w:space="0" w:color="auto"/>
        <w:right w:val="none" w:sz="0" w:space="0" w:color="auto"/>
      </w:divBdr>
    </w:div>
    <w:div w:id="1328246890">
      <w:bodyDiv w:val="1"/>
      <w:marLeft w:val="0"/>
      <w:marRight w:val="0"/>
      <w:marTop w:val="0"/>
      <w:marBottom w:val="0"/>
      <w:divBdr>
        <w:top w:val="none" w:sz="0" w:space="0" w:color="auto"/>
        <w:left w:val="none" w:sz="0" w:space="0" w:color="auto"/>
        <w:bottom w:val="none" w:sz="0" w:space="0" w:color="auto"/>
        <w:right w:val="none" w:sz="0" w:space="0" w:color="auto"/>
      </w:divBdr>
    </w:div>
    <w:div w:id="1332951412">
      <w:bodyDiv w:val="1"/>
      <w:marLeft w:val="0"/>
      <w:marRight w:val="0"/>
      <w:marTop w:val="0"/>
      <w:marBottom w:val="0"/>
      <w:divBdr>
        <w:top w:val="none" w:sz="0" w:space="0" w:color="auto"/>
        <w:left w:val="none" w:sz="0" w:space="0" w:color="auto"/>
        <w:bottom w:val="none" w:sz="0" w:space="0" w:color="auto"/>
        <w:right w:val="none" w:sz="0" w:space="0" w:color="auto"/>
      </w:divBdr>
    </w:div>
    <w:div w:id="1337998860">
      <w:bodyDiv w:val="1"/>
      <w:marLeft w:val="0"/>
      <w:marRight w:val="0"/>
      <w:marTop w:val="0"/>
      <w:marBottom w:val="0"/>
      <w:divBdr>
        <w:top w:val="none" w:sz="0" w:space="0" w:color="auto"/>
        <w:left w:val="none" w:sz="0" w:space="0" w:color="auto"/>
        <w:bottom w:val="none" w:sz="0" w:space="0" w:color="auto"/>
        <w:right w:val="none" w:sz="0" w:space="0" w:color="auto"/>
      </w:divBdr>
    </w:div>
    <w:div w:id="1346246320">
      <w:bodyDiv w:val="1"/>
      <w:marLeft w:val="0"/>
      <w:marRight w:val="0"/>
      <w:marTop w:val="0"/>
      <w:marBottom w:val="0"/>
      <w:divBdr>
        <w:top w:val="none" w:sz="0" w:space="0" w:color="auto"/>
        <w:left w:val="none" w:sz="0" w:space="0" w:color="auto"/>
        <w:bottom w:val="none" w:sz="0" w:space="0" w:color="auto"/>
        <w:right w:val="none" w:sz="0" w:space="0" w:color="auto"/>
      </w:divBdr>
    </w:div>
    <w:div w:id="1352874387">
      <w:bodyDiv w:val="1"/>
      <w:marLeft w:val="0"/>
      <w:marRight w:val="0"/>
      <w:marTop w:val="0"/>
      <w:marBottom w:val="0"/>
      <w:divBdr>
        <w:top w:val="none" w:sz="0" w:space="0" w:color="auto"/>
        <w:left w:val="none" w:sz="0" w:space="0" w:color="auto"/>
        <w:bottom w:val="none" w:sz="0" w:space="0" w:color="auto"/>
        <w:right w:val="none" w:sz="0" w:space="0" w:color="auto"/>
      </w:divBdr>
    </w:div>
    <w:div w:id="1354846608">
      <w:bodyDiv w:val="1"/>
      <w:marLeft w:val="0"/>
      <w:marRight w:val="0"/>
      <w:marTop w:val="0"/>
      <w:marBottom w:val="0"/>
      <w:divBdr>
        <w:top w:val="none" w:sz="0" w:space="0" w:color="auto"/>
        <w:left w:val="none" w:sz="0" w:space="0" w:color="auto"/>
        <w:bottom w:val="none" w:sz="0" w:space="0" w:color="auto"/>
        <w:right w:val="none" w:sz="0" w:space="0" w:color="auto"/>
      </w:divBdr>
    </w:div>
    <w:div w:id="1361198641">
      <w:bodyDiv w:val="1"/>
      <w:marLeft w:val="0"/>
      <w:marRight w:val="0"/>
      <w:marTop w:val="0"/>
      <w:marBottom w:val="0"/>
      <w:divBdr>
        <w:top w:val="none" w:sz="0" w:space="0" w:color="auto"/>
        <w:left w:val="none" w:sz="0" w:space="0" w:color="auto"/>
        <w:bottom w:val="none" w:sz="0" w:space="0" w:color="auto"/>
        <w:right w:val="none" w:sz="0" w:space="0" w:color="auto"/>
      </w:divBdr>
    </w:div>
    <w:div w:id="1366904420">
      <w:bodyDiv w:val="1"/>
      <w:marLeft w:val="0"/>
      <w:marRight w:val="0"/>
      <w:marTop w:val="0"/>
      <w:marBottom w:val="0"/>
      <w:divBdr>
        <w:top w:val="none" w:sz="0" w:space="0" w:color="auto"/>
        <w:left w:val="none" w:sz="0" w:space="0" w:color="auto"/>
        <w:bottom w:val="none" w:sz="0" w:space="0" w:color="auto"/>
        <w:right w:val="none" w:sz="0" w:space="0" w:color="auto"/>
      </w:divBdr>
    </w:div>
    <w:div w:id="1367951717">
      <w:bodyDiv w:val="1"/>
      <w:marLeft w:val="0"/>
      <w:marRight w:val="0"/>
      <w:marTop w:val="0"/>
      <w:marBottom w:val="0"/>
      <w:divBdr>
        <w:top w:val="none" w:sz="0" w:space="0" w:color="auto"/>
        <w:left w:val="none" w:sz="0" w:space="0" w:color="auto"/>
        <w:bottom w:val="none" w:sz="0" w:space="0" w:color="auto"/>
        <w:right w:val="none" w:sz="0" w:space="0" w:color="auto"/>
      </w:divBdr>
    </w:div>
    <w:div w:id="1379622477">
      <w:bodyDiv w:val="1"/>
      <w:marLeft w:val="0"/>
      <w:marRight w:val="0"/>
      <w:marTop w:val="0"/>
      <w:marBottom w:val="0"/>
      <w:divBdr>
        <w:top w:val="none" w:sz="0" w:space="0" w:color="auto"/>
        <w:left w:val="none" w:sz="0" w:space="0" w:color="auto"/>
        <w:bottom w:val="none" w:sz="0" w:space="0" w:color="auto"/>
        <w:right w:val="none" w:sz="0" w:space="0" w:color="auto"/>
      </w:divBdr>
    </w:div>
    <w:div w:id="1382703772">
      <w:bodyDiv w:val="1"/>
      <w:marLeft w:val="0"/>
      <w:marRight w:val="0"/>
      <w:marTop w:val="0"/>
      <w:marBottom w:val="0"/>
      <w:divBdr>
        <w:top w:val="none" w:sz="0" w:space="0" w:color="auto"/>
        <w:left w:val="none" w:sz="0" w:space="0" w:color="auto"/>
        <w:bottom w:val="none" w:sz="0" w:space="0" w:color="auto"/>
        <w:right w:val="none" w:sz="0" w:space="0" w:color="auto"/>
      </w:divBdr>
    </w:div>
    <w:div w:id="1387533031">
      <w:bodyDiv w:val="1"/>
      <w:marLeft w:val="0"/>
      <w:marRight w:val="0"/>
      <w:marTop w:val="0"/>
      <w:marBottom w:val="0"/>
      <w:divBdr>
        <w:top w:val="none" w:sz="0" w:space="0" w:color="auto"/>
        <w:left w:val="none" w:sz="0" w:space="0" w:color="auto"/>
        <w:bottom w:val="none" w:sz="0" w:space="0" w:color="auto"/>
        <w:right w:val="none" w:sz="0" w:space="0" w:color="auto"/>
      </w:divBdr>
    </w:div>
    <w:div w:id="1396124649">
      <w:bodyDiv w:val="1"/>
      <w:marLeft w:val="0"/>
      <w:marRight w:val="0"/>
      <w:marTop w:val="0"/>
      <w:marBottom w:val="0"/>
      <w:divBdr>
        <w:top w:val="none" w:sz="0" w:space="0" w:color="auto"/>
        <w:left w:val="none" w:sz="0" w:space="0" w:color="auto"/>
        <w:bottom w:val="none" w:sz="0" w:space="0" w:color="auto"/>
        <w:right w:val="none" w:sz="0" w:space="0" w:color="auto"/>
      </w:divBdr>
    </w:div>
    <w:div w:id="1396391636">
      <w:bodyDiv w:val="1"/>
      <w:marLeft w:val="0"/>
      <w:marRight w:val="0"/>
      <w:marTop w:val="0"/>
      <w:marBottom w:val="0"/>
      <w:divBdr>
        <w:top w:val="none" w:sz="0" w:space="0" w:color="auto"/>
        <w:left w:val="none" w:sz="0" w:space="0" w:color="auto"/>
        <w:bottom w:val="none" w:sz="0" w:space="0" w:color="auto"/>
        <w:right w:val="none" w:sz="0" w:space="0" w:color="auto"/>
      </w:divBdr>
    </w:div>
    <w:div w:id="1402601662">
      <w:bodyDiv w:val="1"/>
      <w:marLeft w:val="0"/>
      <w:marRight w:val="0"/>
      <w:marTop w:val="0"/>
      <w:marBottom w:val="0"/>
      <w:divBdr>
        <w:top w:val="none" w:sz="0" w:space="0" w:color="auto"/>
        <w:left w:val="none" w:sz="0" w:space="0" w:color="auto"/>
        <w:bottom w:val="none" w:sz="0" w:space="0" w:color="auto"/>
        <w:right w:val="none" w:sz="0" w:space="0" w:color="auto"/>
      </w:divBdr>
    </w:div>
    <w:div w:id="1420173727">
      <w:bodyDiv w:val="1"/>
      <w:marLeft w:val="0"/>
      <w:marRight w:val="0"/>
      <w:marTop w:val="0"/>
      <w:marBottom w:val="0"/>
      <w:divBdr>
        <w:top w:val="none" w:sz="0" w:space="0" w:color="auto"/>
        <w:left w:val="none" w:sz="0" w:space="0" w:color="auto"/>
        <w:bottom w:val="none" w:sz="0" w:space="0" w:color="auto"/>
        <w:right w:val="none" w:sz="0" w:space="0" w:color="auto"/>
      </w:divBdr>
    </w:div>
    <w:div w:id="1420178340">
      <w:bodyDiv w:val="1"/>
      <w:marLeft w:val="0"/>
      <w:marRight w:val="0"/>
      <w:marTop w:val="0"/>
      <w:marBottom w:val="0"/>
      <w:divBdr>
        <w:top w:val="none" w:sz="0" w:space="0" w:color="auto"/>
        <w:left w:val="none" w:sz="0" w:space="0" w:color="auto"/>
        <w:bottom w:val="none" w:sz="0" w:space="0" w:color="auto"/>
        <w:right w:val="none" w:sz="0" w:space="0" w:color="auto"/>
      </w:divBdr>
    </w:div>
    <w:div w:id="1421218035">
      <w:bodyDiv w:val="1"/>
      <w:marLeft w:val="0"/>
      <w:marRight w:val="0"/>
      <w:marTop w:val="0"/>
      <w:marBottom w:val="0"/>
      <w:divBdr>
        <w:top w:val="none" w:sz="0" w:space="0" w:color="auto"/>
        <w:left w:val="none" w:sz="0" w:space="0" w:color="auto"/>
        <w:bottom w:val="none" w:sz="0" w:space="0" w:color="auto"/>
        <w:right w:val="none" w:sz="0" w:space="0" w:color="auto"/>
      </w:divBdr>
    </w:div>
    <w:div w:id="1424181336">
      <w:bodyDiv w:val="1"/>
      <w:marLeft w:val="0"/>
      <w:marRight w:val="0"/>
      <w:marTop w:val="0"/>
      <w:marBottom w:val="0"/>
      <w:divBdr>
        <w:top w:val="none" w:sz="0" w:space="0" w:color="auto"/>
        <w:left w:val="none" w:sz="0" w:space="0" w:color="auto"/>
        <w:bottom w:val="none" w:sz="0" w:space="0" w:color="auto"/>
        <w:right w:val="none" w:sz="0" w:space="0" w:color="auto"/>
      </w:divBdr>
    </w:div>
    <w:div w:id="1430588153">
      <w:bodyDiv w:val="1"/>
      <w:marLeft w:val="0"/>
      <w:marRight w:val="0"/>
      <w:marTop w:val="0"/>
      <w:marBottom w:val="0"/>
      <w:divBdr>
        <w:top w:val="none" w:sz="0" w:space="0" w:color="auto"/>
        <w:left w:val="none" w:sz="0" w:space="0" w:color="auto"/>
        <w:bottom w:val="none" w:sz="0" w:space="0" w:color="auto"/>
        <w:right w:val="none" w:sz="0" w:space="0" w:color="auto"/>
      </w:divBdr>
    </w:div>
    <w:div w:id="1435244229">
      <w:bodyDiv w:val="1"/>
      <w:marLeft w:val="0"/>
      <w:marRight w:val="0"/>
      <w:marTop w:val="0"/>
      <w:marBottom w:val="0"/>
      <w:divBdr>
        <w:top w:val="none" w:sz="0" w:space="0" w:color="auto"/>
        <w:left w:val="none" w:sz="0" w:space="0" w:color="auto"/>
        <w:bottom w:val="none" w:sz="0" w:space="0" w:color="auto"/>
        <w:right w:val="none" w:sz="0" w:space="0" w:color="auto"/>
      </w:divBdr>
    </w:div>
    <w:div w:id="1436369242">
      <w:bodyDiv w:val="1"/>
      <w:marLeft w:val="0"/>
      <w:marRight w:val="0"/>
      <w:marTop w:val="0"/>
      <w:marBottom w:val="0"/>
      <w:divBdr>
        <w:top w:val="none" w:sz="0" w:space="0" w:color="auto"/>
        <w:left w:val="none" w:sz="0" w:space="0" w:color="auto"/>
        <w:bottom w:val="none" w:sz="0" w:space="0" w:color="auto"/>
        <w:right w:val="none" w:sz="0" w:space="0" w:color="auto"/>
      </w:divBdr>
    </w:div>
    <w:div w:id="1445423929">
      <w:bodyDiv w:val="1"/>
      <w:marLeft w:val="0"/>
      <w:marRight w:val="0"/>
      <w:marTop w:val="0"/>
      <w:marBottom w:val="0"/>
      <w:divBdr>
        <w:top w:val="none" w:sz="0" w:space="0" w:color="auto"/>
        <w:left w:val="none" w:sz="0" w:space="0" w:color="auto"/>
        <w:bottom w:val="none" w:sz="0" w:space="0" w:color="auto"/>
        <w:right w:val="none" w:sz="0" w:space="0" w:color="auto"/>
      </w:divBdr>
    </w:div>
    <w:div w:id="1445685346">
      <w:bodyDiv w:val="1"/>
      <w:marLeft w:val="0"/>
      <w:marRight w:val="0"/>
      <w:marTop w:val="0"/>
      <w:marBottom w:val="0"/>
      <w:divBdr>
        <w:top w:val="none" w:sz="0" w:space="0" w:color="auto"/>
        <w:left w:val="none" w:sz="0" w:space="0" w:color="auto"/>
        <w:bottom w:val="none" w:sz="0" w:space="0" w:color="auto"/>
        <w:right w:val="none" w:sz="0" w:space="0" w:color="auto"/>
      </w:divBdr>
    </w:div>
    <w:div w:id="1454321851">
      <w:bodyDiv w:val="1"/>
      <w:marLeft w:val="0"/>
      <w:marRight w:val="0"/>
      <w:marTop w:val="0"/>
      <w:marBottom w:val="0"/>
      <w:divBdr>
        <w:top w:val="none" w:sz="0" w:space="0" w:color="auto"/>
        <w:left w:val="none" w:sz="0" w:space="0" w:color="auto"/>
        <w:bottom w:val="none" w:sz="0" w:space="0" w:color="auto"/>
        <w:right w:val="none" w:sz="0" w:space="0" w:color="auto"/>
      </w:divBdr>
    </w:div>
    <w:div w:id="1456101934">
      <w:bodyDiv w:val="1"/>
      <w:marLeft w:val="0"/>
      <w:marRight w:val="0"/>
      <w:marTop w:val="0"/>
      <w:marBottom w:val="0"/>
      <w:divBdr>
        <w:top w:val="none" w:sz="0" w:space="0" w:color="auto"/>
        <w:left w:val="none" w:sz="0" w:space="0" w:color="auto"/>
        <w:bottom w:val="none" w:sz="0" w:space="0" w:color="auto"/>
        <w:right w:val="none" w:sz="0" w:space="0" w:color="auto"/>
      </w:divBdr>
    </w:div>
    <w:div w:id="1456216225">
      <w:bodyDiv w:val="1"/>
      <w:marLeft w:val="0"/>
      <w:marRight w:val="0"/>
      <w:marTop w:val="0"/>
      <w:marBottom w:val="0"/>
      <w:divBdr>
        <w:top w:val="none" w:sz="0" w:space="0" w:color="auto"/>
        <w:left w:val="none" w:sz="0" w:space="0" w:color="auto"/>
        <w:bottom w:val="none" w:sz="0" w:space="0" w:color="auto"/>
        <w:right w:val="none" w:sz="0" w:space="0" w:color="auto"/>
      </w:divBdr>
    </w:div>
    <w:div w:id="1457018018">
      <w:bodyDiv w:val="1"/>
      <w:marLeft w:val="0"/>
      <w:marRight w:val="0"/>
      <w:marTop w:val="0"/>
      <w:marBottom w:val="0"/>
      <w:divBdr>
        <w:top w:val="none" w:sz="0" w:space="0" w:color="auto"/>
        <w:left w:val="none" w:sz="0" w:space="0" w:color="auto"/>
        <w:bottom w:val="none" w:sz="0" w:space="0" w:color="auto"/>
        <w:right w:val="none" w:sz="0" w:space="0" w:color="auto"/>
      </w:divBdr>
    </w:div>
    <w:div w:id="1463427013">
      <w:bodyDiv w:val="1"/>
      <w:marLeft w:val="0"/>
      <w:marRight w:val="0"/>
      <w:marTop w:val="0"/>
      <w:marBottom w:val="0"/>
      <w:divBdr>
        <w:top w:val="none" w:sz="0" w:space="0" w:color="auto"/>
        <w:left w:val="none" w:sz="0" w:space="0" w:color="auto"/>
        <w:bottom w:val="none" w:sz="0" w:space="0" w:color="auto"/>
        <w:right w:val="none" w:sz="0" w:space="0" w:color="auto"/>
      </w:divBdr>
    </w:div>
    <w:div w:id="1464077126">
      <w:bodyDiv w:val="1"/>
      <w:marLeft w:val="0"/>
      <w:marRight w:val="0"/>
      <w:marTop w:val="0"/>
      <w:marBottom w:val="0"/>
      <w:divBdr>
        <w:top w:val="none" w:sz="0" w:space="0" w:color="auto"/>
        <w:left w:val="none" w:sz="0" w:space="0" w:color="auto"/>
        <w:bottom w:val="none" w:sz="0" w:space="0" w:color="auto"/>
        <w:right w:val="none" w:sz="0" w:space="0" w:color="auto"/>
      </w:divBdr>
    </w:div>
    <w:div w:id="1465463477">
      <w:bodyDiv w:val="1"/>
      <w:marLeft w:val="0"/>
      <w:marRight w:val="0"/>
      <w:marTop w:val="0"/>
      <w:marBottom w:val="0"/>
      <w:divBdr>
        <w:top w:val="none" w:sz="0" w:space="0" w:color="auto"/>
        <w:left w:val="none" w:sz="0" w:space="0" w:color="auto"/>
        <w:bottom w:val="none" w:sz="0" w:space="0" w:color="auto"/>
        <w:right w:val="none" w:sz="0" w:space="0" w:color="auto"/>
      </w:divBdr>
    </w:div>
    <w:div w:id="1481313900">
      <w:bodyDiv w:val="1"/>
      <w:marLeft w:val="0"/>
      <w:marRight w:val="0"/>
      <w:marTop w:val="0"/>
      <w:marBottom w:val="0"/>
      <w:divBdr>
        <w:top w:val="none" w:sz="0" w:space="0" w:color="auto"/>
        <w:left w:val="none" w:sz="0" w:space="0" w:color="auto"/>
        <w:bottom w:val="none" w:sz="0" w:space="0" w:color="auto"/>
        <w:right w:val="none" w:sz="0" w:space="0" w:color="auto"/>
      </w:divBdr>
    </w:div>
    <w:div w:id="1484467785">
      <w:bodyDiv w:val="1"/>
      <w:marLeft w:val="0"/>
      <w:marRight w:val="0"/>
      <w:marTop w:val="0"/>
      <w:marBottom w:val="0"/>
      <w:divBdr>
        <w:top w:val="none" w:sz="0" w:space="0" w:color="auto"/>
        <w:left w:val="none" w:sz="0" w:space="0" w:color="auto"/>
        <w:bottom w:val="none" w:sz="0" w:space="0" w:color="auto"/>
        <w:right w:val="none" w:sz="0" w:space="0" w:color="auto"/>
      </w:divBdr>
    </w:div>
    <w:div w:id="1496145802">
      <w:bodyDiv w:val="1"/>
      <w:marLeft w:val="0"/>
      <w:marRight w:val="0"/>
      <w:marTop w:val="0"/>
      <w:marBottom w:val="0"/>
      <w:divBdr>
        <w:top w:val="none" w:sz="0" w:space="0" w:color="auto"/>
        <w:left w:val="none" w:sz="0" w:space="0" w:color="auto"/>
        <w:bottom w:val="none" w:sz="0" w:space="0" w:color="auto"/>
        <w:right w:val="none" w:sz="0" w:space="0" w:color="auto"/>
      </w:divBdr>
    </w:div>
    <w:div w:id="1501460370">
      <w:bodyDiv w:val="1"/>
      <w:marLeft w:val="0"/>
      <w:marRight w:val="0"/>
      <w:marTop w:val="0"/>
      <w:marBottom w:val="0"/>
      <w:divBdr>
        <w:top w:val="none" w:sz="0" w:space="0" w:color="auto"/>
        <w:left w:val="none" w:sz="0" w:space="0" w:color="auto"/>
        <w:bottom w:val="none" w:sz="0" w:space="0" w:color="auto"/>
        <w:right w:val="none" w:sz="0" w:space="0" w:color="auto"/>
      </w:divBdr>
    </w:div>
    <w:div w:id="1534228315">
      <w:bodyDiv w:val="1"/>
      <w:marLeft w:val="0"/>
      <w:marRight w:val="0"/>
      <w:marTop w:val="0"/>
      <w:marBottom w:val="0"/>
      <w:divBdr>
        <w:top w:val="none" w:sz="0" w:space="0" w:color="auto"/>
        <w:left w:val="none" w:sz="0" w:space="0" w:color="auto"/>
        <w:bottom w:val="none" w:sz="0" w:space="0" w:color="auto"/>
        <w:right w:val="none" w:sz="0" w:space="0" w:color="auto"/>
      </w:divBdr>
    </w:div>
    <w:div w:id="1534536665">
      <w:bodyDiv w:val="1"/>
      <w:marLeft w:val="0"/>
      <w:marRight w:val="0"/>
      <w:marTop w:val="0"/>
      <w:marBottom w:val="0"/>
      <w:divBdr>
        <w:top w:val="none" w:sz="0" w:space="0" w:color="auto"/>
        <w:left w:val="none" w:sz="0" w:space="0" w:color="auto"/>
        <w:bottom w:val="none" w:sz="0" w:space="0" w:color="auto"/>
        <w:right w:val="none" w:sz="0" w:space="0" w:color="auto"/>
      </w:divBdr>
    </w:div>
    <w:div w:id="1544050755">
      <w:bodyDiv w:val="1"/>
      <w:marLeft w:val="0"/>
      <w:marRight w:val="0"/>
      <w:marTop w:val="0"/>
      <w:marBottom w:val="0"/>
      <w:divBdr>
        <w:top w:val="none" w:sz="0" w:space="0" w:color="auto"/>
        <w:left w:val="none" w:sz="0" w:space="0" w:color="auto"/>
        <w:bottom w:val="none" w:sz="0" w:space="0" w:color="auto"/>
        <w:right w:val="none" w:sz="0" w:space="0" w:color="auto"/>
      </w:divBdr>
    </w:div>
    <w:div w:id="1546329964">
      <w:bodyDiv w:val="1"/>
      <w:marLeft w:val="0"/>
      <w:marRight w:val="0"/>
      <w:marTop w:val="0"/>
      <w:marBottom w:val="0"/>
      <w:divBdr>
        <w:top w:val="none" w:sz="0" w:space="0" w:color="auto"/>
        <w:left w:val="none" w:sz="0" w:space="0" w:color="auto"/>
        <w:bottom w:val="none" w:sz="0" w:space="0" w:color="auto"/>
        <w:right w:val="none" w:sz="0" w:space="0" w:color="auto"/>
      </w:divBdr>
    </w:div>
    <w:div w:id="1552494099">
      <w:bodyDiv w:val="1"/>
      <w:marLeft w:val="0"/>
      <w:marRight w:val="0"/>
      <w:marTop w:val="0"/>
      <w:marBottom w:val="0"/>
      <w:divBdr>
        <w:top w:val="none" w:sz="0" w:space="0" w:color="auto"/>
        <w:left w:val="none" w:sz="0" w:space="0" w:color="auto"/>
        <w:bottom w:val="none" w:sz="0" w:space="0" w:color="auto"/>
        <w:right w:val="none" w:sz="0" w:space="0" w:color="auto"/>
      </w:divBdr>
    </w:div>
    <w:div w:id="1552957118">
      <w:bodyDiv w:val="1"/>
      <w:marLeft w:val="0"/>
      <w:marRight w:val="0"/>
      <w:marTop w:val="0"/>
      <w:marBottom w:val="0"/>
      <w:divBdr>
        <w:top w:val="none" w:sz="0" w:space="0" w:color="auto"/>
        <w:left w:val="none" w:sz="0" w:space="0" w:color="auto"/>
        <w:bottom w:val="none" w:sz="0" w:space="0" w:color="auto"/>
        <w:right w:val="none" w:sz="0" w:space="0" w:color="auto"/>
      </w:divBdr>
    </w:div>
    <w:div w:id="1554347706">
      <w:bodyDiv w:val="1"/>
      <w:marLeft w:val="0"/>
      <w:marRight w:val="0"/>
      <w:marTop w:val="0"/>
      <w:marBottom w:val="0"/>
      <w:divBdr>
        <w:top w:val="none" w:sz="0" w:space="0" w:color="auto"/>
        <w:left w:val="none" w:sz="0" w:space="0" w:color="auto"/>
        <w:bottom w:val="none" w:sz="0" w:space="0" w:color="auto"/>
        <w:right w:val="none" w:sz="0" w:space="0" w:color="auto"/>
      </w:divBdr>
    </w:div>
    <w:div w:id="1555921644">
      <w:bodyDiv w:val="1"/>
      <w:marLeft w:val="0"/>
      <w:marRight w:val="0"/>
      <w:marTop w:val="0"/>
      <w:marBottom w:val="0"/>
      <w:divBdr>
        <w:top w:val="none" w:sz="0" w:space="0" w:color="auto"/>
        <w:left w:val="none" w:sz="0" w:space="0" w:color="auto"/>
        <w:bottom w:val="none" w:sz="0" w:space="0" w:color="auto"/>
        <w:right w:val="none" w:sz="0" w:space="0" w:color="auto"/>
      </w:divBdr>
    </w:div>
    <w:div w:id="1558323108">
      <w:bodyDiv w:val="1"/>
      <w:marLeft w:val="0"/>
      <w:marRight w:val="0"/>
      <w:marTop w:val="0"/>
      <w:marBottom w:val="0"/>
      <w:divBdr>
        <w:top w:val="none" w:sz="0" w:space="0" w:color="auto"/>
        <w:left w:val="none" w:sz="0" w:space="0" w:color="auto"/>
        <w:bottom w:val="none" w:sz="0" w:space="0" w:color="auto"/>
        <w:right w:val="none" w:sz="0" w:space="0" w:color="auto"/>
      </w:divBdr>
    </w:div>
    <w:div w:id="1558783555">
      <w:bodyDiv w:val="1"/>
      <w:marLeft w:val="0"/>
      <w:marRight w:val="0"/>
      <w:marTop w:val="0"/>
      <w:marBottom w:val="0"/>
      <w:divBdr>
        <w:top w:val="none" w:sz="0" w:space="0" w:color="auto"/>
        <w:left w:val="none" w:sz="0" w:space="0" w:color="auto"/>
        <w:bottom w:val="none" w:sz="0" w:space="0" w:color="auto"/>
        <w:right w:val="none" w:sz="0" w:space="0" w:color="auto"/>
      </w:divBdr>
    </w:div>
    <w:div w:id="1560633427">
      <w:bodyDiv w:val="1"/>
      <w:marLeft w:val="0"/>
      <w:marRight w:val="0"/>
      <w:marTop w:val="0"/>
      <w:marBottom w:val="0"/>
      <w:divBdr>
        <w:top w:val="none" w:sz="0" w:space="0" w:color="auto"/>
        <w:left w:val="none" w:sz="0" w:space="0" w:color="auto"/>
        <w:bottom w:val="none" w:sz="0" w:space="0" w:color="auto"/>
        <w:right w:val="none" w:sz="0" w:space="0" w:color="auto"/>
      </w:divBdr>
    </w:div>
    <w:div w:id="1564676414">
      <w:bodyDiv w:val="1"/>
      <w:marLeft w:val="0"/>
      <w:marRight w:val="0"/>
      <w:marTop w:val="0"/>
      <w:marBottom w:val="0"/>
      <w:divBdr>
        <w:top w:val="none" w:sz="0" w:space="0" w:color="auto"/>
        <w:left w:val="none" w:sz="0" w:space="0" w:color="auto"/>
        <w:bottom w:val="none" w:sz="0" w:space="0" w:color="auto"/>
        <w:right w:val="none" w:sz="0" w:space="0" w:color="auto"/>
      </w:divBdr>
    </w:div>
    <w:div w:id="1569653599">
      <w:bodyDiv w:val="1"/>
      <w:marLeft w:val="0"/>
      <w:marRight w:val="0"/>
      <w:marTop w:val="0"/>
      <w:marBottom w:val="0"/>
      <w:divBdr>
        <w:top w:val="none" w:sz="0" w:space="0" w:color="auto"/>
        <w:left w:val="none" w:sz="0" w:space="0" w:color="auto"/>
        <w:bottom w:val="none" w:sz="0" w:space="0" w:color="auto"/>
        <w:right w:val="none" w:sz="0" w:space="0" w:color="auto"/>
      </w:divBdr>
    </w:div>
    <w:div w:id="1585534096">
      <w:bodyDiv w:val="1"/>
      <w:marLeft w:val="0"/>
      <w:marRight w:val="0"/>
      <w:marTop w:val="0"/>
      <w:marBottom w:val="0"/>
      <w:divBdr>
        <w:top w:val="none" w:sz="0" w:space="0" w:color="auto"/>
        <w:left w:val="none" w:sz="0" w:space="0" w:color="auto"/>
        <w:bottom w:val="none" w:sz="0" w:space="0" w:color="auto"/>
        <w:right w:val="none" w:sz="0" w:space="0" w:color="auto"/>
      </w:divBdr>
    </w:div>
    <w:div w:id="1587182294">
      <w:bodyDiv w:val="1"/>
      <w:marLeft w:val="0"/>
      <w:marRight w:val="0"/>
      <w:marTop w:val="0"/>
      <w:marBottom w:val="0"/>
      <w:divBdr>
        <w:top w:val="none" w:sz="0" w:space="0" w:color="auto"/>
        <w:left w:val="none" w:sz="0" w:space="0" w:color="auto"/>
        <w:bottom w:val="none" w:sz="0" w:space="0" w:color="auto"/>
        <w:right w:val="none" w:sz="0" w:space="0" w:color="auto"/>
      </w:divBdr>
    </w:div>
    <w:div w:id="1588028941">
      <w:bodyDiv w:val="1"/>
      <w:marLeft w:val="0"/>
      <w:marRight w:val="0"/>
      <w:marTop w:val="0"/>
      <w:marBottom w:val="0"/>
      <w:divBdr>
        <w:top w:val="none" w:sz="0" w:space="0" w:color="auto"/>
        <w:left w:val="none" w:sz="0" w:space="0" w:color="auto"/>
        <w:bottom w:val="none" w:sz="0" w:space="0" w:color="auto"/>
        <w:right w:val="none" w:sz="0" w:space="0" w:color="auto"/>
      </w:divBdr>
    </w:div>
    <w:div w:id="1600021453">
      <w:bodyDiv w:val="1"/>
      <w:marLeft w:val="0"/>
      <w:marRight w:val="0"/>
      <w:marTop w:val="0"/>
      <w:marBottom w:val="0"/>
      <w:divBdr>
        <w:top w:val="none" w:sz="0" w:space="0" w:color="auto"/>
        <w:left w:val="none" w:sz="0" w:space="0" w:color="auto"/>
        <w:bottom w:val="none" w:sz="0" w:space="0" w:color="auto"/>
        <w:right w:val="none" w:sz="0" w:space="0" w:color="auto"/>
      </w:divBdr>
    </w:div>
    <w:div w:id="1601329641">
      <w:bodyDiv w:val="1"/>
      <w:marLeft w:val="0"/>
      <w:marRight w:val="0"/>
      <w:marTop w:val="0"/>
      <w:marBottom w:val="0"/>
      <w:divBdr>
        <w:top w:val="none" w:sz="0" w:space="0" w:color="auto"/>
        <w:left w:val="none" w:sz="0" w:space="0" w:color="auto"/>
        <w:bottom w:val="none" w:sz="0" w:space="0" w:color="auto"/>
        <w:right w:val="none" w:sz="0" w:space="0" w:color="auto"/>
      </w:divBdr>
    </w:div>
    <w:div w:id="1602302429">
      <w:bodyDiv w:val="1"/>
      <w:marLeft w:val="0"/>
      <w:marRight w:val="0"/>
      <w:marTop w:val="0"/>
      <w:marBottom w:val="0"/>
      <w:divBdr>
        <w:top w:val="none" w:sz="0" w:space="0" w:color="auto"/>
        <w:left w:val="none" w:sz="0" w:space="0" w:color="auto"/>
        <w:bottom w:val="none" w:sz="0" w:space="0" w:color="auto"/>
        <w:right w:val="none" w:sz="0" w:space="0" w:color="auto"/>
      </w:divBdr>
    </w:div>
    <w:div w:id="1602950129">
      <w:bodyDiv w:val="1"/>
      <w:marLeft w:val="0"/>
      <w:marRight w:val="0"/>
      <w:marTop w:val="0"/>
      <w:marBottom w:val="0"/>
      <w:divBdr>
        <w:top w:val="none" w:sz="0" w:space="0" w:color="auto"/>
        <w:left w:val="none" w:sz="0" w:space="0" w:color="auto"/>
        <w:bottom w:val="none" w:sz="0" w:space="0" w:color="auto"/>
        <w:right w:val="none" w:sz="0" w:space="0" w:color="auto"/>
      </w:divBdr>
    </w:div>
    <w:div w:id="1606688196">
      <w:bodyDiv w:val="1"/>
      <w:marLeft w:val="0"/>
      <w:marRight w:val="0"/>
      <w:marTop w:val="0"/>
      <w:marBottom w:val="0"/>
      <w:divBdr>
        <w:top w:val="none" w:sz="0" w:space="0" w:color="auto"/>
        <w:left w:val="none" w:sz="0" w:space="0" w:color="auto"/>
        <w:bottom w:val="none" w:sz="0" w:space="0" w:color="auto"/>
        <w:right w:val="none" w:sz="0" w:space="0" w:color="auto"/>
      </w:divBdr>
    </w:div>
    <w:div w:id="1622230079">
      <w:bodyDiv w:val="1"/>
      <w:marLeft w:val="0"/>
      <w:marRight w:val="0"/>
      <w:marTop w:val="0"/>
      <w:marBottom w:val="0"/>
      <w:divBdr>
        <w:top w:val="none" w:sz="0" w:space="0" w:color="auto"/>
        <w:left w:val="none" w:sz="0" w:space="0" w:color="auto"/>
        <w:bottom w:val="none" w:sz="0" w:space="0" w:color="auto"/>
        <w:right w:val="none" w:sz="0" w:space="0" w:color="auto"/>
      </w:divBdr>
    </w:div>
    <w:div w:id="1631087336">
      <w:bodyDiv w:val="1"/>
      <w:marLeft w:val="0"/>
      <w:marRight w:val="0"/>
      <w:marTop w:val="0"/>
      <w:marBottom w:val="0"/>
      <w:divBdr>
        <w:top w:val="none" w:sz="0" w:space="0" w:color="auto"/>
        <w:left w:val="none" w:sz="0" w:space="0" w:color="auto"/>
        <w:bottom w:val="none" w:sz="0" w:space="0" w:color="auto"/>
        <w:right w:val="none" w:sz="0" w:space="0" w:color="auto"/>
      </w:divBdr>
    </w:div>
    <w:div w:id="1632781761">
      <w:bodyDiv w:val="1"/>
      <w:marLeft w:val="0"/>
      <w:marRight w:val="0"/>
      <w:marTop w:val="0"/>
      <w:marBottom w:val="0"/>
      <w:divBdr>
        <w:top w:val="none" w:sz="0" w:space="0" w:color="auto"/>
        <w:left w:val="none" w:sz="0" w:space="0" w:color="auto"/>
        <w:bottom w:val="none" w:sz="0" w:space="0" w:color="auto"/>
        <w:right w:val="none" w:sz="0" w:space="0" w:color="auto"/>
      </w:divBdr>
    </w:div>
    <w:div w:id="1633511115">
      <w:bodyDiv w:val="1"/>
      <w:marLeft w:val="0"/>
      <w:marRight w:val="0"/>
      <w:marTop w:val="0"/>
      <w:marBottom w:val="0"/>
      <w:divBdr>
        <w:top w:val="none" w:sz="0" w:space="0" w:color="auto"/>
        <w:left w:val="none" w:sz="0" w:space="0" w:color="auto"/>
        <w:bottom w:val="none" w:sz="0" w:space="0" w:color="auto"/>
        <w:right w:val="none" w:sz="0" w:space="0" w:color="auto"/>
      </w:divBdr>
    </w:div>
    <w:div w:id="1645086580">
      <w:bodyDiv w:val="1"/>
      <w:marLeft w:val="0"/>
      <w:marRight w:val="0"/>
      <w:marTop w:val="0"/>
      <w:marBottom w:val="0"/>
      <w:divBdr>
        <w:top w:val="none" w:sz="0" w:space="0" w:color="auto"/>
        <w:left w:val="none" w:sz="0" w:space="0" w:color="auto"/>
        <w:bottom w:val="none" w:sz="0" w:space="0" w:color="auto"/>
        <w:right w:val="none" w:sz="0" w:space="0" w:color="auto"/>
      </w:divBdr>
    </w:div>
    <w:div w:id="1646082090">
      <w:bodyDiv w:val="1"/>
      <w:marLeft w:val="0"/>
      <w:marRight w:val="0"/>
      <w:marTop w:val="0"/>
      <w:marBottom w:val="0"/>
      <w:divBdr>
        <w:top w:val="none" w:sz="0" w:space="0" w:color="auto"/>
        <w:left w:val="none" w:sz="0" w:space="0" w:color="auto"/>
        <w:bottom w:val="none" w:sz="0" w:space="0" w:color="auto"/>
        <w:right w:val="none" w:sz="0" w:space="0" w:color="auto"/>
      </w:divBdr>
    </w:div>
    <w:div w:id="1650935809">
      <w:bodyDiv w:val="1"/>
      <w:marLeft w:val="0"/>
      <w:marRight w:val="0"/>
      <w:marTop w:val="0"/>
      <w:marBottom w:val="0"/>
      <w:divBdr>
        <w:top w:val="none" w:sz="0" w:space="0" w:color="auto"/>
        <w:left w:val="none" w:sz="0" w:space="0" w:color="auto"/>
        <w:bottom w:val="none" w:sz="0" w:space="0" w:color="auto"/>
        <w:right w:val="none" w:sz="0" w:space="0" w:color="auto"/>
      </w:divBdr>
    </w:div>
    <w:div w:id="1659067392">
      <w:bodyDiv w:val="1"/>
      <w:marLeft w:val="0"/>
      <w:marRight w:val="0"/>
      <w:marTop w:val="0"/>
      <w:marBottom w:val="0"/>
      <w:divBdr>
        <w:top w:val="none" w:sz="0" w:space="0" w:color="auto"/>
        <w:left w:val="none" w:sz="0" w:space="0" w:color="auto"/>
        <w:bottom w:val="none" w:sz="0" w:space="0" w:color="auto"/>
        <w:right w:val="none" w:sz="0" w:space="0" w:color="auto"/>
      </w:divBdr>
    </w:div>
    <w:div w:id="1659268863">
      <w:bodyDiv w:val="1"/>
      <w:marLeft w:val="0"/>
      <w:marRight w:val="0"/>
      <w:marTop w:val="0"/>
      <w:marBottom w:val="0"/>
      <w:divBdr>
        <w:top w:val="none" w:sz="0" w:space="0" w:color="auto"/>
        <w:left w:val="none" w:sz="0" w:space="0" w:color="auto"/>
        <w:bottom w:val="none" w:sz="0" w:space="0" w:color="auto"/>
        <w:right w:val="none" w:sz="0" w:space="0" w:color="auto"/>
      </w:divBdr>
    </w:div>
    <w:div w:id="1670215527">
      <w:bodyDiv w:val="1"/>
      <w:marLeft w:val="0"/>
      <w:marRight w:val="0"/>
      <w:marTop w:val="0"/>
      <w:marBottom w:val="0"/>
      <w:divBdr>
        <w:top w:val="none" w:sz="0" w:space="0" w:color="auto"/>
        <w:left w:val="none" w:sz="0" w:space="0" w:color="auto"/>
        <w:bottom w:val="none" w:sz="0" w:space="0" w:color="auto"/>
        <w:right w:val="none" w:sz="0" w:space="0" w:color="auto"/>
      </w:divBdr>
    </w:div>
    <w:div w:id="1674409873">
      <w:bodyDiv w:val="1"/>
      <w:marLeft w:val="0"/>
      <w:marRight w:val="0"/>
      <w:marTop w:val="0"/>
      <w:marBottom w:val="0"/>
      <w:divBdr>
        <w:top w:val="none" w:sz="0" w:space="0" w:color="auto"/>
        <w:left w:val="none" w:sz="0" w:space="0" w:color="auto"/>
        <w:bottom w:val="none" w:sz="0" w:space="0" w:color="auto"/>
        <w:right w:val="none" w:sz="0" w:space="0" w:color="auto"/>
      </w:divBdr>
    </w:div>
    <w:div w:id="1676766228">
      <w:bodyDiv w:val="1"/>
      <w:marLeft w:val="0"/>
      <w:marRight w:val="0"/>
      <w:marTop w:val="0"/>
      <w:marBottom w:val="0"/>
      <w:divBdr>
        <w:top w:val="none" w:sz="0" w:space="0" w:color="auto"/>
        <w:left w:val="none" w:sz="0" w:space="0" w:color="auto"/>
        <w:bottom w:val="none" w:sz="0" w:space="0" w:color="auto"/>
        <w:right w:val="none" w:sz="0" w:space="0" w:color="auto"/>
      </w:divBdr>
    </w:div>
    <w:div w:id="1678918345">
      <w:bodyDiv w:val="1"/>
      <w:marLeft w:val="0"/>
      <w:marRight w:val="0"/>
      <w:marTop w:val="0"/>
      <w:marBottom w:val="0"/>
      <w:divBdr>
        <w:top w:val="none" w:sz="0" w:space="0" w:color="auto"/>
        <w:left w:val="none" w:sz="0" w:space="0" w:color="auto"/>
        <w:bottom w:val="none" w:sz="0" w:space="0" w:color="auto"/>
        <w:right w:val="none" w:sz="0" w:space="0" w:color="auto"/>
      </w:divBdr>
    </w:div>
    <w:div w:id="1680232963">
      <w:bodyDiv w:val="1"/>
      <w:marLeft w:val="0"/>
      <w:marRight w:val="0"/>
      <w:marTop w:val="0"/>
      <w:marBottom w:val="0"/>
      <w:divBdr>
        <w:top w:val="none" w:sz="0" w:space="0" w:color="auto"/>
        <w:left w:val="none" w:sz="0" w:space="0" w:color="auto"/>
        <w:bottom w:val="none" w:sz="0" w:space="0" w:color="auto"/>
        <w:right w:val="none" w:sz="0" w:space="0" w:color="auto"/>
      </w:divBdr>
    </w:div>
    <w:div w:id="1682394985">
      <w:bodyDiv w:val="1"/>
      <w:marLeft w:val="0"/>
      <w:marRight w:val="0"/>
      <w:marTop w:val="0"/>
      <w:marBottom w:val="0"/>
      <w:divBdr>
        <w:top w:val="none" w:sz="0" w:space="0" w:color="auto"/>
        <w:left w:val="none" w:sz="0" w:space="0" w:color="auto"/>
        <w:bottom w:val="none" w:sz="0" w:space="0" w:color="auto"/>
        <w:right w:val="none" w:sz="0" w:space="0" w:color="auto"/>
      </w:divBdr>
    </w:div>
    <w:div w:id="1686974291">
      <w:bodyDiv w:val="1"/>
      <w:marLeft w:val="0"/>
      <w:marRight w:val="0"/>
      <w:marTop w:val="0"/>
      <w:marBottom w:val="0"/>
      <w:divBdr>
        <w:top w:val="none" w:sz="0" w:space="0" w:color="auto"/>
        <w:left w:val="none" w:sz="0" w:space="0" w:color="auto"/>
        <w:bottom w:val="none" w:sz="0" w:space="0" w:color="auto"/>
        <w:right w:val="none" w:sz="0" w:space="0" w:color="auto"/>
      </w:divBdr>
    </w:div>
    <w:div w:id="1696887136">
      <w:bodyDiv w:val="1"/>
      <w:marLeft w:val="0"/>
      <w:marRight w:val="0"/>
      <w:marTop w:val="0"/>
      <w:marBottom w:val="0"/>
      <w:divBdr>
        <w:top w:val="none" w:sz="0" w:space="0" w:color="auto"/>
        <w:left w:val="none" w:sz="0" w:space="0" w:color="auto"/>
        <w:bottom w:val="none" w:sz="0" w:space="0" w:color="auto"/>
        <w:right w:val="none" w:sz="0" w:space="0" w:color="auto"/>
      </w:divBdr>
    </w:div>
    <w:div w:id="1708408120">
      <w:bodyDiv w:val="1"/>
      <w:marLeft w:val="0"/>
      <w:marRight w:val="0"/>
      <w:marTop w:val="0"/>
      <w:marBottom w:val="0"/>
      <w:divBdr>
        <w:top w:val="none" w:sz="0" w:space="0" w:color="auto"/>
        <w:left w:val="none" w:sz="0" w:space="0" w:color="auto"/>
        <w:bottom w:val="none" w:sz="0" w:space="0" w:color="auto"/>
        <w:right w:val="none" w:sz="0" w:space="0" w:color="auto"/>
      </w:divBdr>
    </w:div>
    <w:div w:id="1709136852">
      <w:bodyDiv w:val="1"/>
      <w:marLeft w:val="0"/>
      <w:marRight w:val="0"/>
      <w:marTop w:val="0"/>
      <w:marBottom w:val="0"/>
      <w:divBdr>
        <w:top w:val="none" w:sz="0" w:space="0" w:color="auto"/>
        <w:left w:val="none" w:sz="0" w:space="0" w:color="auto"/>
        <w:bottom w:val="none" w:sz="0" w:space="0" w:color="auto"/>
        <w:right w:val="none" w:sz="0" w:space="0" w:color="auto"/>
      </w:divBdr>
    </w:div>
    <w:div w:id="1710760208">
      <w:bodyDiv w:val="1"/>
      <w:marLeft w:val="0"/>
      <w:marRight w:val="0"/>
      <w:marTop w:val="0"/>
      <w:marBottom w:val="0"/>
      <w:divBdr>
        <w:top w:val="none" w:sz="0" w:space="0" w:color="auto"/>
        <w:left w:val="none" w:sz="0" w:space="0" w:color="auto"/>
        <w:bottom w:val="none" w:sz="0" w:space="0" w:color="auto"/>
        <w:right w:val="none" w:sz="0" w:space="0" w:color="auto"/>
      </w:divBdr>
    </w:div>
    <w:div w:id="1718620619">
      <w:bodyDiv w:val="1"/>
      <w:marLeft w:val="0"/>
      <w:marRight w:val="0"/>
      <w:marTop w:val="0"/>
      <w:marBottom w:val="0"/>
      <w:divBdr>
        <w:top w:val="none" w:sz="0" w:space="0" w:color="auto"/>
        <w:left w:val="none" w:sz="0" w:space="0" w:color="auto"/>
        <w:bottom w:val="none" w:sz="0" w:space="0" w:color="auto"/>
        <w:right w:val="none" w:sz="0" w:space="0" w:color="auto"/>
      </w:divBdr>
    </w:div>
    <w:div w:id="1719469175">
      <w:bodyDiv w:val="1"/>
      <w:marLeft w:val="0"/>
      <w:marRight w:val="0"/>
      <w:marTop w:val="0"/>
      <w:marBottom w:val="0"/>
      <w:divBdr>
        <w:top w:val="none" w:sz="0" w:space="0" w:color="auto"/>
        <w:left w:val="none" w:sz="0" w:space="0" w:color="auto"/>
        <w:bottom w:val="none" w:sz="0" w:space="0" w:color="auto"/>
        <w:right w:val="none" w:sz="0" w:space="0" w:color="auto"/>
      </w:divBdr>
    </w:div>
    <w:div w:id="1724519500">
      <w:bodyDiv w:val="1"/>
      <w:marLeft w:val="0"/>
      <w:marRight w:val="0"/>
      <w:marTop w:val="0"/>
      <w:marBottom w:val="0"/>
      <w:divBdr>
        <w:top w:val="none" w:sz="0" w:space="0" w:color="auto"/>
        <w:left w:val="none" w:sz="0" w:space="0" w:color="auto"/>
        <w:bottom w:val="none" w:sz="0" w:space="0" w:color="auto"/>
        <w:right w:val="none" w:sz="0" w:space="0" w:color="auto"/>
      </w:divBdr>
    </w:div>
    <w:div w:id="1729721499">
      <w:bodyDiv w:val="1"/>
      <w:marLeft w:val="0"/>
      <w:marRight w:val="0"/>
      <w:marTop w:val="0"/>
      <w:marBottom w:val="0"/>
      <w:divBdr>
        <w:top w:val="none" w:sz="0" w:space="0" w:color="auto"/>
        <w:left w:val="none" w:sz="0" w:space="0" w:color="auto"/>
        <w:bottom w:val="none" w:sz="0" w:space="0" w:color="auto"/>
        <w:right w:val="none" w:sz="0" w:space="0" w:color="auto"/>
      </w:divBdr>
    </w:div>
    <w:div w:id="1729958154">
      <w:bodyDiv w:val="1"/>
      <w:marLeft w:val="0"/>
      <w:marRight w:val="0"/>
      <w:marTop w:val="0"/>
      <w:marBottom w:val="0"/>
      <w:divBdr>
        <w:top w:val="none" w:sz="0" w:space="0" w:color="auto"/>
        <w:left w:val="none" w:sz="0" w:space="0" w:color="auto"/>
        <w:bottom w:val="none" w:sz="0" w:space="0" w:color="auto"/>
        <w:right w:val="none" w:sz="0" w:space="0" w:color="auto"/>
      </w:divBdr>
    </w:div>
    <w:div w:id="1731225846">
      <w:bodyDiv w:val="1"/>
      <w:marLeft w:val="0"/>
      <w:marRight w:val="0"/>
      <w:marTop w:val="0"/>
      <w:marBottom w:val="0"/>
      <w:divBdr>
        <w:top w:val="none" w:sz="0" w:space="0" w:color="auto"/>
        <w:left w:val="none" w:sz="0" w:space="0" w:color="auto"/>
        <w:bottom w:val="none" w:sz="0" w:space="0" w:color="auto"/>
        <w:right w:val="none" w:sz="0" w:space="0" w:color="auto"/>
      </w:divBdr>
    </w:div>
    <w:div w:id="1733963641">
      <w:bodyDiv w:val="1"/>
      <w:marLeft w:val="0"/>
      <w:marRight w:val="0"/>
      <w:marTop w:val="0"/>
      <w:marBottom w:val="0"/>
      <w:divBdr>
        <w:top w:val="none" w:sz="0" w:space="0" w:color="auto"/>
        <w:left w:val="none" w:sz="0" w:space="0" w:color="auto"/>
        <w:bottom w:val="none" w:sz="0" w:space="0" w:color="auto"/>
        <w:right w:val="none" w:sz="0" w:space="0" w:color="auto"/>
      </w:divBdr>
    </w:div>
    <w:div w:id="1740833551">
      <w:bodyDiv w:val="1"/>
      <w:marLeft w:val="0"/>
      <w:marRight w:val="0"/>
      <w:marTop w:val="0"/>
      <w:marBottom w:val="0"/>
      <w:divBdr>
        <w:top w:val="none" w:sz="0" w:space="0" w:color="auto"/>
        <w:left w:val="none" w:sz="0" w:space="0" w:color="auto"/>
        <w:bottom w:val="none" w:sz="0" w:space="0" w:color="auto"/>
        <w:right w:val="none" w:sz="0" w:space="0" w:color="auto"/>
      </w:divBdr>
    </w:div>
    <w:div w:id="1749301234">
      <w:bodyDiv w:val="1"/>
      <w:marLeft w:val="0"/>
      <w:marRight w:val="0"/>
      <w:marTop w:val="0"/>
      <w:marBottom w:val="0"/>
      <w:divBdr>
        <w:top w:val="none" w:sz="0" w:space="0" w:color="auto"/>
        <w:left w:val="none" w:sz="0" w:space="0" w:color="auto"/>
        <w:bottom w:val="none" w:sz="0" w:space="0" w:color="auto"/>
        <w:right w:val="none" w:sz="0" w:space="0" w:color="auto"/>
      </w:divBdr>
    </w:div>
    <w:div w:id="1752504980">
      <w:bodyDiv w:val="1"/>
      <w:marLeft w:val="0"/>
      <w:marRight w:val="0"/>
      <w:marTop w:val="0"/>
      <w:marBottom w:val="0"/>
      <w:divBdr>
        <w:top w:val="none" w:sz="0" w:space="0" w:color="auto"/>
        <w:left w:val="none" w:sz="0" w:space="0" w:color="auto"/>
        <w:bottom w:val="none" w:sz="0" w:space="0" w:color="auto"/>
        <w:right w:val="none" w:sz="0" w:space="0" w:color="auto"/>
      </w:divBdr>
    </w:div>
    <w:div w:id="1766148539">
      <w:bodyDiv w:val="1"/>
      <w:marLeft w:val="0"/>
      <w:marRight w:val="0"/>
      <w:marTop w:val="0"/>
      <w:marBottom w:val="0"/>
      <w:divBdr>
        <w:top w:val="none" w:sz="0" w:space="0" w:color="auto"/>
        <w:left w:val="none" w:sz="0" w:space="0" w:color="auto"/>
        <w:bottom w:val="none" w:sz="0" w:space="0" w:color="auto"/>
        <w:right w:val="none" w:sz="0" w:space="0" w:color="auto"/>
      </w:divBdr>
    </w:div>
    <w:div w:id="1768767614">
      <w:bodyDiv w:val="1"/>
      <w:marLeft w:val="0"/>
      <w:marRight w:val="0"/>
      <w:marTop w:val="0"/>
      <w:marBottom w:val="0"/>
      <w:divBdr>
        <w:top w:val="none" w:sz="0" w:space="0" w:color="auto"/>
        <w:left w:val="none" w:sz="0" w:space="0" w:color="auto"/>
        <w:bottom w:val="none" w:sz="0" w:space="0" w:color="auto"/>
        <w:right w:val="none" w:sz="0" w:space="0" w:color="auto"/>
      </w:divBdr>
    </w:div>
    <w:div w:id="1770153935">
      <w:bodyDiv w:val="1"/>
      <w:marLeft w:val="0"/>
      <w:marRight w:val="0"/>
      <w:marTop w:val="0"/>
      <w:marBottom w:val="0"/>
      <w:divBdr>
        <w:top w:val="none" w:sz="0" w:space="0" w:color="auto"/>
        <w:left w:val="none" w:sz="0" w:space="0" w:color="auto"/>
        <w:bottom w:val="none" w:sz="0" w:space="0" w:color="auto"/>
        <w:right w:val="none" w:sz="0" w:space="0" w:color="auto"/>
      </w:divBdr>
    </w:div>
    <w:div w:id="1777090805">
      <w:bodyDiv w:val="1"/>
      <w:marLeft w:val="0"/>
      <w:marRight w:val="0"/>
      <w:marTop w:val="0"/>
      <w:marBottom w:val="0"/>
      <w:divBdr>
        <w:top w:val="none" w:sz="0" w:space="0" w:color="auto"/>
        <w:left w:val="none" w:sz="0" w:space="0" w:color="auto"/>
        <w:bottom w:val="none" w:sz="0" w:space="0" w:color="auto"/>
        <w:right w:val="none" w:sz="0" w:space="0" w:color="auto"/>
      </w:divBdr>
    </w:div>
    <w:div w:id="1792672853">
      <w:bodyDiv w:val="1"/>
      <w:marLeft w:val="0"/>
      <w:marRight w:val="0"/>
      <w:marTop w:val="0"/>
      <w:marBottom w:val="0"/>
      <w:divBdr>
        <w:top w:val="none" w:sz="0" w:space="0" w:color="auto"/>
        <w:left w:val="none" w:sz="0" w:space="0" w:color="auto"/>
        <w:bottom w:val="none" w:sz="0" w:space="0" w:color="auto"/>
        <w:right w:val="none" w:sz="0" w:space="0" w:color="auto"/>
      </w:divBdr>
    </w:div>
    <w:div w:id="1796753039">
      <w:bodyDiv w:val="1"/>
      <w:marLeft w:val="0"/>
      <w:marRight w:val="0"/>
      <w:marTop w:val="0"/>
      <w:marBottom w:val="0"/>
      <w:divBdr>
        <w:top w:val="none" w:sz="0" w:space="0" w:color="auto"/>
        <w:left w:val="none" w:sz="0" w:space="0" w:color="auto"/>
        <w:bottom w:val="none" w:sz="0" w:space="0" w:color="auto"/>
        <w:right w:val="none" w:sz="0" w:space="0" w:color="auto"/>
      </w:divBdr>
    </w:div>
    <w:div w:id="1798260486">
      <w:bodyDiv w:val="1"/>
      <w:marLeft w:val="0"/>
      <w:marRight w:val="0"/>
      <w:marTop w:val="0"/>
      <w:marBottom w:val="0"/>
      <w:divBdr>
        <w:top w:val="none" w:sz="0" w:space="0" w:color="auto"/>
        <w:left w:val="none" w:sz="0" w:space="0" w:color="auto"/>
        <w:bottom w:val="none" w:sz="0" w:space="0" w:color="auto"/>
        <w:right w:val="none" w:sz="0" w:space="0" w:color="auto"/>
      </w:divBdr>
    </w:div>
    <w:div w:id="1808936141">
      <w:bodyDiv w:val="1"/>
      <w:marLeft w:val="0"/>
      <w:marRight w:val="0"/>
      <w:marTop w:val="0"/>
      <w:marBottom w:val="0"/>
      <w:divBdr>
        <w:top w:val="none" w:sz="0" w:space="0" w:color="auto"/>
        <w:left w:val="none" w:sz="0" w:space="0" w:color="auto"/>
        <w:bottom w:val="none" w:sz="0" w:space="0" w:color="auto"/>
        <w:right w:val="none" w:sz="0" w:space="0" w:color="auto"/>
      </w:divBdr>
    </w:div>
    <w:div w:id="1812213747">
      <w:bodyDiv w:val="1"/>
      <w:marLeft w:val="0"/>
      <w:marRight w:val="0"/>
      <w:marTop w:val="0"/>
      <w:marBottom w:val="0"/>
      <w:divBdr>
        <w:top w:val="none" w:sz="0" w:space="0" w:color="auto"/>
        <w:left w:val="none" w:sz="0" w:space="0" w:color="auto"/>
        <w:bottom w:val="none" w:sz="0" w:space="0" w:color="auto"/>
        <w:right w:val="none" w:sz="0" w:space="0" w:color="auto"/>
      </w:divBdr>
    </w:div>
    <w:div w:id="1815947899">
      <w:bodyDiv w:val="1"/>
      <w:marLeft w:val="0"/>
      <w:marRight w:val="0"/>
      <w:marTop w:val="0"/>
      <w:marBottom w:val="0"/>
      <w:divBdr>
        <w:top w:val="none" w:sz="0" w:space="0" w:color="auto"/>
        <w:left w:val="none" w:sz="0" w:space="0" w:color="auto"/>
        <w:bottom w:val="none" w:sz="0" w:space="0" w:color="auto"/>
        <w:right w:val="none" w:sz="0" w:space="0" w:color="auto"/>
      </w:divBdr>
    </w:div>
    <w:div w:id="1824539631">
      <w:bodyDiv w:val="1"/>
      <w:marLeft w:val="0"/>
      <w:marRight w:val="0"/>
      <w:marTop w:val="0"/>
      <w:marBottom w:val="0"/>
      <w:divBdr>
        <w:top w:val="none" w:sz="0" w:space="0" w:color="auto"/>
        <w:left w:val="none" w:sz="0" w:space="0" w:color="auto"/>
        <w:bottom w:val="none" w:sz="0" w:space="0" w:color="auto"/>
        <w:right w:val="none" w:sz="0" w:space="0" w:color="auto"/>
      </w:divBdr>
    </w:div>
    <w:div w:id="1826437879">
      <w:bodyDiv w:val="1"/>
      <w:marLeft w:val="0"/>
      <w:marRight w:val="0"/>
      <w:marTop w:val="0"/>
      <w:marBottom w:val="0"/>
      <w:divBdr>
        <w:top w:val="none" w:sz="0" w:space="0" w:color="auto"/>
        <w:left w:val="none" w:sz="0" w:space="0" w:color="auto"/>
        <w:bottom w:val="none" w:sz="0" w:space="0" w:color="auto"/>
        <w:right w:val="none" w:sz="0" w:space="0" w:color="auto"/>
      </w:divBdr>
    </w:div>
    <w:div w:id="1830947420">
      <w:bodyDiv w:val="1"/>
      <w:marLeft w:val="0"/>
      <w:marRight w:val="0"/>
      <w:marTop w:val="0"/>
      <w:marBottom w:val="0"/>
      <w:divBdr>
        <w:top w:val="none" w:sz="0" w:space="0" w:color="auto"/>
        <w:left w:val="none" w:sz="0" w:space="0" w:color="auto"/>
        <w:bottom w:val="none" w:sz="0" w:space="0" w:color="auto"/>
        <w:right w:val="none" w:sz="0" w:space="0" w:color="auto"/>
      </w:divBdr>
    </w:div>
    <w:div w:id="1843204753">
      <w:bodyDiv w:val="1"/>
      <w:marLeft w:val="0"/>
      <w:marRight w:val="0"/>
      <w:marTop w:val="0"/>
      <w:marBottom w:val="0"/>
      <w:divBdr>
        <w:top w:val="none" w:sz="0" w:space="0" w:color="auto"/>
        <w:left w:val="none" w:sz="0" w:space="0" w:color="auto"/>
        <w:bottom w:val="none" w:sz="0" w:space="0" w:color="auto"/>
        <w:right w:val="none" w:sz="0" w:space="0" w:color="auto"/>
      </w:divBdr>
    </w:div>
    <w:div w:id="1849321104">
      <w:bodyDiv w:val="1"/>
      <w:marLeft w:val="0"/>
      <w:marRight w:val="0"/>
      <w:marTop w:val="0"/>
      <w:marBottom w:val="0"/>
      <w:divBdr>
        <w:top w:val="none" w:sz="0" w:space="0" w:color="auto"/>
        <w:left w:val="none" w:sz="0" w:space="0" w:color="auto"/>
        <w:bottom w:val="none" w:sz="0" w:space="0" w:color="auto"/>
        <w:right w:val="none" w:sz="0" w:space="0" w:color="auto"/>
      </w:divBdr>
    </w:div>
    <w:div w:id="1850947812">
      <w:bodyDiv w:val="1"/>
      <w:marLeft w:val="0"/>
      <w:marRight w:val="0"/>
      <w:marTop w:val="0"/>
      <w:marBottom w:val="0"/>
      <w:divBdr>
        <w:top w:val="none" w:sz="0" w:space="0" w:color="auto"/>
        <w:left w:val="none" w:sz="0" w:space="0" w:color="auto"/>
        <w:bottom w:val="none" w:sz="0" w:space="0" w:color="auto"/>
        <w:right w:val="none" w:sz="0" w:space="0" w:color="auto"/>
      </w:divBdr>
    </w:div>
    <w:div w:id="1860505560">
      <w:bodyDiv w:val="1"/>
      <w:marLeft w:val="0"/>
      <w:marRight w:val="0"/>
      <w:marTop w:val="0"/>
      <w:marBottom w:val="0"/>
      <w:divBdr>
        <w:top w:val="none" w:sz="0" w:space="0" w:color="auto"/>
        <w:left w:val="none" w:sz="0" w:space="0" w:color="auto"/>
        <w:bottom w:val="none" w:sz="0" w:space="0" w:color="auto"/>
        <w:right w:val="none" w:sz="0" w:space="0" w:color="auto"/>
      </w:divBdr>
    </w:div>
    <w:div w:id="1862741999">
      <w:bodyDiv w:val="1"/>
      <w:marLeft w:val="0"/>
      <w:marRight w:val="0"/>
      <w:marTop w:val="0"/>
      <w:marBottom w:val="0"/>
      <w:divBdr>
        <w:top w:val="none" w:sz="0" w:space="0" w:color="auto"/>
        <w:left w:val="none" w:sz="0" w:space="0" w:color="auto"/>
        <w:bottom w:val="none" w:sz="0" w:space="0" w:color="auto"/>
        <w:right w:val="none" w:sz="0" w:space="0" w:color="auto"/>
      </w:divBdr>
    </w:div>
    <w:div w:id="1870028810">
      <w:bodyDiv w:val="1"/>
      <w:marLeft w:val="0"/>
      <w:marRight w:val="0"/>
      <w:marTop w:val="0"/>
      <w:marBottom w:val="0"/>
      <w:divBdr>
        <w:top w:val="none" w:sz="0" w:space="0" w:color="auto"/>
        <w:left w:val="none" w:sz="0" w:space="0" w:color="auto"/>
        <w:bottom w:val="none" w:sz="0" w:space="0" w:color="auto"/>
        <w:right w:val="none" w:sz="0" w:space="0" w:color="auto"/>
      </w:divBdr>
    </w:div>
    <w:div w:id="1871801123">
      <w:bodyDiv w:val="1"/>
      <w:marLeft w:val="0"/>
      <w:marRight w:val="0"/>
      <w:marTop w:val="0"/>
      <w:marBottom w:val="0"/>
      <w:divBdr>
        <w:top w:val="none" w:sz="0" w:space="0" w:color="auto"/>
        <w:left w:val="none" w:sz="0" w:space="0" w:color="auto"/>
        <w:bottom w:val="none" w:sz="0" w:space="0" w:color="auto"/>
        <w:right w:val="none" w:sz="0" w:space="0" w:color="auto"/>
      </w:divBdr>
    </w:div>
    <w:div w:id="1879466871">
      <w:bodyDiv w:val="1"/>
      <w:marLeft w:val="0"/>
      <w:marRight w:val="0"/>
      <w:marTop w:val="0"/>
      <w:marBottom w:val="0"/>
      <w:divBdr>
        <w:top w:val="none" w:sz="0" w:space="0" w:color="auto"/>
        <w:left w:val="none" w:sz="0" w:space="0" w:color="auto"/>
        <w:bottom w:val="none" w:sz="0" w:space="0" w:color="auto"/>
        <w:right w:val="none" w:sz="0" w:space="0" w:color="auto"/>
      </w:divBdr>
    </w:div>
    <w:div w:id="1885675191">
      <w:bodyDiv w:val="1"/>
      <w:marLeft w:val="0"/>
      <w:marRight w:val="0"/>
      <w:marTop w:val="0"/>
      <w:marBottom w:val="0"/>
      <w:divBdr>
        <w:top w:val="none" w:sz="0" w:space="0" w:color="auto"/>
        <w:left w:val="none" w:sz="0" w:space="0" w:color="auto"/>
        <w:bottom w:val="none" w:sz="0" w:space="0" w:color="auto"/>
        <w:right w:val="none" w:sz="0" w:space="0" w:color="auto"/>
      </w:divBdr>
    </w:div>
    <w:div w:id="1900167073">
      <w:bodyDiv w:val="1"/>
      <w:marLeft w:val="0"/>
      <w:marRight w:val="0"/>
      <w:marTop w:val="0"/>
      <w:marBottom w:val="0"/>
      <w:divBdr>
        <w:top w:val="none" w:sz="0" w:space="0" w:color="auto"/>
        <w:left w:val="none" w:sz="0" w:space="0" w:color="auto"/>
        <w:bottom w:val="none" w:sz="0" w:space="0" w:color="auto"/>
        <w:right w:val="none" w:sz="0" w:space="0" w:color="auto"/>
      </w:divBdr>
    </w:div>
    <w:div w:id="1904750129">
      <w:bodyDiv w:val="1"/>
      <w:marLeft w:val="0"/>
      <w:marRight w:val="0"/>
      <w:marTop w:val="0"/>
      <w:marBottom w:val="0"/>
      <w:divBdr>
        <w:top w:val="none" w:sz="0" w:space="0" w:color="auto"/>
        <w:left w:val="none" w:sz="0" w:space="0" w:color="auto"/>
        <w:bottom w:val="none" w:sz="0" w:space="0" w:color="auto"/>
        <w:right w:val="none" w:sz="0" w:space="0" w:color="auto"/>
      </w:divBdr>
    </w:div>
    <w:div w:id="1905950120">
      <w:bodyDiv w:val="1"/>
      <w:marLeft w:val="0"/>
      <w:marRight w:val="0"/>
      <w:marTop w:val="0"/>
      <w:marBottom w:val="0"/>
      <w:divBdr>
        <w:top w:val="none" w:sz="0" w:space="0" w:color="auto"/>
        <w:left w:val="none" w:sz="0" w:space="0" w:color="auto"/>
        <w:bottom w:val="none" w:sz="0" w:space="0" w:color="auto"/>
        <w:right w:val="none" w:sz="0" w:space="0" w:color="auto"/>
      </w:divBdr>
    </w:div>
    <w:div w:id="1910118859">
      <w:bodyDiv w:val="1"/>
      <w:marLeft w:val="0"/>
      <w:marRight w:val="0"/>
      <w:marTop w:val="0"/>
      <w:marBottom w:val="0"/>
      <w:divBdr>
        <w:top w:val="none" w:sz="0" w:space="0" w:color="auto"/>
        <w:left w:val="none" w:sz="0" w:space="0" w:color="auto"/>
        <w:bottom w:val="none" w:sz="0" w:space="0" w:color="auto"/>
        <w:right w:val="none" w:sz="0" w:space="0" w:color="auto"/>
      </w:divBdr>
    </w:div>
    <w:div w:id="1917863708">
      <w:bodyDiv w:val="1"/>
      <w:marLeft w:val="0"/>
      <w:marRight w:val="0"/>
      <w:marTop w:val="0"/>
      <w:marBottom w:val="0"/>
      <w:divBdr>
        <w:top w:val="none" w:sz="0" w:space="0" w:color="auto"/>
        <w:left w:val="none" w:sz="0" w:space="0" w:color="auto"/>
        <w:bottom w:val="none" w:sz="0" w:space="0" w:color="auto"/>
        <w:right w:val="none" w:sz="0" w:space="0" w:color="auto"/>
      </w:divBdr>
    </w:div>
    <w:div w:id="1919240787">
      <w:bodyDiv w:val="1"/>
      <w:marLeft w:val="0"/>
      <w:marRight w:val="0"/>
      <w:marTop w:val="0"/>
      <w:marBottom w:val="0"/>
      <w:divBdr>
        <w:top w:val="none" w:sz="0" w:space="0" w:color="auto"/>
        <w:left w:val="none" w:sz="0" w:space="0" w:color="auto"/>
        <w:bottom w:val="none" w:sz="0" w:space="0" w:color="auto"/>
        <w:right w:val="none" w:sz="0" w:space="0" w:color="auto"/>
      </w:divBdr>
    </w:div>
    <w:div w:id="1933469369">
      <w:bodyDiv w:val="1"/>
      <w:marLeft w:val="0"/>
      <w:marRight w:val="0"/>
      <w:marTop w:val="0"/>
      <w:marBottom w:val="0"/>
      <w:divBdr>
        <w:top w:val="none" w:sz="0" w:space="0" w:color="auto"/>
        <w:left w:val="none" w:sz="0" w:space="0" w:color="auto"/>
        <w:bottom w:val="none" w:sz="0" w:space="0" w:color="auto"/>
        <w:right w:val="none" w:sz="0" w:space="0" w:color="auto"/>
      </w:divBdr>
    </w:div>
    <w:div w:id="1942375902">
      <w:bodyDiv w:val="1"/>
      <w:marLeft w:val="0"/>
      <w:marRight w:val="0"/>
      <w:marTop w:val="0"/>
      <w:marBottom w:val="0"/>
      <w:divBdr>
        <w:top w:val="none" w:sz="0" w:space="0" w:color="auto"/>
        <w:left w:val="none" w:sz="0" w:space="0" w:color="auto"/>
        <w:bottom w:val="none" w:sz="0" w:space="0" w:color="auto"/>
        <w:right w:val="none" w:sz="0" w:space="0" w:color="auto"/>
      </w:divBdr>
    </w:div>
    <w:div w:id="1943104138">
      <w:bodyDiv w:val="1"/>
      <w:marLeft w:val="0"/>
      <w:marRight w:val="0"/>
      <w:marTop w:val="0"/>
      <w:marBottom w:val="0"/>
      <w:divBdr>
        <w:top w:val="none" w:sz="0" w:space="0" w:color="auto"/>
        <w:left w:val="none" w:sz="0" w:space="0" w:color="auto"/>
        <w:bottom w:val="none" w:sz="0" w:space="0" w:color="auto"/>
        <w:right w:val="none" w:sz="0" w:space="0" w:color="auto"/>
      </w:divBdr>
    </w:div>
    <w:div w:id="1945305275">
      <w:bodyDiv w:val="1"/>
      <w:marLeft w:val="0"/>
      <w:marRight w:val="0"/>
      <w:marTop w:val="0"/>
      <w:marBottom w:val="0"/>
      <w:divBdr>
        <w:top w:val="none" w:sz="0" w:space="0" w:color="auto"/>
        <w:left w:val="none" w:sz="0" w:space="0" w:color="auto"/>
        <w:bottom w:val="none" w:sz="0" w:space="0" w:color="auto"/>
        <w:right w:val="none" w:sz="0" w:space="0" w:color="auto"/>
      </w:divBdr>
    </w:div>
    <w:div w:id="1948534593">
      <w:bodyDiv w:val="1"/>
      <w:marLeft w:val="0"/>
      <w:marRight w:val="0"/>
      <w:marTop w:val="0"/>
      <w:marBottom w:val="0"/>
      <w:divBdr>
        <w:top w:val="none" w:sz="0" w:space="0" w:color="auto"/>
        <w:left w:val="none" w:sz="0" w:space="0" w:color="auto"/>
        <w:bottom w:val="none" w:sz="0" w:space="0" w:color="auto"/>
        <w:right w:val="none" w:sz="0" w:space="0" w:color="auto"/>
      </w:divBdr>
    </w:div>
    <w:div w:id="1950426840">
      <w:bodyDiv w:val="1"/>
      <w:marLeft w:val="0"/>
      <w:marRight w:val="0"/>
      <w:marTop w:val="0"/>
      <w:marBottom w:val="0"/>
      <w:divBdr>
        <w:top w:val="none" w:sz="0" w:space="0" w:color="auto"/>
        <w:left w:val="none" w:sz="0" w:space="0" w:color="auto"/>
        <w:bottom w:val="none" w:sz="0" w:space="0" w:color="auto"/>
        <w:right w:val="none" w:sz="0" w:space="0" w:color="auto"/>
      </w:divBdr>
    </w:div>
    <w:div w:id="1951009176">
      <w:bodyDiv w:val="1"/>
      <w:marLeft w:val="0"/>
      <w:marRight w:val="0"/>
      <w:marTop w:val="0"/>
      <w:marBottom w:val="0"/>
      <w:divBdr>
        <w:top w:val="none" w:sz="0" w:space="0" w:color="auto"/>
        <w:left w:val="none" w:sz="0" w:space="0" w:color="auto"/>
        <w:bottom w:val="none" w:sz="0" w:space="0" w:color="auto"/>
        <w:right w:val="none" w:sz="0" w:space="0" w:color="auto"/>
      </w:divBdr>
      <w:divsChild>
        <w:div w:id="1130631059">
          <w:marLeft w:val="446"/>
          <w:marRight w:val="0"/>
          <w:marTop w:val="0"/>
          <w:marBottom w:val="0"/>
          <w:divBdr>
            <w:top w:val="none" w:sz="0" w:space="0" w:color="auto"/>
            <w:left w:val="none" w:sz="0" w:space="0" w:color="auto"/>
            <w:bottom w:val="none" w:sz="0" w:space="0" w:color="auto"/>
            <w:right w:val="none" w:sz="0" w:space="0" w:color="auto"/>
          </w:divBdr>
        </w:div>
      </w:divsChild>
    </w:div>
    <w:div w:id="1956668619">
      <w:bodyDiv w:val="1"/>
      <w:marLeft w:val="0"/>
      <w:marRight w:val="0"/>
      <w:marTop w:val="0"/>
      <w:marBottom w:val="0"/>
      <w:divBdr>
        <w:top w:val="none" w:sz="0" w:space="0" w:color="auto"/>
        <w:left w:val="none" w:sz="0" w:space="0" w:color="auto"/>
        <w:bottom w:val="none" w:sz="0" w:space="0" w:color="auto"/>
        <w:right w:val="none" w:sz="0" w:space="0" w:color="auto"/>
      </w:divBdr>
    </w:div>
    <w:div w:id="1960531728">
      <w:bodyDiv w:val="1"/>
      <w:marLeft w:val="0"/>
      <w:marRight w:val="0"/>
      <w:marTop w:val="0"/>
      <w:marBottom w:val="0"/>
      <w:divBdr>
        <w:top w:val="none" w:sz="0" w:space="0" w:color="auto"/>
        <w:left w:val="none" w:sz="0" w:space="0" w:color="auto"/>
        <w:bottom w:val="none" w:sz="0" w:space="0" w:color="auto"/>
        <w:right w:val="none" w:sz="0" w:space="0" w:color="auto"/>
      </w:divBdr>
    </w:div>
    <w:div w:id="1979802861">
      <w:bodyDiv w:val="1"/>
      <w:marLeft w:val="0"/>
      <w:marRight w:val="0"/>
      <w:marTop w:val="0"/>
      <w:marBottom w:val="0"/>
      <w:divBdr>
        <w:top w:val="none" w:sz="0" w:space="0" w:color="auto"/>
        <w:left w:val="none" w:sz="0" w:space="0" w:color="auto"/>
        <w:bottom w:val="none" w:sz="0" w:space="0" w:color="auto"/>
        <w:right w:val="none" w:sz="0" w:space="0" w:color="auto"/>
      </w:divBdr>
    </w:div>
    <w:div w:id="1986399198">
      <w:bodyDiv w:val="1"/>
      <w:marLeft w:val="0"/>
      <w:marRight w:val="0"/>
      <w:marTop w:val="0"/>
      <w:marBottom w:val="0"/>
      <w:divBdr>
        <w:top w:val="none" w:sz="0" w:space="0" w:color="auto"/>
        <w:left w:val="none" w:sz="0" w:space="0" w:color="auto"/>
        <w:bottom w:val="none" w:sz="0" w:space="0" w:color="auto"/>
        <w:right w:val="none" w:sz="0" w:space="0" w:color="auto"/>
      </w:divBdr>
    </w:div>
    <w:div w:id="1991522292">
      <w:bodyDiv w:val="1"/>
      <w:marLeft w:val="0"/>
      <w:marRight w:val="0"/>
      <w:marTop w:val="0"/>
      <w:marBottom w:val="0"/>
      <w:divBdr>
        <w:top w:val="none" w:sz="0" w:space="0" w:color="auto"/>
        <w:left w:val="none" w:sz="0" w:space="0" w:color="auto"/>
        <w:bottom w:val="none" w:sz="0" w:space="0" w:color="auto"/>
        <w:right w:val="none" w:sz="0" w:space="0" w:color="auto"/>
      </w:divBdr>
    </w:div>
    <w:div w:id="1997997581">
      <w:bodyDiv w:val="1"/>
      <w:marLeft w:val="0"/>
      <w:marRight w:val="0"/>
      <w:marTop w:val="0"/>
      <w:marBottom w:val="0"/>
      <w:divBdr>
        <w:top w:val="none" w:sz="0" w:space="0" w:color="auto"/>
        <w:left w:val="none" w:sz="0" w:space="0" w:color="auto"/>
        <w:bottom w:val="none" w:sz="0" w:space="0" w:color="auto"/>
        <w:right w:val="none" w:sz="0" w:space="0" w:color="auto"/>
      </w:divBdr>
    </w:div>
    <w:div w:id="1999572872">
      <w:bodyDiv w:val="1"/>
      <w:marLeft w:val="0"/>
      <w:marRight w:val="0"/>
      <w:marTop w:val="0"/>
      <w:marBottom w:val="0"/>
      <w:divBdr>
        <w:top w:val="none" w:sz="0" w:space="0" w:color="auto"/>
        <w:left w:val="none" w:sz="0" w:space="0" w:color="auto"/>
        <w:bottom w:val="none" w:sz="0" w:space="0" w:color="auto"/>
        <w:right w:val="none" w:sz="0" w:space="0" w:color="auto"/>
      </w:divBdr>
    </w:div>
    <w:div w:id="2000963299">
      <w:bodyDiv w:val="1"/>
      <w:marLeft w:val="0"/>
      <w:marRight w:val="0"/>
      <w:marTop w:val="0"/>
      <w:marBottom w:val="0"/>
      <w:divBdr>
        <w:top w:val="none" w:sz="0" w:space="0" w:color="auto"/>
        <w:left w:val="none" w:sz="0" w:space="0" w:color="auto"/>
        <w:bottom w:val="none" w:sz="0" w:space="0" w:color="auto"/>
        <w:right w:val="none" w:sz="0" w:space="0" w:color="auto"/>
      </w:divBdr>
    </w:div>
    <w:div w:id="2018078171">
      <w:bodyDiv w:val="1"/>
      <w:marLeft w:val="0"/>
      <w:marRight w:val="0"/>
      <w:marTop w:val="0"/>
      <w:marBottom w:val="0"/>
      <w:divBdr>
        <w:top w:val="none" w:sz="0" w:space="0" w:color="auto"/>
        <w:left w:val="none" w:sz="0" w:space="0" w:color="auto"/>
        <w:bottom w:val="none" w:sz="0" w:space="0" w:color="auto"/>
        <w:right w:val="none" w:sz="0" w:space="0" w:color="auto"/>
      </w:divBdr>
    </w:div>
    <w:div w:id="2021471055">
      <w:bodyDiv w:val="1"/>
      <w:marLeft w:val="0"/>
      <w:marRight w:val="0"/>
      <w:marTop w:val="0"/>
      <w:marBottom w:val="0"/>
      <w:divBdr>
        <w:top w:val="none" w:sz="0" w:space="0" w:color="auto"/>
        <w:left w:val="none" w:sz="0" w:space="0" w:color="auto"/>
        <w:bottom w:val="none" w:sz="0" w:space="0" w:color="auto"/>
        <w:right w:val="none" w:sz="0" w:space="0" w:color="auto"/>
      </w:divBdr>
    </w:div>
    <w:div w:id="2043751631">
      <w:bodyDiv w:val="1"/>
      <w:marLeft w:val="0"/>
      <w:marRight w:val="0"/>
      <w:marTop w:val="0"/>
      <w:marBottom w:val="0"/>
      <w:divBdr>
        <w:top w:val="none" w:sz="0" w:space="0" w:color="auto"/>
        <w:left w:val="none" w:sz="0" w:space="0" w:color="auto"/>
        <w:bottom w:val="none" w:sz="0" w:space="0" w:color="auto"/>
        <w:right w:val="none" w:sz="0" w:space="0" w:color="auto"/>
      </w:divBdr>
    </w:div>
    <w:div w:id="2055153732">
      <w:bodyDiv w:val="1"/>
      <w:marLeft w:val="0"/>
      <w:marRight w:val="0"/>
      <w:marTop w:val="0"/>
      <w:marBottom w:val="0"/>
      <w:divBdr>
        <w:top w:val="none" w:sz="0" w:space="0" w:color="auto"/>
        <w:left w:val="none" w:sz="0" w:space="0" w:color="auto"/>
        <w:bottom w:val="none" w:sz="0" w:space="0" w:color="auto"/>
        <w:right w:val="none" w:sz="0" w:space="0" w:color="auto"/>
      </w:divBdr>
    </w:div>
    <w:div w:id="2087998047">
      <w:bodyDiv w:val="1"/>
      <w:marLeft w:val="0"/>
      <w:marRight w:val="0"/>
      <w:marTop w:val="0"/>
      <w:marBottom w:val="0"/>
      <w:divBdr>
        <w:top w:val="none" w:sz="0" w:space="0" w:color="auto"/>
        <w:left w:val="none" w:sz="0" w:space="0" w:color="auto"/>
        <w:bottom w:val="none" w:sz="0" w:space="0" w:color="auto"/>
        <w:right w:val="none" w:sz="0" w:space="0" w:color="auto"/>
      </w:divBdr>
    </w:div>
    <w:div w:id="2088528746">
      <w:bodyDiv w:val="1"/>
      <w:marLeft w:val="0"/>
      <w:marRight w:val="0"/>
      <w:marTop w:val="0"/>
      <w:marBottom w:val="0"/>
      <w:divBdr>
        <w:top w:val="none" w:sz="0" w:space="0" w:color="auto"/>
        <w:left w:val="none" w:sz="0" w:space="0" w:color="auto"/>
        <w:bottom w:val="none" w:sz="0" w:space="0" w:color="auto"/>
        <w:right w:val="none" w:sz="0" w:space="0" w:color="auto"/>
      </w:divBdr>
    </w:div>
    <w:div w:id="2092924445">
      <w:bodyDiv w:val="1"/>
      <w:marLeft w:val="0"/>
      <w:marRight w:val="0"/>
      <w:marTop w:val="0"/>
      <w:marBottom w:val="0"/>
      <w:divBdr>
        <w:top w:val="none" w:sz="0" w:space="0" w:color="auto"/>
        <w:left w:val="none" w:sz="0" w:space="0" w:color="auto"/>
        <w:bottom w:val="none" w:sz="0" w:space="0" w:color="auto"/>
        <w:right w:val="none" w:sz="0" w:space="0" w:color="auto"/>
      </w:divBdr>
    </w:div>
    <w:div w:id="2100059069">
      <w:bodyDiv w:val="1"/>
      <w:marLeft w:val="0"/>
      <w:marRight w:val="0"/>
      <w:marTop w:val="0"/>
      <w:marBottom w:val="0"/>
      <w:divBdr>
        <w:top w:val="none" w:sz="0" w:space="0" w:color="auto"/>
        <w:left w:val="none" w:sz="0" w:space="0" w:color="auto"/>
        <w:bottom w:val="none" w:sz="0" w:space="0" w:color="auto"/>
        <w:right w:val="none" w:sz="0" w:space="0" w:color="auto"/>
      </w:divBdr>
    </w:div>
    <w:div w:id="2106917060">
      <w:bodyDiv w:val="1"/>
      <w:marLeft w:val="0"/>
      <w:marRight w:val="0"/>
      <w:marTop w:val="0"/>
      <w:marBottom w:val="0"/>
      <w:divBdr>
        <w:top w:val="none" w:sz="0" w:space="0" w:color="auto"/>
        <w:left w:val="none" w:sz="0" w:space="0" w:color="auto"/>
        <w:bottom w:val="none" w:sz="0" w:space="0" w:color="auto"/>
        <w:right w:val="none" w:sz="0" w:space="0" w:color="auto"/>
      </w:divBdr>
    </w:div>
    <w:div w:id="2112160697">
      <w:bodyDiv w:val="1"/>
      <w:marLeft w:val="0"/>
      <w:marRight w:val="0"/>
      <w:marTop w:val="0"/>
      <w:marBottom w:val="0"/>
      <w:divBdr>
        <w:top w:val="none" w:sz="0" w:space="0" w:color="auto"/>
        <w:left w:val="none" w:sz="0" w:space="0" w:color="auto"/>
        <w:bottom w:val="none" w:sz="0" w:space="0" w:color="auto"/>
        <w:right w:val="none" w:sz="0" w:space="0" w:color="auto"/>
      </w:divBdr>
    </w:div>
    <w:div w:id="2112702514">
      <w:bodyDiv w:val="1"/>
      <w:marLeft w:val="0"/>
      <w:marRight w:val="0"/>
      <w:marTop w:val="0"/>
      <w:marBottom w:val="0"/>
      <w:divBdr>
        <w:top w:val="none" w:sz="0" w:space="0" w:color="auto"/>
        <w:left w:val="none" w:sz="0" w:space="0" w:color="auto"/>
        <w:bottom w:val="none" w:sz="0" w:space="0" w:color="auto"/>
        <w:right w:val="none" w:sz="0" w:space="0" w:color="auto"/>
      </w:divBdr>
    </w:div>
    <w:div w:id="2113166563">
      <w:bodyDiv w:val="1"/>
      <w:marLeft w:val="0"/>
      <w:marRight w:val="0"/>
      <w:marTop w:val="0"/>
      <w:marBottom w:val="0"/>
      <w:divBdr>
        <w:top w:val="none" w:sz="0" w:space="0" w:color="auto"/>
        <w:left w:val="none" w:sz="0" w:space="0" w:color="auto"/>
        <w:bottom w:val="none" w:sz="0" w:space="0" w:color="auto"/>
        <w:right w:val="none" w:sz="0" w:space="0" w:color="auto"/>
      </w:divBdr>
    </w:div>
    <w:div w:id="2113625675">
      <w:bodyDiv w:val="1"/>
      <w:marLeft w:val="0"/>
      <w:marRight w:val="0"/>
      <w:marTop w:val="0"/>
      <w:marBottom w:val="0"/>
      <w:divBdr>
        <w:top w:val="none" w:sz="0" w:space="0" w:color="auto"/>
        <w:left w:val="none" w:sz="0" w:space="0" w:color="auto"/>
        <w:bottom w:val="none" w:sz="0" w:space="0" w:color="auto"/>
        <w:right w:val="none" w:sz="0" w:space="0" w:color="auto"/>
      </w:divBdr>
    </w:div>
    <w:div w:id="2114277530">
      <w:bodyDiv w:val="1"/>
      <w:marLeft w:val="0"/>
      <w:marRight w:val="0"/>
      <w:marTop w:val="0"/>
      <w:marBottom w:val="0"/>
      <w:divBdr>
        <w:top w:val="none" w:sz="0" w:space="0" w:color="auto"/>
        <w:left w:val="none" w:sz="0" w:space="0" w:color="auto"/>
        <w:bottom w:val="none" w:sz="0" w:space="0" w:color="auto"/>
        <w:right w:val="none" w:sz="0" w:space="0" w:color="auto"/>
      </w:divBdr>
    </w:div>
    <w:div w:id="2123525725">
      <w:bodyDiv w:val="1"/>
      <w:marLeft w:val="0"/>
      <w:marRight w:val="0"/>
      <w:marTop w:val="0"/>
      <w:marBottom w:val="0"/>
      <w:divBdr>
        <w:top w:val="none" w:sz="0" w:space="0" w:color="auto"/>
        <w:left w:val="none" w:sz="0" w:space="0" w:color="auto"/>
        <w:bottom w:val="none" w:sz="0" w:space="0" w:color="auto"/>
        <w:right w:val="none" w:sz="0" w:space="0" w:color="auto"/>
      </w:divBdr>
    </w:div>
    <w:div w:id="2124614956">
      <w:bodyDiv w:val="1"/>
      <w:marLeft w:val="0"/>
      <w:marRight w:val="0"/>
      <w:marTop w:val="0"/>
      <w:marBottom w:val="0"/>
      <w:divBdr>
        <w:top w:val="none" w:sz="0" w:space="0" w:color="auto"/>
        <w:left w:val="none" w:sz="0" w:space="0" w:color="auto"/>
        <w:bottom w:val="none" w:sz="0" w:space="0" w:color="auto"/>
        <w:right w:val="none" w:sz="0" w:space="0" w:color="auto"/>
      </w:divBdr>
    </w:div>
    <w:div w:id="2138717990">
      <w:bodyDiv w:val="1"/>
      <w:marLeft w:val="0"/>
      <w:marRight w:val="0"/>
      <w:marTop w:val="0"/>
      <w:marBottom w:val="0"/>
      <w:divBdr>
        <w:top w:val="none" w:sz="0" w:space="0" w:color="auto"/>
        <w:left w:val="none" w:sz="0" w:space="0" w:color="auto"/>
        <w:bottom w:val="none" w:sz="0" w:space="0" w:color="auto"/>
        <w:right w:val="none" w:sz="0" w:space="0" w:color="auto"/>
      </w:divBdr>
    </w:div>
    <w:div w:id="214388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openxmlformats.org/officeDocument/2006/relationships/image" Target="media/image4.e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1.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header" Target="header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8BD14-2E12-4F5C-8C71-54899030E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33</Pages>
  <Words>6665</Words>
  <Characters>37993</Characters>
  <Application>Microsoft Office Word</Application>
  <DocSecurity>0</DocSecurity>
  <Lines>316</Lines>
  <Paragraphs>89</Paragraphs>
  <ScaleCrop>false</ScaleCrop>
  <HeadingPairs>
    <vt:vector size="2" baseType="variant">
      <vt:variant>
        <vt:lpstr>제목</vt:lpstr>
      </vt:variant>
      <vt:variant>
        <vt:i4>1</vt:i4>
      </vt:variant>
    </vt:vector>
  </HeadingPairs>
  <TitlesOfParts>
    <vt:vector size="1" baseType="lpstr">
      <vt:lpstr/>
    </vt:vector>
  </TitlesOfParts>
  <Company>HMGC</Company>
  <LinksUpToDate>false</LinksUpToDate>
  <CharactersWithSpaces>44569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AUTRON</dc:creator>
  <cp:keywords/>
  <cp:lastModifiedBy>곽승훈 연구원 전자설계2팀</cp:lastModifiedBy>
  <cp:revision>14</cp:revision>
  <dcterms:created xsi:type="dcterms:W3CDTF">2025-04-21T07:07:00Z</dcterms:created>
  <dcterms:modified xsi:type="dcterms:W3CDTF">2025-08-06T04:26:00Z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6d695370,62d18831,1e63eab0</vt:lpwstr>
  </property>
  <property fmtid="{D5CDD505-2E9C-101B-9397-08002B2CF9AE}" pid="3" name="ClassificationContentMarkingFooterFontProps">
    <vt:lpwstr>#000000,10,Calibri</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y fmtid="{D5CDD505-2E9C-101B-9397-08002B2CF9AE}" pid="5" name="MSIP_Label_84883e49-c40c-4c70-af6e-4047d87bba49_Enabled">
    <vt:lpwstr>true</vt:lpwstr>
  </property>
  <property fmtid="{D5CDD505-2E9C-101B-9397-08002B2CF9AE}" pid="6" name="MSIP_Label_84883e49-c40c-4c70-af6e-4047d87bba49_SetDate">
    <vt:lpwstr>2024-06-07T04:32:36Z</vt:lpwstr>
  </property>
  <property fmtid="{D5CDD505-2E9C-101B-9397-08002B2CF9AE}" pid="7" name="MSIP_Label_84883e49-c40c-4c70-af6e-4047d87bba49_Method">
    <vt:lpwstr>Privileged</vt:lpwstr>
  </property>
  <property fmtid="{D5CDD505-2E9C-101B-9397-08002B2CF9AE}" pid="8" name="MSIP_Label_84883e49-c40c-4c70-af6e-4047d87bba49_Name">
    <vt:lpwstr>평문 (AnyUser)</vt:lpwstr>
  </property>
  <property fmtid="{D5CDD505-2E9C-101B-9397-08002B2CF9AE}" pid="9" name="MSIP_Label_84883e49-c40c-4c70-af6e-4047d87bba49_SiteId">
    <vt:lpwstr>f85ca5f1-aa23-4252-a83a-443d333b1fe7</vt:lpwstr>
  </property>
  <property fmtid="{D5CDD505-2E9C-101B-9397-08002B2CF9AE}" pid="10" name="MSIP_Label_84883e49-c40c-4c70-af6e-4047d87bba49_ActionId">
    <vt:lpwstr>07b863a8-9af2-47cf-a74a-74eab73caf90</vt:lpwstr>
  </property>
  <property fmtid="{D5CDD505-2E9C-101B-9397-08002B2CF9AE}" pid="11" name="MSIP_Label_84883e49-c40c-4c70-af6e-4047d87bba49_ContentBits">
    <vt:lpwstr>2</vt:lpwstr>
  </property>
</Properties>
</file>